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F30D7" w14:textId="77777777" w:rsidR="00F3346C" w:rsidRPr="00A674A2" w:rsidRDefault="00DC2955" w:rsidP="00CF5EFD">
      <w:pPr>
        <w:spacing w:before="0"/>
        <w:jc w:val="center"/>
        <w:rPr>
          <w:ins w:id="3" w:author="Manuscript Authors" w:date="2025-11-03T14:55:00Z" w16du:dateUtc="2025-11-03T19:55:00Z"/>
          <w:rFonts w:cs="Times New Roman"/>
          <w:b/>
          <w:bCs/>
        </w:rPr>
      </w:pPr>
      <w:ins w:id="4" w:author="Manuscript Authors" w:date="2025-11-03T14:55:00Z" w16du:dateUtc="2025-11-03T19:55:00Z">
        <w:r w:rsidRPr="00A674A2">
          <w:rPr>
            <w:rFonts w:cs="Times New Roman"/>
            <w:b/>
            <w:bCs/>
          </w:rPr>
          <w:t>Smiling your way to happiness or misery? Experimental tests of competing perspectives</w:t>
        </w:r>
      </w:ins>
    </w:p>
    <w:p w14:paraId="35CF30DF" w14:textId="77777777" w:rsidR="00F3346C" w:rsidRPr="00CF5EFD" w:rsidRDefault="00DC2955" w:rsidP="00CF5EFD">
      <w:pPr>
        <w:spacing w:before="0"/>
        <w:jc w:val="center"/>
        <w:rPr>
          <w:b/>
          <w:rPrChange w:id="5" w:author="Manuscript Authors" w:date="2025-11-03T14:55:00Z" w16du:dateUtc="2025-11-03T19:55:00Z">
            <w:rPr/>
          </w:rPrChange>
        </w:rPr>
        <w:pPrChange w:id="6" w:author="Manuscript Authors" w:date="2025-11-03T14:55:00Z" w16du:dateUtc="2025-11-03T19:55:00Z">
          <w:pPr>
            <w:pStyle w:val="h1-pagebreak"/>
          </w:pPr>
        </w:pPrChange>
      </w:pPr>
      <w:r w:rsidRPr="00CF5EFD">
        <w:rPr>
          <w:b/>
          <w:rPrChange w:id="7" w:author="Manuscript Authors" w:date="2025-11-03T14:55:00Z" w16du:dateUtc="2025-11-03T19:55:00Z">
            <w:rPr/>
          </w:rPrChange>
        </w:rPr>
        <w:t>Abstract</w:t>
      </w:r>
    </w:p>
    <w:p w14:paraId="365F7981" w14:textId="02972C70" w:rsidR="0021170F" w:rsidRPr="00CF5EFD" w:rsidRDefault="0021170F" w:rsidP="006F3728">
      <w:pPr>
        <w:spacing w:before="0"/>
        <w:ind w:firstLine="720"/>
        <w:rPr>
          <w:rFonts w:cs="Times New Roman"/>
        </w:rPr>
        <w:pPrChange w:id="8" w:author="Manuscript Authors" w:date="2025-11-03T14:55:00Z" w16du:dateUtc="2025-11-03T19:55:00Z">
          <w:pPr>
            <w:pStyle w:val="BodyText"/>
          </w:pPr>
        </w:pPrChange>
      </w:pPr>
      <w:r w:rsidRPr="313472C8">
        <w:rPr>
          <w:rFonts w:cs="Times New Roman"/>
        </w:rPr>
        <w:t xml:space="preserve">Researchers and lay people alike have long been interested in </w:t>
      </w:r>
      <w:r w:rsidR="00175AD4" w:rsidRPr="313472C8">
        <w:rPr>
          <w:rFonts w:cs="Times New Roman"/>
        </w:rPr>
        <w:t xml:space="preserve">whether </w:t>
      </w:r>
      <w:del w:id="9" w:author="Manuscript Authors" w:date="2025-11-03T14:55:00Z" w16du:dateUtc="2025-11-03T19:55:00Z">
        <w:r w:rsidR="006675DF">
          <w:delText>it’s possible to “</w:delText>
        </w:r>
      </w:del>
      <w:ins w:id="10" w:author="Manuscript Authors" w:date="2025-11-03T14:55:00Z" w16du:dateUtc="2025-11-03T19:55:00Z">
        <w:r w:rsidRPr="313472C8">
          <w:rPr>
            <w:rFonts w:cs="Times New Roman"/>
          </w:rPr>
          <w:t xml:space="preserve">people can make themselves feel happier if they simply fake a </w:t>
        </w:r>
      </w:ins>
      <w:r w:rsidRPr="313472C8">
        <w:rPr>
          <w:rFonts w:cs="Times New Roman"/>
        </w:rPr>
        <w:t>smile</w:t>
      </w:r>
      <w:del w:id="11" w:author="Manuscript Authors" w:date="2025-11-03T14:55:00Z" w16du:dateUtc="2025-11-03T19:55:00Z">
        <w:r w:rsidR="006675DF">
          <w:delText xml:space="preserve"> your way to happiness”. Such an idea relates not only to fundamental questions about </w:delText>
        </w:r>
      </w:del>
      <w:ins w:id="12" w:author="Manuscript Authors" w:date="2025-11-03T14:55:00Z" w16du:dateUtc="2025-11-03T19:55:00Z">
        <w:r w:rsidRPr="313472C8">
          <w:rPr>
            <w:rFonts w:cs="Times New Roman"/>
          </w:rPr>
          <w:t xml:space="preserve">. </w:t>
        </w:r>
        <w:r w:rsidR="00D75359">
          <w:rPr>
            <w:rFonts w:cs="Times New Roman"/>
          </w:rPr>
          <w:t xml:space="preserve">Thus far, two </w:t>
        </w:r>
        <w:r w:rsidR="00AE048E">
          <w:rPr>
            <w:rFonts w:cs="Times New Roman"/>
          </w:rPr>
          <w:t xml:space="preserve">largely </w:t>
        </w:r>
        <w:r w:rsidR="00D75359">
          <w:rPr>
            <w:rFonts w:cs="Times New Roman"/>
          </w:rPr>
          <w:t xml:space="preserve">disconnected research literatures </w:t>
        </w:r>
        <w:r w:rsidR="001A54E6">
          <w:rPr>
            <w:rFonts w:cs="Times New Roman"/>
          </w:rPr>
          <w:t xml:space="preserve">have provided </w:t>
        </w:r>
        <w:r w:rsidR="00AE048E">
          <w:rPr>
            <w:rFonts w:cs="Times New Roman"/>
          </w:rPr>
          <w:t>seemingly competing</w:t>
        </w:r>
        <w:r w:rsidR="001A54E6">
          <w:rPr>
            <w:rFonts w:cs="Times New Roman"/>
          </w:rPr>
          <w:t xml:space="preserve"> </w:t>
        </w:r>
        <w:r w:rsidR="007D73AF">
          <w:rPr>
            <w:rFonts w:cs="Times New Roman"/>
          </w:rPr>
          <w:t>answers to this question</w:t>
        </w:r>
        <w:r w:rsidR="00E34F3A">
          <w:rPr>
            <w:rFonts w:cs="Times New Roman"/>
          </w:rPr>
          <w:t>,</w:t>
        </w:r>
        <w:r w:rsidR="007D73AF">
          <w:rPr>
            <w:rFonts w:cs="Times New Roman"/>
          </w:rPr>
          <w:t xml:space="preserve"> with </w:t>
        </w:r>
        <w:r w:rsidR="00724AB8">
          <w:rPr>
            <w:rFonts w:cs="Times New Roman"/>
          </w:rPr>
          <w:t xml:space="preserve">(a) </w:t>
        </w:r>
        <w:r w:rsidR="001A54E6">
          <w:rPr>
            <w:rFonts w:cs="Times New Roman"/>
          </w:rPr>
          <w:t xml:space="preserve">emotion embodiment researchers </w:t>
        </w:r>
        <w:r w:rsidR="00010B04">
          <w:rPr>
            <w:rFonts w:cs="Times New Roman"/>
          </w:rPr>
          <w:t xml:space="preserve">observing </w:t>
        </w:r>
        <w:r w:rsidR="001A54E6">
          <w:rPr>
            <w:rFonts w:cs="Times New Roman"/>
          </w:rPr>
          <w:t xml:space="preserve">positive </w:t>
        </w:r>
      </w:ins>
      <w:r w:rsidR="001A54E6">
        <w:rPr>
          <w:rFonts w:cs="Times New Roman"/>
        </w:rPr>
        <w:t xml:space="preserve">causal </w:t>
      </w:r>
      <w:del w:id="13" w:author="Manuscript Authors" w:date="2025-11-03T14:55:00Z" w16du:dateUtc="2025-11-03T19:55:00Z">
        <w:r w:rsidR="006675DF">
          <w:delText>connections between peripheral nervous system activity</w:delText>
        </w:r>
      </w:del>
      <w:ins w:id="14" w:author="Manuscript Authors" w:date="2025-11-03T14:55:00Z" w16du:dateUtc="2025-11-03T19:55:00Z">
        <w:r w:rsidR="001A54E6">
          <w:rPr>
            <w:rFonts w:cs="Times New Roman"/>
          </w:rPr>
          <w:t>links</w:t>
        </w:r>
        <w:r w:rsidR="00651AE0">
          <w:rPr>
            <w:rFonts w:cs="Times New Roman"/>
          </w:rPr>
          <w:t xml:space="preserve"> </w:t>
        </w:r>
        <w:r w:rsidR="00010B04">
          <w:rPr>
            <w:rFonts w:cs="Times New Roman"/>
          </w:rPr>
          <w:t>in experimental contexts</w:t>
        </w:r>
        <w:r w:rsidR="00724AB8">
          <w:rPr>
            <w:rFonts w:cs="Times New Roman"/>
          </w:rPr>
          <w:t>,</w:t>
        </w:r>
      </w:ins>
      <w:r w:rsidR="00010B04">
        <w:rPr>
          <w:rFonts w:cs="Times New Roman"/>
        </w:rPr>
        <w:t xml:space="preserve"> and </w:t>
      </w:r>
      <w:del w:id="15" w:author="Manuscript Authors" w:date="2025-11-03T14:55:00Z" w16du:dateUtc="2025-11-03T19:55:00Z">
        <w:r w:rsidR="006675DF">
          <w:delText>emotional experience, but also about how these systems are regulated by individuals and their environments. Emotion embodiment research provides both a theoretical and empirical rationale for suspecting that people can smile their way to happiness</w:delText>
        </w:r>
        <w:r w:rsidR="00983A7C">
          <w:delText>. However,</w:delText>
        </w:r>
        <w:r w:rsidR="006675DF">
          <w:delText xml:space="preserve"> research on emotion regulation and </w:delText>
        </w:r>
      </w:del>
      <w:ins w:id="16" w:author="Manuscript Authors" w:date="2025-11-03T14:55:00Z" w16du:dateUtc="2025-11-03T19:55:00Z">
        <w:r w:rsidR="00724AB8">
          <w:rPr>
            <w:rFonts w:cs="Times New Roman"/>
          </w:rPr>
          <w:t xml:space="preserve">(b) </w:t>
        </w:r>
        <w:r w:rsidR="00010B04">
          <w:rPr>
            <w:rFonts w:cs="Times New Roman"/>
          </w:rPr>
          <w:t xml:space="preserve">emotion </w:t>
        </w:r>
      </w:ins>
      <w:r w:rsidR="00010B04">
        <w:rPr>
          <w:rFonts w:cs="Times New Roman"/>
        </w:rPr>
        <w:t xml:space="preserve">labor </w:t>
      </w:r>
      <w:del w:id="17" w:author="Manuscript Authors" w:date="2025-11-03T14:55:00Z" w16du:dateUtc="2025-11-03T19:55:00Z">
        <w:r w:rsidR="006675DF">
          <w:delText xml:space="preserve">suggests that posed smiles may actually have </w:delText>
        </w:r>
        <w:r w:rsidR="006675DF" w:rsidRPr="006675DF">
          <w:rPr>
            <w:i/>
            <w:iCs/>
          </w:rPr>
          <w:delText>detrimental</w:delText>
        </w:r>
        <w:r w:rsidR="006675DF">
          <w:delText xml:space="preserve"> effects of emotions and well-being.</w:delText>
        </w:r>
      </w:del>
      <w:ins w:id="18" w:author="Manuscript Authors" w:date="2025-11-03T14:55:00Z" w16du:dateUtc="2025-11-03T19:55:00Z">
        <w:r w:rsidR="00010B04">
          <w:rPr>
            <w:rFonts w:cs="Times New Roman"/>
          </w:rPr>
          <w:t>researchers observing negative associations in real-world work</w:t>
        </w:r>
        <w:r w:rsidR="001956B7">
          <w:rPr>
            <w:rFonts w:cs="Times New Roman"/>
          </w:rPr>
          <w:t xml:space="preserve"> contexts.</w:t>
        </w:r>
      </w:ins>
      <w:r w:rsidR="001956B7">
        <w:rPr>
          <w:rFonts w:cs="Times New Roman"/>
        </w:rPr>
        <w:t xml:space="preserve"> </w:t>
      </w:r>
      <w:r w:rsidR="001C4D9E">
        <w:rPr>
          <w:rFonts w:cs="Times New Roman"/>
        </w:rPr>
        <w:t xml:space="preserve">In the present </w:t>
      </w:r>
      <w:del w:id="19" w:author="Manuscript Authors" w:date="2025-11-03T14:55:00Z" w16du:dateUtc="2025-11-03T19:55:00Z">
        <w:r w:rsidR="006675DF">
          <w:delText>Registered Report</w:delText>
        </w:r>
      </w:del>
      <w:ins w:id="20" w:author="Manuscript Authors" w:date="2025-11-03T14:55:00Z" w16du:dateUtc="2025-11-03T19:55:00Z">
        <w:r w:rsidR="001C4D9E">
          <w:rPr>
            <w:rFonts w:cs="Times New Roman"/>
          </w:rPr>
          <w:t>work</w:t>
        </w:r>
      </w:ins>
      <w:r w:rsidR="001C4D9E">
        <w:rPr>
          <w:rFonts w:cs="Times New Roman"/>
        </w:rPr>
        <w:t xml:space="preserve">, we </w:t>
      </w:r>
      <w:del w:id="21" w:author="Manuscript Authors" w:date="2025-11-03T14:55:00Z" w16du:dateUtc="2025-11-03T19:55:00Z">
        <w:r w:rsidR="006675DF">
          <w:delText>provide</w:delText>
        </w:r>
      </w:del>
      <w:ins w:id="22" w:author="Manuscript Authors" w:date="2025-11-03T14:55:00Z" w16du:dateUtc="2025-11-03T19:55:00Z">
        <w:r w:rsidR="00072336">
          <w:rPr>
            <w:rFonts w:cs="Times New Roman"/>
          </w:rPr>
          <w:t>conduct a</w:t>
        </w:r>
      </w:ins>
      <w:r w:rsidR="00072336">
        <w:rPr>
          <w:rFonts w:cs="Times New Roman"/>
        </w:rPr>
        <w:t xml:space="preserve"> pre-registered </w:t>
      </w:r>
      <w:del w:id="23" w:author="Manuscript Authors" w:date="2025-11-03T14:55:00Z" w16du:dateUtc="2025-11-03T19:55:00Z">
        <w:r w:rsidR="006675DF">
          <w:delText xml:space="preserve">tests of three potential explanations for </w:delText>
        </w:r>
      </w:del>
      <w:ins w:id="24" w:author="Manuscript Authors" w:date="2025-11-03T14:55:00Z" w16du:dateUtc="2025-11-03T19:55:00Z">
        <w:r w:rsidR="00072336">
          <w:rPr>
            <w:rFonts w:cs="Times New Roman"/>
          </w:rPr>
          <w:t xml:space="preserve">conceptual </w:t>
        </w:r>
        <w:r w:rsidR="00D54691">
          <w:rPr>
            <w:rFonts w:cs="Times New Roman"/>
          </w:rPr>
          <w:t>extension</w:t>
        </w:r>
        <w:r w:rsidR="00072336">
          <w:rPr>
            <w:rFonts w:cs="Times New Roman"/>
          </w:rPr>
          <w:t xml:space="preserve"> of </w:t>
        </w:r>
      </w:ins>
      <w:r w:rsidR="00072336">
        <w:rPr>
          <w:rFonts w:cs="Times New Roman"/>
        </w:rPr>
        <w:t xml:space="preserve">the </w:t>
      </w:r>
      <w:del w:id="25" w:author="Manuscript Authors" w:date="2025-11-03T14:55:00Z" w16du:dateUtc="2025-11-03T19:55:00Z">
        <w:r w:rsidR="006675DF">
          <w:delText xml:space="preserve">discrepancy: (1) emotion regulation and labor research confounds </w:delText>
        </w:r>
      </w:del>
      <w:ins w:id="26" w:author="Manuscript Authors" w:date="2025-11-03T14:55:00Z" w16du:dateUtc="2025-11-03T19:55:00Z">
        <w:r w:rsidR="00072336">
          <w:rPr>
            <w:rFonts w:cs="Times New Roman"/>
          </w:rPr>
          <w:t>largest experimental demonstration of</w:t>
        </w:r>
        <w:r w:rsidR="00152D8B">
          <w:rPr>
            <w:rFonts w:cs="Times New Roman"/>
          </w:rPr>
          <w:t xml:space="preserve"> </w:t>
        </w:r>
      </w:ins>
      <w:r w:rsidR="00152D8B">
        <w:rPr>
          <w:rFonts w:cs="Times New Roman"/>
        </w:rPr>
        <w:t xml:space="preserve">the positive effects of posed smiles </w:t>
      </w:r>
      <w:del w:id="27" w:author="Manuscript Authors" w:date="2025-11-03T14:55:00Z" w16du:dateUtc="2025-11-03T19:55:00Z">
        <w:r w:rsidR="006675DF">
          <w:delText>with the negative effects of situations that require facial expression management, (2) posed smiles only increase happiness in positive, but not</w:delText>
        </w:r>
      </w:del>
      <w:ins w:id="28" w:author="Manuscript Authors" w:date="2025-11-03T14:55:00Z" w16du:dateUtc="2025-11-03T19:55:00Z">
        <w:r w:rsidR="00152D8B">
          <w:rPr>
            <w:rFonts w:cs="Times New Roman"/>
          </w:rPr>
          <w:t>on mood, focusing on three factors</w:t>
        </w:r>
        <w:r w:rsidR="00DD2901">
          <w:rPr>
            <w:rFonts w:cs="Times New Roman"/>
          </w:rPr>
          <w:t xml:space="preserve"> that may explain why such effects </w:t>
        </w:r>
        <w:r w:rsidR="008C0855">
          <w:rPr>
            <w:rFonts w:cs="Times New Roman"/>
          </w:rPr>
          <w:t xml:space="preserve">may </w:t>
        </w:r>
        <w:r w:rsidR="00DD2901">
          <w:rPr>
            <w:rFonts w:cs="Times New Roman"/>
          </w:rPr>
          <w:t xml:space="preserve">fail to generalize </w:t>
        </w:r>
        <w:r w:rsidR="008C0855">
          <w:rPr>
            <w:rFonts w:cs="Times New Roman"/>
          </w:rPr>
          <w:t>to real-world work contexts</w:t>
        </w:r>
        <w:r w:rsidR="00A67116">
          <w:rPr>
            <w:rFonts w:cs="Times New Roman"/>
          </w:rPr>
          <w:t>. More specifically</w:t>
        </w:r>
        <w:r w:rsidR="008B2CE3">
          <w:rPr>
            <w:rFonts w:cs="Times New Roman"/>
          </w:rPr>
          <w:t xml:space="preserve">, we </w:t>
        </w:r>
        <w:r w:rsidR="00D31A4A">
          <w:rPr>
            <w:rFonts w:cs="Times New Roman"/>
          </w:rPr>
          <w:t>test whether posed smiles fail to improve mood (1) in</w:t>
        </w:r>
      </w:ins>
      <w:r w:rsidR="00D31A4A">
        <w:rPr>
          <w:rFonts w:cs="Times New Roman"/>
        </w:rPr>
        <w:t xml:space="preserve"> negative</w:t>
      </w:r>
      <w:del w:id="29" w:author="Manuscript Authors" w:date="2025-11-03T14:55:00Z" w16du:dateUtc="2025-11-03T19:55:00Z">
        <w:r w:rsidR="006675DF">
          <w:delText>, situations, and</w:delText>
        </w:r>
      </w:del>
      <w:ins w:id="30" w:author="Manuscript Authors" w:date="2025-11-03T14:55:00Z" w16du:dateUtc="2025-11-03T19:55:00Z">
        <w:r w:rsidR="00D31A4A">
          <w:rPr>
            <w:rFonts w:cs="Times New Roman"/>
          </w:rPr>
          <w:t xml:space="preserve"> contexts, (2) when performed repeatedly, or</w:t>
        </w:r>
      </w:ins>
      <w:r w:rsidR="00D31A4A">
        <w:rPr>
          <w:rFonts w:cs="Times New Roman"/>
        </w:rPr>
        <w:t xml:space="preserve"> (3) </w:t>
      </w:r>
      <w:del w:id="31" w:author="Manuscript Authors" w:date="2025-11-03T14:55:00Z" w16du:dateUtc="2025-11-03T19:55:00Z">
        <w:r w:rsidR="006675DF">
          <w:delText>posed smiles only increase happiness in situations where there is not an emotion-related explanation for the behavior</w:delText>
        </w:r>
      </w:del>
      <w:ins w:id="32" w:author="Manuscript Authors" w:date="2025-11-03T14:55:00Z" w16du:dateUtc="2025-11-03T19:55:00Z">
        <w:r w:rsidR="00D31A4A">
          <w:rPr>
            <w:rFonts w:cs="Times New Roman"/>
          </w:rPr>
          <w:t>when performed to avoid punishment</w:t>
        </w:r>
      </w:ins>
      <w:r w:rsidR="00D31A4A">
        <w:rPr>
          <w:rFonts w:cs="Times New Roman"/>
        </w:rPr>
        <w:t>.</w:t>
      </w:r>
    </w:p>
    <w:p w14:paraId="35CF30E1" w14:textId="7C908905" w:rsidR="00F3346C" w:rsidRPr="00CF5EFD" w:rsidRDefault="00DC2955" w:rsidP="00CF5EFD">
      <w:pPr>
        <w:spacing w:before="0"/>
        <w:rPr>
          <w:rFonts w:cs="Times New Roman"/>
        </w:rPr>
        <w:pPrChange w:id="33" w:author="Manuscript Authors" w:date="2025-11-03T14:55:00Z" w16du:dateUtc="2025-11-03T19:55:00Z">
          <w:pPr>
            <w:pStyle w:val="BodyText"/>
          </w:pPr>
        </w:pPrChange>
      </w:pPr>
      <w:r w:rsidRPr="00CF5EFD">
        <w:rPr>
          <w:rPrChange w:id="34" w:author="Manuscript Authors" w:date="2025-11-03T14:55:00Z" w16du:dateUtc="2025-11-03T19:55:00Z">
            <w:rPr>
              <w:i/>
            </w:rPr>
          </w:rPrChange>
        </w:rPr>
        <w:t>Keywords:</w:t>
      </w:r>
      <w:r w:rsidRPr="00CF5EFD">
        <w:rPr>
          <w:rFonts w:cs="Times New Roman"/>
        </w:rPr>
        <w:t xml:space="preserve"> emotion, emotion embodiment, emotion </w:t>
      </w:r>
      <w:del w:id="35" w:author="Manuscript Authors" w:date="2025-11-03T14:55:00Z" w16du:dateUtc="2025-11-03T19:55:00Z">
        <w:r w:rsidR="006675DF">
          <w:delText xml:space="preserve">regulation, emotion </w:delText>
        </w:r>
      </w:del>
      <w:r w:rsidRPr="00CF5EFD">
        <w:rPr>
          <w:rFonts w:cs="Times New Roman"/>
        </w:rPr>
        <w:t>labor, facial feedback</w:t>
      </w:r>
      <w:ins w:id="36" w:author="Manuscript Authors" w:date="2025-11-03T14:55:00Z" w16du:dateUtc="2025-11-03T19:55:00Z">
        <w:r w:rsidR="00545C1B" w:rsidRPr="00CF5EFD">
          <w:rPr>
            <w:rFonts w:cs="Times New Roman"/>
          </w:rPr>
          <w:t>, happiness</w:t>
        </w:r>
      </w:ins>
    </w:p>
    <w:p w14:paraId="24AB168A" w14:textId="77777777" w:rsidR="00037BEE" w:rsidRPr="00CF5EFD" w:rsidRDefault="00037BEE" w:rsidP="00CF5EFD">
      <w:pPr>
        <w:spacing w:before="0" w:after="200"/>
        <w:rPr>
          <w:ins w:id="37" w:author="Manuscript Authors" w:date="2025-11-03T14:55:00Z" w16du:dateUtc="2025-11-03T19:55:00Z"/>
          <w:rFonts w:cs="Times New Roman"/>
        </w:rPr>
      </w:pPr>
      <w:ins w:id="38" w:author="Manuscript Authors" w:date="2025-11-03T14:55:00Z" w16du:dateUtc="2025-11-03T19:55:00Z">
        <w:r w:rsidRPr="00CF5EFD">
          <w:rPr>
            <w:rFonts w:cs="Times New Roman"/>
          </w:rPr>
          <w:br w:type="page"/>
        </w:r>
      </w:ins>
    </w:p>
    <w:p w14:paraId="35CF30E2" w14:textId="70D8970F" w:rsidR="00F3346C" w:rsidRPr="00CF5EFD" w:rsidRDefault="00DC2955" w:rsidP="00CF5EFD">
      <w:pPr>
        <w:spacing w:before="0"/>
        <w:jc w:val="center"/>
        <w:rPr>
          <w:b/>
          <w:rPrChange w:id="39" w:author="Manuscript Authors" w:date="2025-11-03T14:55:00Z" w16du:dateUtc="2025-11-03T19:55:00Z">
            <w:rPr/>
          </w:rPrChange>
        </w:rPr>
        <w:pPrChange w:id="40" w:author="Manuscript Authors" w:date="2025-11-03T14:55:00Z" w16du:dateUtc="2025-11-03T19:55:00Z">
          <w:pPr>
            <w:pStyle w:val="h1-pagebreak"/>
          </w:pPr>
        </w:pPrChange>
      </w:pPr>
      <w:r w:rsidRPr="00CF5EFD">
        <w:rPr>
          <w:b/>
          <w:rPrChange w:id="41" w:author="Manuscript Authors" w:date="2025-11-03T14:55:00Z" w16du:dateUtc="2025-11-03T19:55:00Z">
            <w:rPr/>
          </w:rPrChange>
        </w:rPr>
        <w:lastRenderedPageBreak/>
        <w:t>Smiling your way to happiness or misery? Experimental tests of competing perspectives</w:t>
      </w:r>
    </w:p>
    <w:p w14:paraId="28508EB6" w14:textId="29D035DF" w:rsidR="002D1E36" w:rsidRPr="00CF5EFD" w:rsidRDefault="2302A2F3" w:rsidP="00CF5EFD">
      <w:pPr>
        <w:spacing w:before="0"/>
        <w:jc w:val="center"/>
        <w:rPr>
          <w:ins w:id="42" w:author="Manuscript Authors" w:date="2025-11-03T14:55:00Z" w16du:dateUtc="2025-11-03T19:55:00Z"/>
          <w:rFonts w:cs="Times New Roman"/>
        </w:rPr>
      </w:pPr>
      <w:ins w:id="43" w:author="Manuscript Authors" w:date="2025-11-03T14:55:00Z" w16du:dateUtc="2025-11-03T19:55:00Z">
        <w:r w:rsidRPr="7283F3E1">
          <w:rPr>
            <w:rFonts w:cs="Times New Roman"/>
          </w:rPr>
          <w:t xml:space="preserve">"You'll find that life is still worthwhile, if you just smile" – </w:t>
        </w:r>
        <w:r w:rsidR="607EFEF5" w:rsidRPr="7283F3E1">
          <w:rPr>
            <w:rFonts w:cs="Times New Roman"/>
          </w:rPr>
          <w:t>Nat King Cole (</w:t>
        </w:r>
        <w:r w:rsidR="0F9F40B4" w:rsidRPr="7283F3E1">
          <w:rPr>
            <w:rFonts w:cs="Times New Roman"/>
          </w:rPr>
          <w:t>1954)</w:t>
        </w:r>
      </w:ins>
    </w:p>
    <w:p w14:paraId="12192CCD" w14:textId="65E69A2C" w:rsidR="00B355CF" w:rsidRPr="00CF5EFD" w:rsidRDefault="379C8173" w:rsidP="00CF5EFD">
      <w:pPr>
        <w:spacing w:before="0"/>
        <w:jc w:val="center"/>
        <w:rPr>
          <w:ins w:id="44" w:author="Manuscript Authors" w:date="2025-11-03T14:55:00Z" w16du:dateUtc="2025-11-03T19:55:00Z"/>
          <w:rFonts w:cs="Times New Roman"/>
        </w:rPr>
      </w:pPr>
      <w:ins w:id="45" w:author="Manuscript Authors" w:date="2025-11-03T14:55:00Z" w16du:dateUtc="2025-11-03T19:55:00Z">
        <w:r w:rsidRPr="7283F3E1">
          <w:rPr>
            <w:rFonts w:cs="Times New Roman"/>
          </w:rPr>
          <w:t xml:space="preserve">“Pretending to be happy is almost like being happy. Until you remember that you’re only pretending. Then you’re sad. Really sad.” – </w:t>
        </w:r>
        <w:r w:rsidR="64CB837C" w:rsidRPr="7283F3E1">
          <w:rPr>
            <w:rFonts w:cs="Times New Roman"/>
          </w:rPr>
          <w:t>Br</w:t>
        </w:r>
        <w:r w:rsidR="23C4AA4A" w:rsidRPr="7283F3E1">
          <w:rPr>
            <w:rFonts w:cs="Times New Roman"/>
          </w:rPr>
          <w:t xml:space="preserve">ittainy C. </w:t>
        </w:r>
        <w:r w:rsidR="2ADA22B0" w:rsidRPr="7283F3E1">
          <w:rPr>
            <w:rFonts w:cs="Times New Roman"/>
          </w:rPr>
          <w:t xml:space="preserve">Cherry </w:t>
        </w:r>
        <w:r w:rsidR="23C4AA4A" w:rsidRPr="7283F3E1">
          <w:rPr>
            <w:rFonts w:cs="Times New Roman"/>
          </w:rPr>
          <w:t>(</w:t>
        </w:r>
        <w:r w:rsidR="3B8D78CA" w:rsidRPr="7283F3E1">
          <w:rPr>
            <w:rFonts w:cs="Times New Roman"/>
          </w:rPr>
          <w:t>2014)</w:t>
        </w:r>
      </w:ins>
    </w:p>
    <w:p w14:paraId="29F57DA4" w14:textId="0A6C2EC6" w:rsidR="00874CED" w:rsidRDefault="7E4BDEAD" w:rsidP="00944DF4">
      <w:pPr>
        <w:spacing w:before="0"/>
        <w:ind w:firstLine="720"/>
        <w:rPr>
          <w:rFonts w:cs="Times New Roman"/>
        </w:rPr>
        <w:pPrChange w:id="46" w:author="Manuscript Authors" w:date="2025-11-03T14:55:00Z" w16du:dateUtc="2025-11-03T19:55:00Z">
          <w:pPr>
            <w:pStyle w:val="BodyText"/>
          </w:pPr>
        </w:pPrChange>
      </w:pPr>
      <w:r w:rsidRPr="7283F3E1">
        <w:rPr>
          <w:rFonts w:cs="Times New Roman"/>
        </w:rPr>
        <w:t>Researchers</w:t>
      </w:r>
      <w:ins w:id="47" w:author="Manuscript Authors" w:date="2025-11-03T14:55:00Z" w16du:dateUtc="2025-11-03T19:55:00Z">
        <w:r w:rsidRPr="7283F3E1">
          <w:rPr>
            <w:rFonts w:cs="Times New Roman"/>
          </w:rPr>
          <w:t>, artists,</w:t>
        </w:r>
      </w:ins>
      <w:r w:rsidR="2AD698A2" w:rsidRPr="7283F3E1">
        <w:rPr>
          <w:rFonts w:cs="Times New Roman"/>
        </w:rPr>
        <w:t xml:space="preserve"> </w:t>
      </w:r>
      <w:r w:rsidRPr="7283F3E1">
        <w:rPr>
          <w:rFonts w:cs="Times New Roman"/>
        </w:rPr>
        <w:t xml:space="preserve">and lay people alike have long </w:t>
      </w:r>
      <w:del w:id="48" w:author="Manuscript Authors" w:date="2025-11-03T14:55:00Z" w16du:dateUtc="2025-11-03T19:55:00Z">
        <w:r w:rsidR="006675DF">
          <w:delText>been interested in whether it’s possible to “smile your way to happiness” (Folk &amp; Dunn, 2023).</w:delText>
        </w:r>
      </w:del>
      <w:ins w:id="49" w:author="Manuscript Authors" w:date="2025-11-03T14:55:00Z" w16du:dateUtc="2025-11-03T19:55:00Z">
        <w:r w:rsidR="13AB21E9" w:rsidRPr="7283F3E1">
          <w:rPr>
            <w:rFonts w:cs="Times New Roman"/>
          </w:rPr>
          <w:t xml:space="preserve">wondered if people </w:t>
        </w:r>
        <w:r w:rsidR="1EC8777D" w:rsidRPr="7283F3E1">
          <w:rPr>
            <w:rFonts w:cs="Times New Roman"/>
          </w:rPr>
          <w:t xml:space="preserve">can </w:t>
        </w:r>
        <w:r w:rsidR="18D1B278" w:rsidRPr="7283F3E1">
          <w:rPr>
            <w:rFonts w:cs="Times New Roman"/>
          </w:rPr>
          <w:t>make</w:t>
        </w:r>
        <w:r w:rsidR="1EC8777D" w:rsidRPr="7283F3E1">
          <w:rPr>
            <w:rFonts w:cs="Times New Roman"/>
          </w:rPr>
          <w:t xml:space="preserve"> </w:t>
        </w:r>
        <w:r w:rsidR="01F4A87E" w:rsidRPr="7283F3E1">
          <w:rPr>
            <w:rFonts w:cs="Times New Roman"/>
          </w:rPr>
          <w:t xml:space="preserve">themselves </w:t>
        </w:r>
        <w:r w:rsidR="18D1B278" w:rsidRPr="7283F3E1">
          <w:rPr>
            <w:rFonts w:cs="Times New Roman"/>
          </w:rPr>
          <w:t xml:space="preserve">feel </w:t>
        </w:r>
        <w:r w:rsidR="01F4A87E" w:rsidRPr="7283F3E1">
          <w:rPr>
            <w:rFonts w:cs="Times New Roman"/>
          </w:rPr>
          <w:t xml:space="preserve">happier </w:t>
        </w:r>
        <w:r w:rsidR="60F3E41A" w:rsidRPr="7283F3E1">
          <w:rPr>
            <w:rFonts w:cs="Times New Roman"/>
          </w:rPr>
          <w:t>if they</w:t>
        </w:r>
        <w:r w:rsidR="1EC8777D" w:rsidRPr="7283F3E1">
          <w:rPr>
            <w:rFonts w:cs="Times New Roman"/>
          </w:rPr>
          <w:t xml:space="preserve"> </w:t>
        </w:r>
        <w:r w:rsidR="3818FDFB" w:rsidRPr="7283F3E1">
          <w:rPr>
            <w:rFonts w:cs="Times New Roman"/>
          </w:rPr>
          <w:t xml:space="preserve">simply fake a </w:t>
        </w:r>
        <w:r w:rsidR="2E43EB33" w:rsidRPr="7283F3E1">
          <w:rPr>
            <w:rFonts w:cs="Times New Roman"/>
          </w:rPr>
          <w:t>smile</w:t>
        </w:r>
        <w:r w:rsidR="7AAE1AC7" w:rsidRPr="7283F3E1">
          <w:rPr>
            <w:rFonts w:cs="Times New Roman"/>
          </w:rPr>
          <w:t xml:space="preserve"> </w:t>
        </w:r>
        <w:r w:rsidRPr="7283F3E1">
          <w:rPr>
            <w:rFonts w:cs="Times New Roman"/>
          </w:rPr>
          <w:t>(Coles, Larsen, &amp; Lench, 2019).</w:t>
        </w:r>
      </w:ins>
      <w:r w:rsidRPr="7283F3E1">
        <w:rPr>
          <w:rFonts w:cs="Times New Roman"/>
        </w:rPr>
        <w:t xml:space="preserve"> In addition to its allure as a </w:t>
      </w:r>
      <w:del w:id="50" w:author="Manuscript Authors" w:date="2025-11-03T14:55:00Z" w16du:dateUtc="2025-11-03T19:55:00Z">
        <w:r w:rsidR="006675DF">
          <w:delText>positive psychology</w:delText>
        </w:r>
      </w:del>
      <w:ins w:id="51" w:author="Manuscript Authors" w:date="2025-11-03T14:55:00Z" w16du:dateUtc="2025-11-03T19:55:00Z">
        <w:r w:rsidR="608E51D0" w:rsidRPr="7283F3E1">
          <w:rPr>
            <w:rFonts w:cs="Times New Roman"/>
          </w:rPr>
          <w:t>cheap and scalable</w:t>
        </w:r>
      </w:ins>
      <w:r w:rsidR="608E51D0" w:rsidRPr="7283F3E1">
        <w:rPr>
          <w:rFonts w:cs="Times New Roman"/>
        </w:rPr>
        <w:t xml:space="preserve"> </w:t>
      </w:r>
      <w:r w:rsidRPr="7283F3E1">
        <w:rPr>
          <w:rFonts w:cs="Times New Roman"/>
        </w:rPr>
        <w:t>intervention</w:t>
      </w:r>
      <w:ins w:id="52" w:author="Manuscript Authors" w:date="2025-11-03T14:55:00Z" w16du:dateUtc="2025-11-03T19:55:00Z">
        <w:r w:rsidR="2F543D2C" w:rsidRPr="7283F3E1">
          <w:rPr>
            <w:rFonts w:cs="Times New Roman"/>
          </w:rPr>
          <w:t xml:space="preserve"> for </w:t>
        </w:r>
        <w:r w:rsidR="06C0E8D3" w:rsidRPr="7283F3E1">
          <w:rPr>
            <w:rFonts w:cs="Times New Roman"/>
          </w:rPr>
          <w:t>promoting</w:t>
        </w:r>
        <w:r w:rsidR="2F543D2C" w:rsidRPr="7283F3E1">
          <w:rPr>
            <w:rFonts w:cs="Times New Roman"/>
          </w:rPr>
          <w:t xml:space="preserve"> happiness</w:t>
        </w:r>
      </w:ins>
      <w:r w:rsidRPr="7283F3E1">
        <w:rPr>
          <w:rFonts w:cs="Times New Roman"/>
        </w:rPr>
        <w:t xml:space="preserve">, such an idea </w:t>
      </w:r>
      <w:del w:id="53" w:author="Manuscript Authors" w:date="2025-11-03T14:55:00Z" w16du:dateUtc="2025-11-03T19:55:00Z">
        <w:r w:rsidR="006675DF">
          <w:delText>relates</w:delText>
        </w:r>
      </w:del>
      <w:ins w:id="54" w:author="Manuscript Authors" w:date="2025-11-03T14:55:00Z" w16du:dateUtc="2025-11-03T19:55:00Z">
        <w:r w:rsidR="3B76DD98" w:rsidRPr="7283F3E1">
          <w:rPr>
            <w:rFonts w:cs="Times New Roman"/>
          </w:rPr>
          <w:t>connects</w:t>
        </w:r>
      </w:ins>
      <w:r w:rsidR="3B76DD98" w:rsidRPr="7283F3E1">
        <w:rPr>
          <w:rFonts w:cs="Times New Roman"/>
        </w:rPr>
        <w:t xml:space="preserve"> </w:t>
      </w:r>
      <w:r w:rsidRPr="7283F3E1">
        <w:rPr>
          <w:rFonts w:cs="Times New Roman"/>
        </w:rPr>
        <w:t xml:space="preserve">to fundamental questions about the nature of emotion. For over a century, </w:t>
      </w:r>
      <w:r w:rsidRPr="7283F3E1">
        <w:rPr>
          <w:i/>
          <w:rPrChange w:id="55" w:author="Manuscript Authors" w:date="2025-11-03T14:55:00Z" w16du:dateUtc="2025-11-03T19:55:00Z">
            <w:rPr/>
          </w:rPrChange>
        </w:rPr>
        <w:t>emotion embodiment</w:t>
      </w:r>
      <w:r w:rsidRPr="7283F3E1">
        <w:rPr>
          <w:rFonts w:cs="Times New Roman"/>
        </w:rPr>
        <w:t xml:space="preserve"> </w:t>
      </w:r>
      <w:del w:id="56" w:author="Manuscript Authors" w:date="2025-11-03T14:55:00Z" w16du:dateUtc="2025-11-03T19:55:00Z">
        <w:r w:rsidR="006675DF">
          <w:delText>theorists</w:delText>
        </w:r>
      </w:del>
      <w:ins w:id="57" w:author="Manuscript Authors" w:date="2025-11-03T14:55:00Z" w16du:dateUtc="2025-11-03T19:55:00Z">
        <w:r w:rsidR="6DDE228B" w:rsidRPr="7283F3E1">
          <w:rPr>
            <w:rFonts w:cs="Times New Roman"/>
          </w:rPr>
          <w:t>researchers</w:t>
        </w:r>
      </w:ins>
      <w:r w:rsidRPr="7283F3E1">
        <w:rPr>
          <w:rFonts w:cs="Times New Roman"/>
        </w:rPr>
        <w:t xml:space="preserve"> have posited </w:t>
      </w:r>
      <w:del w:id="58" w:author="Manuscript Authors" w:date="2025-11-03T14:55:00Z" w16du:dateUtc="2025-11-03T19:55:00Z">
        <w:r w:rsidR="006675DF">
          <w:delText xml:space="preserve">– often controversially – </w:delText>
        </w:r>
      </w:del>
      <w:r w:rsidR="066ADF32" w:rsidRPr="7283F3E1">
        <w:rPr>
          <w:rFonts w:cs="Times New Roman"/>
        </w:rPr>
        <w:t xml:space="preserve">that </w:t>
      </w:r>
      <w:r w:rsidRPr="7283F3E1">
        <w:rPr>
          <w:rFonts w:cs="Times New Roman"/>
        </w:rPr>
        <w:t xml:space="preserve">peripheral nervous system activity causally shapes </w:t>
      </w:r>
      <w:del w:id="59" w:author="Manuscript Authors" w:date="2025-11-03T14:55:00Z" w16du:dateUtc="2025-11-03T19:55:00Z">
        <w:r w:rsidR="006675DF">
          <w:delText xml:space="preserve">a variety of </w:delText>
        </w:r>
      </w:del>
      <w:r w:rsidRPr="7283F3E1">
        <w:rPr>
          <w:rFonts w:cs="Times New Roman"/>
        </w:rPr>
        <w:t>emotion-related processes</w:t>
      </w:r>
      <w:ins w:id="60" w:author="Manuscript Authors" w:date="2025-11-03T14:55:00Z" w16du:dateUtc="2025-11-03T19:55:00Z">
        <w:r w:rsidR="4BA83DC4" w:rsidRPr="7283F3E1">
          <w:rPr>
            <w:rFonts w:cs="Times New Roman"/>
          </w:rPr>
          <w:t>, including</w:t>
        </w:r>
        <w:r w:rsidR="6DAB4E76" w:rsidRPr="7283F3E1">
          <w:rPr>
            <w:rFonts w:cs="Times New Roman"/>
          </w:rPr>
          <w:t xml:space="preserve"> the </w:t>
        </w:r>
        <w:r w:rsidR="2FD0E8C6" w:rsidRPr="7283F3E1">
          <w:rPr>
            <w:rFonts w:cs="Times New Roman"/>
          </w:rPr>
          <w:t xml:space="preserve">subjective </w:t>
        </w:r>
        <w:r w:rsidR="6DAB4E76" w:rsidRPr="7283F3E1">
          <w:rPr>
            <w:rFonts w:cs="Times New Roman"/>
          </w:rPr>
          <w:t>experience of emotion itself</w:t>
        </w:r>
      </w:ins>
      <w:r w:rsidRPr="7283F3E1">
        <w:rPr>
          <w:rFonts w:cs="Times New Roman"/>
        </w:rPr>
        <w:t xml:space="preserve"> (Barrett, 2017; Cacioppo, Berntson, &amp; Klein, 1992; Damasio &amp; Carvalho, 2013; Feldman, Bliss-Moreau, &amp; Lindquist, 2024; </w:t>
      </w:r>
      <w:ins w:id="61" w:author="Manuscript Authors" w:date="2025-11-03T14:55:00Z" w16du:dateUtc="2025-11-03T19:55:00Z">
        <w:r w:rsidR="2162B5C2" w:rsidRPr="7283F3E1">
          <w:rPr>
            <w:rFonts w:cs="Times New Roman"/>
          </w:rPr>
          <w:t xml:space="preserve">Niedenthal, 2007; </w:t>
        </w:r>
      </w:ins>
      <w:r w:rsidRPr="7283F3E1">
        <w:rPr>
          <w:rFonts w:cs="Times New Roman"/>
        </w:rPr>
        <w:t xml:space="preserve">James, 1884, 1894; Scherer &amp; Moors, 2019; Tomkins, 1962; Wood, Rychlowska, Korb, &amp; Niedenthal, 2016). </w:t>
      </w:r>
      <w:del w:id="62" w:author="Manuscript Authors" w:date="2025-11-03T14:55:00Z" w16du:dateUtc="2025-11-03T19:55:00Z">
        <w:r w:rsidR="006675DF">
          <w:delText xml:space="preserve">This includes not only mood, but also emotion recognition, the processing of emotional words and concepts, and decision making (Niedenthal, 2007). </w:delText>
        </w:r>
        <w:r w:rsidR="00AD19DE">
          <w:delText>Experimental r</w:delText>
        </w:r>
        <w:r w:rsidR="006675DF">
          <w:delText>esearch on posed smiles seems to support such theories. Indeed, the idea that posed smiles can increase feelings of happiness has been supported by a</w:delText>
        </w:r>
      </w:del>
      <w:ins w:id="63" w:author="Manuscript Authors" w:date="2025-11-03T14:55:00Z" w16du:dateUtc="2025-11-03T19:55:00Z">
        <w:r w:rsidR="4E48FAD1" w:rsidRPr="7283F3E1">
          <w:rPr>
            <w:rFonts w:cs="Times New Roman"/>
          </w:rPr>
          <w:t xml:space="preserve">To evaluate such </w:t>
        </w:r>
        <w:r w:rsidR="427830CE" w:rsidRPr="7283F3E1">
          <w:rPr>
            <w:rFonts w:cs="Times New Roman"/>
          </w:rPr>
          <w:t>possibilities</w:t>
        </w:r>
        <w:r w:rsidR="4E48FAD1" w:rsidRPr="7283F3E1">
          <w:rPr>
            <w:rFonts w:cs="Times New Roman"/>
          </w:rPr>
          <w:t xml:space="preserve">, </w:t>
        </w:r>
        <w:r w:rsidR="647CE444" w:rsidRPr="7283F3E1">
          <w:rPr>
            <w:rFonts w:cs="Times New Roman"/>
          </w:rPr>
          <w:t>many researchers have conducted experiments</w:t>
        </w:r>
        <w:r w:rsidR="08F21E05" w:rsidRPr="7283F3E1">
          <w:rPr>
            <w:rFonts w:cs="Times New Roman"/>
          </w:rPr>
          <w:t xml:space="preserve"> </w:t>
        </w:r>
        <w:r w:rsidR="08962674" w:rsidRPr="7283F3E1">
          <w:rPr>
            <w:rFonts w:cs="Times New Roman"/>
          </w:rPr>
          <w:t>with</w:t>
        </w:r>
        <w:r w:rsidR="08F21E05" w:rsidRPr="7283F3E1">
          <w:rPr>
            <w:rFonts w:cs="Times New Roman"/>
          </w:rPr>
          <w:t xml:space="preserve"> an easy-to-manipulate component of the peripheral nervous system: facial </w:t>
        </w:r>
        <w:r w:rsidR="740D7D20" w:rsidRPr="7283F3E1">
          <w:rPr>
            <w:rFonts w:cs="Times New Roman"/>
          </w:rPr>
          <w:t>musculature</w:t>
        </w:r>
        <w:r w:rsidR="08F21E05" w:rsidRPr="7283F3E1">
          <w:rPr>
            <w:rFonts w:cs="Times New Roman"/>
          </w:rPr>
          <w:t>.</w:t>
        </w:r>
        <w:r w:rsidR="08BB888D" w:rsidRPr="7283F3E1">
          <w:rPr>
            <w:rFonts w:cs="Times New Roman"/>
          </w:rPr>
          <w:t xml:space="preserve"> For example,</w:t>
        </w:r>
        <w:r w:rsidR="7BA37A1B" w:rsidRPr="7283F3E1">
          <w:rPr>
            <w:rFonts w:cs="Times New Roman"/>
          </w:rPr>
          <w:t xml:space="preserve"> </w:t>
        </w:r>
        <w:r w:rsidR="42C58BF9" w:rsidRPr="7283F3E1">
          <w:rPr>
            <w:rFonts w:cs="Times New Roman"/>
          </w:rPr>
          <w:t xml:space="preserve">in a study </w:t>
        </w:r>
        <w:r w:rsidR="2FDFB8D5" w:rsidRPr="7283F3E1">
          <w:rPr>
            <w:rFonts w:cs="Times New Roman"/>
          </w:rPr>
          <w:t xml:space="preserve">ostensibly about </w:t>
        </w:r>
        <w:r w:rsidR="5CDDDD9D" w:rsidRPr="7283F3E1">
          <w:rPr>
            <w:rFonts w:cs="Times New Roman"/>
          </w:rPr>
          <w:t xml:space="preserve">how muscle movements influence galvanic skin </w:t>
        </w:r>
        <w:r w:rsidR="6E699CF7" w:rsidRPr="7283F3E1">
          <w:rPr>
            <w:rFonts w:cs="Times New Roman"/>
          </w:rPr>
          <w:t xml:space="preserve">response, </w:t>
        </w:r>
        <w:r w:rsidR="1E3B42EE" w:rsidRPr="7283F3E1">
          <w:rPr>
            <w:rFonts w:cs="Times New Roman"/>
          </w:rPr>
          <w:t>Coles, Gaertner, Frohlich, Larsen, and Basnight-Brown (</w:t>
        </w:r>
        <w:r w:rsidR="10E2714F" w:rsidRPr="7283F3E1">
          <w:rPr>
            <w:rFonts w:cs="Times New Roman"/>
          </w:rPr>
          <w:t xml:space="preserve">Study 1, </w:t>
        </w:r>
        <w:r w:rsidR="1E3B42EE" w:rsidRPr="7283F3E1">
          <w:rPr>
            <w:rFonts w:cs="Times New Roman"/>
          </w:rPr>
          <w:t>2023</w:t>
        </w:r>
        <w:r w:rsidR="6E699CF7" w:rsidRPr="7283F3E1">
          <w:rPr>
            <w:rFonts w:cs="Times New Roman"/>
          </w:rPr>
          <w:t>) found that</w:t>
        </w:r>
        <w:r w:rsidR="29B6E284" w:rsidRPr="7283F3E1">
          <w:rPr>
            <w:rFonts w:cs="Times New Roman"/>
          </w:rPr>
          <w:t xml:space="preserve"> participants </w:t>
        </w:r>
        <w:r w:rsidR="77832BDD" w:rsidRPr="7283F3E1">
          <w:rPr>
            <w:rFonts w:cs="Times New Roman"/>
          </w:rPr>
          <w:t xml:space="preserve">reported higher levels of happiness immediately </w:t>
        </w:r>
        <w:r w:rsidR="23F19E99" w:rsidRPr="7283F3E1">
          <w:rPr>
            <w:rFonts w:cs="Times New Roman"/>
          </w:rPr>
          <w:t xml:space="preserve">after </w:t>
        </w:r>
        <w:r w:rsidR="6689B64A" w:rsidRPr="7283F3E1">
          <w:rPr>
            <w:rFonts w:cs="Times New Roman"/>
          </w:rPr>
          <w:t xml:space="preserve">completing </w:t>
        </w:r>
        <w:r w:rsidR="04E53E60" w:rsidRPr="7283F3E1">
          <w:rPr>
            <w:rFonts w:cs="Times New Roman"/>
          </w:rPr>
          <w:t xml:space="preserve">muscle movement trials that configured their face into a smile vs. scowl. </w:t>
        </w:r>
        <w:r w:rsidR="768CE20C" w:rsidRPr="7283F3E1">
          <w:rPr>
            <w:rFonts w:cs="Times New Roman"/>
          </w:rPr>
          <w:t xml:space="preserve">Similar patterns have been observed in </w:t>
        </w:r>
        <w:r w:rsidR="2589D316" w:rsidRPr="7283F3E1">
          <w:rPr>
            <w:rFonts w:cs="Times New Roman"/>
          </w:rPr>
          <w:t xml:space="preserve">(1) </w:t>
        </w:r>
        <w:r w:rsidR="3B8108C0" w:rsidRPr="7283F3E1">
          <w:rPr>
            <w:rFonts w:cs="Times New Roman"/>
          </w:rPr>
          <w:t>multiple</w:t>
        </w:r>
        <w:r w:rsidR="79299A55" w:rsidRPr="7283F3E1">
          <w:rPr>
            <w:rFonts w:cs="Times New Roman"/>
          </w:rPr>
          <w:t xml:space="preserve"> pre-registered</w:t>
        </w:r>
        <w:r w:rsidR="2589D316" w:rsidRPr="7283F3E1">
          <w:rPr>
            <w:rFonts w:cs="Times New Roman"/>
          </w:rPr>
          <w:t xml:space="preserve"> </w:t>
        </w:r>
        <w:r w:rsidR="768CE20C" w:rsidRPr="7283F3E1">
          <w:rPr>
            <w:rFonts w:cs="Times New Roman"/>
          </w:rPr>
          <w:t xml:space="preserve">replications </w:t>
        </w:r>
        <w:r w:rsidR="2589D316" w:rsidRPr="7283F3E1">
          <w:rPr>
            <w:rFonts w:cs="Times New Roman"/>
          </w:rPr>
          <w:t>(</w:t>
        </w:r>
        <w:r w:rsidR="32AF6AD6" w:rsidRPr="7283F3E1">
          <w:rPr>
            <w:rFonts w:cs="Times New Roman"/>
          </w:rPr>
          <w:t>Baker,</w:t>
        </w:r>
        <w:r w:rsidR="08858448" w:rsidRPr="7283F3E1">
          <w:rPr>
            <w:rFonts w:cs="Times New Roman"/>
          </w:rPr>
          <w:t xml:space="preserve"> Van der Donck, Boets, &amp; Korb, 2025;</w:t>
        </w:r>
        <w:r w:rsidR="32AF6AD6" w:rsidRPr="7283F3E1">
          <w:rPr>
            <w:rFonts w:cs="Times New Roman"/>
          </w:rPr>
          <w:t xml:space="preserve"> </w:t>
        </w:r>
        <w:r w:rsidR="2589D316" w:rsidRPr="7283F3E1">
          <w:rPr>
            <w:rFonts w:cs="Times New Roman"/>
          </w:rPr>
          <w:t>Coles</w:t>
        </w:r>
        <w:r w:rsidR="10E2714F" w:rsidRPr="7283F3E1">
          <w:rPr>
            <w:rFonts w:cs="Times New Roman"/>
          </w:rPr>
          <w:t xml:space="preserve"> et al.,</w:t>
        </w:r>
        <w:r w:rsidR="2589D316" w:rsidRPr="7283F3E1">
          <w:rPr>
            <w:rFonts w:cs="Times New Roman"/>
          </w:rPr>
          <w:t xml:space="preserve"> 2023</w:t>
        </w:r>
        <w:r w:rsidR="32B62419" w:rsidRPr="7283F3E1">
          <w:rPr>
            <w:rFonts w:cs="Times New Roman"/>
          </w:rPr>
          <w:t>; Noa</w:t>
        </w:r>
        <w:r w:rsidR="35B6B294" w:rsidRPr="7283F3E1">
          <w:rPr>
            <w:rFonts w:cs="Times New Roman"/>
          </w:rPr>
          <w:t>h, Schul, &amp; Mayo, 2018</w:t>
        </w:r>
        <w:r w:rsidR="2DC2BB6D" w:rsidRPr="7283F3E1">
          <w:rPr>
            <w:rFonts w:cs="Times New Roman"/>
          </w:rPr>
          <w:t>; but see Wagenmakers et al.,</w:t>
        </w:r>
        <w:r w:rsidR="475230A9" w:rsidRPr="7283F3E1">
          <w:rPr>
            <w:rFonts w:cs="Times New Roman"/>
          </w:rPr>
          <w:t xml:space="preserve"> 2016</w:t>
        </w:r>
        <w:r w:rsidR="2589D316" w:rsidRPr="7283F3E1">
          <w:rPr>
            <w:rFonts w:cs="Times New Roman"/>
          </w:rPr>
          <w:t>)</w:t>
        </w:r>
        <w:r w:rsidR="066ADF32" w:rsidRPr="7283F3E1">
          <w:rPr>
            <w:rFonts w:cs="Times New Roman"/>
          </w:rPr>
          <w:t>, (2)</w:t>
        </w:r>
        <w:r w:rsidR="59932F10" w:rsidRPr="7283F3E1">
          <w:rPr>
            <w:rFonts w:cs="Times New Roman"/>
          </w:rPr>
          <w:t xml:space="preserve"> a </w:t>
        </w:r>
        <w:r w:rsidR="35B6B294" w:rsidRPr="7283F3E1">
          <w:rPr>
            <w:rFonts w:cs="Times New Roman"/>
          </w:rPr>
          <w:t>pre-registered</w:t>
        </w:r>
      </w:ins>
      <w:r w:rsidR="35B6B294" w:rsidRPr="7283F3E1">
        <w:rPr>
          <w:rFonts w:cs="Times New Roman"/>
        </w:rPr>
        <w:t xml:space="preserve"> </w:t>
      </w:r>
      <w:r w:rsidR="59932F10" w:rsidRPr="7283F3E1">
        <w:rPr>
          <w:rFonts w:cs="Times New Roman"/>
        </w:rPr>
        <w:t>meta-analysis of nearly 50 years of research (Coles</w:t>
      </w:r>
      <w:r w:rsidR="10E2714F" w:rsidRPr="7283F3E1">
        <w:rPr>
          <w:rFonts w:cs="Times New Roman"/>
        </w:rPr>
        <w:t>, Larsen, &amp; Lench</w:t>
      </w:r>
      <w:r w:rsidR="59932F10" w:rsidRPr="7283F3E1">
        <w:rPr>
          <w:rFonts w:cs="Times New Roman"/>
        </w:rPr>
        <w:t xml:space="preserve">, 2019), </w:t>
      </w:r>
      <w:ins w:id="64" w:author="Manuscript Authors" w:date="2025-11-03T14:55:00Z" w16du:dateUtc="2025-11-03T19:55:00Z">
        <w:r w:rsidR="59932F10" w:rsidRPr="7283F3E1">
          <w:rPr>
            <w:rFonts w:cs="Times New Roman"/>
          </w:rPr>
          <w:t xml:space="preserve">and (3) </w:t>
        </w:r>
      </w:ins>
      <w:r w:rsidR="65720A0C" w:rsidRPr="7283F3E1">
        <w:rPr>
          <w:rFonts w:cs="Times New Roman"/>
        </w:rPr>
        <w:t xml:space="preserve">a large-scale adversarial collaboration </w:t>
      </w:r>
      <w:ins w:id="65" w:author="Manuscript Authors" w:date="2025-11-03T14:55:00Z" w16du:dateUtc="2025-11-03T19:55:00Z">
        <w:r w:rsidR="65720A0C" w:rsidRPr="7283F3E1">
          <w:rPr>
            <w:rFonts w:cs="Times New Roman"/>
          </w:rPr>
          <w:t xml:space="preserve">conducted across </w:t>
        </w:r>
        <w:r w:rsidR="48B9F612" w:rsidRPr="7283F3E1">
          <w:rPr>
            <w:rFonts w:cs="Times New Roman"/>
          </w:rPr>
          <w:t xml:space="preserve">19 countries </w:t>
        </w:r>
      </w:ins>
      <w:r w:rsidR="65720A0C" w:rsidRPr="7283F3E1">
        <w:rPr>
          <w:rFonts w:cs="Times New Roman"/>
        </w:rPr>
        <w:t>(Coles et al., 2022</w:t>
      </w:r>
      <w:del w:id="66" w:author="Manuscript Authors" w:date="2025-11-03T14:55:00Z" w16du:dateUtc="2025-11-03T19:55:00Z">
        <w:r w:rsidR="006675DF">
          <w:delText>), and several studies designed to critically evaluate the role of demand and placebo effects (Coles, Gaertner, Frohlich, Larsen, &amp; Basnight-Brown, 2023).</w:delText>
        </w:r>
      </w:del>
      <w:ins w:id="67" w:author="Manuscript Authors" w:date="2025-11-03T14:55:00Z" w16du:dateUtc="2025-11-03T19:55:00Z">
        <w:r w:rsidR="65720A0C" w:rsidRPr="7283F3E1">
          <w:rPr>
            <w:rFonts w:cs="Times New Roman"/>
          </w:rPr>
          <w:t>)</w:t>
        </w:r>
        <w:r w:rsidR="14A6DD48" w:rsidRPr="7283F3E1">
          <w:rPr>
            <w:rFonts w:cs="Times New Roman"/>
          </w:rPr>
          <w:t xml:space="preserve">. </w:t>
        </w:r>
      </w:ins>
    </w:p>
    <w:p w14:paraId="61F2D0FD" w14:textId="77777777" w:rsidR="00415BEA" w:rsidRDefault="44BE9A59">
      <w:pPr>
        <w:pStyle w:val="BodyText"/>
        <w:rPr>
          <w:del w:id="68" w:author="Manuscript Authors" w:date="2025-11-03T14:55:00Z" w16du:dateUtc="2025-11-03T19:55:00Z"/>
        </w:rPr>
      </w:pPr>
      <w:r w:rsidRPr="7283F3E1">
        <w:rPr>
          <w:rFonts w:cs="Times New Roman"/>
        </w:rPr>
        <w:lastRenderedPageBreak/>
        <w:t>T</w:t>
      </w:r>
      <w:r w:rsidR="7752BEC2" w:rsidRPr="7283F3E1">
        <w:rPr>
          <w:rFonts w:cs="Times New Roman"/>
        </w:rPr>
        <w:t xml:space="preserve">he emotion embodiment literature provides both a theoretical and empirical rationale for </w:t>
      </w:r>
      <w:del w:id="69" w:author="Manuscript Authors" w:date="2025-11-03T14:55:00Z" w16du:dateUtc="2025-11-03T19:55:00Z">
        <w:r w:rsidR="006675DF">
          <w:delText>suspecting</w:delText>
        </w:r>
      </w:del>
      <w:ins w:id="70" w:author="Manuscript Authors" w:date="2025-11-03T14:55:00Z" w16du:dateUtc="2025-11-03T19:55:00Z">
        <w:r w:rsidR="31B336AE" w:rsidRPr="7283F3E1">
          <w:rPr>
            <w:rFonts w:cs="Times New Roman"/>
          </w:rPr>
          <w:t>suggesting</w:t>
        </w:r>
      </w:ins>
      <w:r w:rsidR="2AD03A62" w:rsidRPr="7283F3E1">
        <w:rPr>
          <w:rFonts w:cs="Times New Roman"/>
        </w:rPr>
        <w:t xml:space="preserve"> that people can </w:t>
      </w:r>
      <w:del w:id="71" w:author="Manuscript Authors" w:date="2025-11-03T14:55:00Z" w16du:dateUtc="2025-11-03T19:55:00Z">
        <w:r w:rsidR="006675DF">
          <w:delText>smile their way to happiness.</w:delText>
        </w:r>
      </w:del>
      <w:ins w:id="72" w:author="Manuscript Authors" w:date="2025-11-03T14:55:00Z" w16du:dateUtc="2025-11-03T19:55:00Z">
        <w:r w:rsidR="2AD03A62" w:rsidRPr="7283F3E1">
          <w:rPr>
            <w:rFonts w:cs="Times New Roman"/>
          </w:rPr>
          <w:t>make themselves feel happier if they “just smile” (Cole, 1954).</w:t>
        </w:r>
      </w:ins>
      <w:r w:rsidRPr="7283F3E1">
        <w:rPr>
          <w:rFonts w:cs="Times New Roman"/>
        </w:rPr>
        <w:t xml:space="preserve"> However, </w:t>
      </w:r>
      <w:ins w:id="73" w:author="Manuscript Authors" w:date="2025-11-03T14:55:00Z" w16du:dateUtc="2025-11-03T19:55:00Z">
        <w:r w:rsidRPr="7283F3E1">
          <w:rPr>
            <w:rFonts w:cs="Times New Roman"/>
          </w:rPr>
          <w:t>if true,</w:t>
        </w:r>
        <w:r w:rsidR="5CD7EADD" w:rsidRPr="7283F3E1">
          <w:rPr>
            <w:rFonts w:cs="Times New Roman"/>
          </w:rPr>
          <w:t xml:space="preserve"> it</w:t>
        </w:r>
        <w:r w:rsidR="71D9E1EB" w:rsidRPr="7283F3E1">
          <w:rPr>
            <w:rFonts w:cs="Times New Roman"/>
          </w:rPr>
          <w:t xml:space="preserve"> i</w:t>
        </w:r>
        <w:r w:rsidR="5FF0C4CB" w:rsidRPr="7283F3E1">
          <w:rPr>
            <w:rFonts w:cs="Times New Roman"/>
          </w:rPr>
          <w:t xml:space="preserve">s </w:t>
        </w:r>
        <w:r w:rsidR="5CD7EADD" w:rsidRPr="7283F3E1">
          <w:rPr>
            <w:rFonts w:cs="Times New Roman"/>
          </w:rPr>
          <w:t xml:space="preserve">remarkable that </w:t>
        </w:r>
        <w:r w:rsidR="533B4644" w:rsidRPr="7283F3E1">
          <w:rPr>
            <w:rFonts w:cs="Times New Roman"/>
          </w:rPr>
          <w:t xml:space="preserve">people are </w:t>
        </w:r>
        <w:r w:rsidR="4833021A" w:rsidRPr="7283F3E1">
          <w:rPr>
            <w:rFonts w:cs="Times New Roman"/>
          </w:rPr>
          <w:t xml:space="preserve">generally </w:t>
        </w:r>
        <w:r w:rsidR="78E1C843" w:rsidRPr="7283F3E1">
          <w:rPr>
            <w:rFonts w:cs="Times New Roman"/>
            <w:i/>
            <w:iCs/>
          </w:rPr>
          <w:t xml:space="preserve">least </w:t>
        </w:r>
        <w:r w:rsidR="533B4644" w:rsidRPr="7283F3E1">
          <w:rPr>
            <w:rFonts w:cs="Times New Roman"/>
            <w:i/>
            <w:iCs/>
          </w:rPr>
          <w:t>happ</w:t>
        </w:r>
        <w:r w:rsidR="0614E9C9" w:rsidRPr="7283F3E1">
          <w:rPr>
            <w:rFonts w:cs="Times New Roman"/>
            <w:i/>
            <w:iCs/>
          </w:rPr>
          <w:t>y</w:t>
        </w:r>
        <w:r w:rsidR="533B4644" w:rsidRPr="7283F3E1">
          <w:rPr>
            <w:rFonts w:cs="Times New Roman"/>
          </w:rPr>
          <w:t xml:space="preserve"> in jobs</w:t>
        </w:r>
        <w:r w:rsidR="70F0C85A" w:rsidRPr="7283F3E1">
          <w:rPr>
            <w:rFonts w:cs="Times New Roman"/>
          </w:rPr>
          <w:t xml:space="preserve"> that </w:t>
        </w:r>
        <w:r w:rsidR="0614E9C9" w:rsidRPr="7283F3E1">
          <w:rPr>
            <w:rFonts w:cs="Times New Roman"/>
          </w:rPr>
          <w:t>notoriously</w:t>
        </w:r>
        <w:r w:rsidR="0FA5EEB9" w:rsidRPr="7283F3E1">
          <w:rPr>
            <w:rFonts w:cs="Times New Roman"/>
          </w:rPr>
          <w:t xml:space="preserve"> require </w:t>
        </w:r>
      </w:ins>
      <w:r w:rsidR="25CD26FD" w:rsidRPr="7283F3E1">
        <w:rPr>
          <w:rFonts w:cs="Times New Roman"/>
        </w:rPr>
        <w:t xml:space="preserve">such </w:t>
      </w:r>
      <w:del w:id="74" w:author="Manuscript Authors" w:date="2025-11-03T14:55:00Z" w16du:dateUtc="2025-11-03T19:55:00Z">
        <w:r w:rsidR="006675DF">
          <w:delText>an idea is challenged by work in two other influential literatures: one focused on emotion regulation and the other on</w:delText>
        </w:r>
      </w:del>
      <w:ins w:id="75" w:author="Manuscript Authors" w:date="2025-11-03T14:55:00Z" w16du:dateUtc="2025-11-03T19:55:00Z">
        <w:r w:rsidR="25CD26FD" w:rsidRPr="7283F3E1">
          <w:rPr>
            <w:rFonts w:cs="Times New Roman"/>
          </w:rPr>
          <w:t>behaviors</w:t>
        </w:r>
        <w:r w:rsidR="036A58A3" w:rsidRPr="7283F3E1">
          <w:rPr>
            <w:rFonts w:cs="Times New Roman"/>
          </w:rPr>
          <w:t xml:space="preserve">, such as </w:t>
        </w:r>
        <w:r w:rsidR="385A53E3" w:rsidRPr="7283F3E1">
          <w:rPr>
            <w:rFonts w:cs="Times New Roman"/>
          </w:rPr>
          <w:t xml:space="preserve">food </w:t>
        </w:r>
        <w:r w:rsidR="2ECB40CD" w:rsidRPr="7283F3E1">
          <w:rPr>
            <w:rFonts w:cs="Times New Roman"/>
          </w:rPr>
          <w:t xml:space="preserve">and </w:t>
        </w:r>
        <w:r w:rsidR="385A53E3" w:rsidRPr="7283F3E1">
          <w:rPr>
            <w:rFonts w:cs="Times New Roman"/>
          </w:rPr>
          <w:t>retail</w:t>
        </w:r>
        <w:r w:rsidR="78E1C843" w:rsidRPr="7283F3E1">
          <w:rPr>
            <w:rFonts w:cs="Times New Roman"/>
          </w:rPr>
          <w:t xml:space="preserve"> </w:t>
        </w:r>
        <w:r w:rsidR="2ECB40CD" w:rsidRPr="7283F3E1">
          <w:rPr>
            <w:rFonts w:cs="Times New Roman"/>
          </w:rPr>
          <w:t>services</w:t>
        </w:r>
        <w:r w:rsidR="036A58A3" w:rsidRPr="7283F3E1">
          <w:rPr>
            <w:rFonts w:cs="Times New Roman"/>
          </w:rPr>
          <w:t xml:space="preserve"> (</w:t>
        </w:r>
        <w:r w:rsidR="78E1C843" w:rsidRPr="7283F3E1">
          <w:rPr>
            <w:rFonts w:cs="Times New Roman"/>
          </w:rPr>
          <w:t>Smith, 2007).</w:t>
        </w:r>
        <w:r w:rsidR="22013345" w:rsidRPr="7283F3E1">
          <w:rPr>
            <w:rFonts w:cs="Times New Roman"/>
          </w:rPr>
          <w:t xml:space="preserve"> </w:t>
        </w:r>
        <w:proofErr w:type="gramStart"/>
        <w:r w:rsidR="0386FE0F" w:rsidRPr="7283F3E1">
          <w:rPr>
            <w:rFonts w:cs="Times New Roman"/>
          </w:rPr>
          <w:t>In actuality</w:t>
        </w:r>
        <w:r w:rsidR="4502BEDB" w:rsidRPr="7283F3E1">
          <w:rPr>
            <w:rFonts w:cs="Times New Roman"/>
          </w:rPr>
          <w:t xml:space="preserve">, </w:t>
        </w:r>
        <w:r w:rsidR="203CBC7B" w:rsidRPr="7283F3E1">
          <w:rPr>
            <w:rFonts w:cs="Times New Roman"/>
          </w:rPr>
          <w:t>researchers</w:t>
        </w:r>
        <w:proofErr w:type="gramEnd"/>
        <w:r w:rsidR="62196ECA" w:rsidRPr="7283F3E1">
          <w:rPr>
            <w:rFonts w:cs="Times New Roman"/>
            <w:i/>
            <w:iCs/>
          </w:rPr>
          <w:t xml:space="preserve"> </w:t>
        </w:r>
        <w:r w:rsidR="5A3DBD29" w:rsidRPr="7283F3E1">
          <w:rPr>
            <w:rFonts w:cs="Times New Roman"/>
          </w:rPr>
          <w:t xml:space="preserve">who study </w:t>
        </w:r>
        <w:r w:rsidR="2BF374DB" w:rsidRPr="7283F3E1">
          <w:rPr>
            <w:rFonts w:cs="Times New Roman"/>
          </w:rPr>
          <w:t xml:space="preserve">these </w:t>
        </w:r>
        <w:r w:rsidR="5A3DBD29" w:rsidRPr="7283F3E1">
          <w:rPr>
            <w:rFonts w:cs="Times New Roman"/>
          </w:rPr>
          <w:t>contexts</w:t>
        </w:r>
        <w:r w:rsidR="7357F7C9" w:rsidRPr="7283F3E1">
          <w:rPr>
            <w:rFonts w:cs="Times New Roman"/>
          </w:rPr>
          <w:t xml:space="preserve"> often describe the </w:t>
        </w:r>
        <w:r w:rsidR="65354F8B" w:rsidRPr="7283F3E1">
          <w:rPr>
            <w:rFonts w:cs="Times New Roman"/>
          </w:rPr>
          <w:t xml:space="preserve">negative effects of </w:t>
        </w:r>
        <w:r w:rsidR="1B1E8AEA" w:rsidRPr="7283F3E1">
          <w:rPr>
            <w:rFonts w:cs="Times New Roman"/>
          </w:rPr>
          <w:t xml:space="preserve">forcing </w:t>
        </w:r>
        <w:proofErr w:type="gramStart"/>
        <w:r w:rsidR="1B1E8AEA" w:rsidRPr="7283F3E1">
          <w:rPr>
            <w:rFonts w:cs="Times New Roman"/>
          </w:rPr>
          <w:t>ones</w:t>
        </w:r>
        <w:proofErr w:type="gramEnd"/>
        <w:r w:rsidR="1B1E8AEA" w:rsidRPr="7283F3E1">
          <w:rPr>
            <w:rFonts w:cs="Times New Roman"/>
          </w:rPr>
          <w:t xml:space="preserve"> emotional expression to match the demands of a job</w:t>
        </w:r>
        <w:r w:rsidR="051AEEFD" w:rsidRPr="7283F3E1">
          <w:rPr>
            <w:rFonts w:cs="Times New Roman"/>
          </w:rPr>
          <w:t xml:space="preserve"> (Hoch</w:t>
        </w:r>
        <w:r w:rsidR="060EF3D3" w:rsidRPr="7283F3E1">
          <w:rPr>
            <w:rFonts w:cs="Times New Roman"/>
          </w:rPr>
          <w:t>schild, 1979)</w:t>
        </w:r>
        <w:r w:rsidR="22AB736B" w:rsidRPr="7283F3E1">
          <w:rPr>
            <w:rFonts w:cs="Times New Roman"/>
            <w:i/>
            <w:iCs/>
          </w:rPr>
          <w:t xml:space="preserve">. </w:t>
        </w:r>
        <w:r w:rsidR="385356D0" w:rsidRPr="7283F3E1">
          <w:rPr>
            <w:rFonts w:cs="Times New Roman"/>
          </w:rPr>
          <w:t>In these scenarios</w:t>
        </w:r>
        <w:r w:rsidR="24C778D9" w:rsidRPr="7283F3E1">
          <w:rPr>
            <w:rFonts w:cs="Times New Roman"/>
          </w:rPr>
          <w:t>,</w:t>
        </w:r>
      </w:ins>
      <w:r w:rsidR="385356D0" w:rsidRPr="7283F3E1">
        <w:rPr>
          <w:rFonts w:cs="Times New Roman"/>
        </w:rPr>
        <w:t xml:space="preserve"> emotion labor</w:t>
      </w:r>
      <w:del w:id="76" w:author="Manuscript Authors" w:date="2025-11-03T14:55:00Z" w16du:dateUtc="2025-11-03T19:55:00Z">
        <w:r w:rsidR="006675DF">
          <w:delText>.</w:delText>
        </w:r>
      </w:del>
    </w:p>
    <w:p w14:paraId="5DDFC557" w14:textId="4DCF01DC" w:rsidR="00460A6E" w:rsidRDefault="006675DF" w:rsidP="7283F3E1">
      <w:pPr>
        <w:spacing w:before="0"/>
        <w:ind w:firstLine="720"/>
        <w:rPr>
          <w:b/>
          <w:rPrChange w:id="77" w:author="Manuscript Authors" w:date="2025-11-03T14:55:00Z" w16du:dateUtc="2025-11-03T19:55:00Z">
            <w:rPr/>
          </w:rPrChange>
        </w:rPr>
        <w:pPrChange w:id="78" w:author="Manuscript Authors" w:date="2025-11-03T14:55:00Z" w16du:dateUtc="2025-11-03T19:55:00Z">
          <w:pPr>
            <w:pStyle w:val="BodyText"/>
          </w:pPr>
        </w:pPrChange>
      </w:pPr>
      <w:del w:id="79" w:author="Manuscript Authors" w:date="2025-11-03T14:55:00Z" w16du:dateUtc="2025-11-03T19:55:00Z">
        <w:r>
          <w:delText>For emotion regulation</w:delText>
        </w:r>
      </w:del>
      <w:r w:rsidR="385356D0" w:rsidRPr="7283F3E1">
        <w:rPr>
          <w:rFonts w:cs="Times New Roman"/>
        </w:rPr>
        <w:t xml:space="preserve"> researchers</w:t>
      </w:r>
      <w:del w:id="80" w:author="Manuscript Authors" w:date="2025-11-03T14:55:00Z" w16du:dateUtc="2025-11-03T19:55:00Z">
        <w:r>
          <w:delText>, posed smiles are conceptually similar to</w:delText>
        </w:r>
      </w:del>
      <w:ins w:id="81" w:author="Manuscript Authors" w:date="2025-11-03T14:55:00Z" w16du:dateUtc="2025-11-03T19:55:00Z">
        <w:r w:rsidR="385356D0" w:rsidRPr="7283F3E1">
          <w:rPr>
            <w:rFonts w:cs="Times New Roman"/>
          </w:rPr>
          <w:t xml:space="preserve"> </w:t>
        </w:r>
        <w:r w:rsidR="246EECA2" w:rsidRPr="7283F3E1">
          <w:rPr>
            <w:rFonts w:cs="Times New Roman"/>
          </w:rPr>
          <w:t xml:space="preserve">instead </w:t>
        </w:r>
        <w:r w:rsidR="45E014EE" w:rsidRPr="7283F3E1">
          <w:rPr>
            <w:rFonts w:cs="Times New Roman"/>
          </w:rPr>
          <w:t>highlight</w:t>
        </w:r>
      </w:ins>
      <w:r w:rsidR="45E014EE" w:rsidRPr="7283F3E1">
        <w:rPr>
          <w:rFonts w:cs="Times New Roman"/>
        </w:rPr>
        <w:t xml:space="preserve"> the </w:t>
      </w:r>
      <w:del w:id="82" w:author="Manuscript Authors" w:date="2025-11-03T14:55:00Z" w16du:dateUtc="2025-11-03T19:55:00Z">
        <w:r>
          <w:delText xml:space="preserve">notion of </w:delText>
        </w:r>
        <w:r>
          <w:rPr>
            <w:i/>
            <w:iCs/>
          </w:rPr>
          <w:delText>emotion suppression</w:delText>
        </w:r>
        <w:r>
          <w:delText>.</w:delText>
        </w:r>
      </w:del>
      <w:ins w:id="83" w:author="Manuscript Authors" w:date="2025-11-03T14:55:00Z" w16du:dateUtc="2025-11-03T19:55:00Z">
        <w:r w:rsidR="45E014EE" w:rsidRPr="7283F3E1">
          <w:rPr>
            <w:rFonts w:cs="Times New Roman"/>
          </w:rPr>
          <w:t>benefits of cognitive reappraisal (i.e., re-interpreting negative thoughts).</w:t>
        </w:r>
      </w:ins>
      <w:r w:rsidR="45E014EE" w:rsidRPr="7283F3E1">
        <w:rPr>
          <w:rFonts w:cs="Times New Roman"/>
        </w:rPr>
        <w:t xml:space="preserve"> Relative to cognitive reappraisal, </w:t>
      </w:r>
      <w:del w:id="84" w:author="Manuscript Authors" w:date="2025-11-03T14:55:00Z" w16du:dateUtc="2025-11-03T19:55:00Z">
        <w:r>
          <w:delText xml:space="preserve">reviews suggest that the effect of emotion suppression on mood is </w:delText>
        </w:r>
      </w:del>
      <w:ins w:id="85" w:author="Manuscript Authors" w:date="2025-11-03T14:55:00Z" w16du:dateUtc="2025-11-03T19:55:00Z">
        <w:r w:rsidR="5B04B93A" w:rsidRPr="7283F3E1">
          <w:rPr>
            <w:rFonts w:cs="Times New Roman"/>
          </w:rPr>
          <w:t>strategies like posed smiling</w:t>
        </w:r>
        <w:r w:rsidR="7E4368A2" w:rsidRPr="7283F3E1">
          <w:rPr>
            <w:rFonts w:cs="Times New Roman"/>
          </w:rPr>
          <w:t xml:space="preserve"> a</w:t>
        </w:r>
        <w:r w:rsidR="29A46060" w:rsidRPr="7283F3E1">
          <w:rPr>
            <w:rFonts w:cs="Times New Roman"/>
          </w:rPr>
          <w:t>re</w:t>
        </w:r>
        <w:r w:rsidR="7E4368A2" w:rsidRPr="7283F3E1">
          <w:rPr>
            <w:rFonts w:cs="Times New Roman"/>
          </w:rPr>
          <w:t xml:space="preserve"> </w:t>
        </w:r>
        <w:r w:rsidR="2373B410" w:rsidRPr="7283F3E1">
          <w:rPr>
            <w:rFonts w:cs="Times New Roman"/>
          </w:rPr>
          <w:t xml:space="preserve">generally characterized as </w:t>
        </w:r>
      </w:ins>
      <w:r w:rsidR="7E4368A2" w:rsidRPr="7283F3E1">
        <w:rPr>
          <w:rFonts w:cs="Times New Roman"/>
        </w:rPr>
        <w:t xml:space="preserve">inferior </w:t>
      </w:r>
      <w:del w:id="86" w:author="Manuscript Authors" w:date="2025-11-03T14:55:00Z" w16du:dateUtc="2025-11-03T19:55:00Z">
        <w:r>
          <w:delText xml:space="preserve">at best </w:delText>
        </w:r>
      </w:del>
      <w:r w:rsidR="7E4368A2" w:rsidRPr="7283F3E1">
        <w:rPr>
          <w:rFonts w:cs="Times New Roman"/>
        </w:rPr>
        <w:t xml:space="preserve">(Webb, Miles, &amp; Sheeran, 2012) </w:t>
      </w:r>
      <w:del w:id="87" w:author="Manuscript Authors" w:date="2025-11-03T14:55:00Z" w16du:dateUtc="2025-11-03T19:55:00Z">
        <w:r>
          <w:delText xml:space="preserve">and ineffective or </w:delText>
        </w:r>
      </w:del>
      <w:r w:rsidR="7E4368A2" w:rsidRPr="7283F3E1">
        <w:rPr>
          <w:rFonts w:cs="Times New Roman"/>
        </w:rPr>
        <w:t xml:space="preserve">counterproductive </w:t>
      </w:r>
      <w:del w:id="88" w:author="Manuscript Authors" w:date="2025-11-03T14:55:00Z" w16du:dateUtc="2025-11-03T19:55:00Z">
        <w:r>
          <w:delText xml:space="preserve">at worst </w:delText>
        </w:r>
      </w:del>
      <w:r w:rsidR="7E4368A2" w:rsidRPr="7283F3E1">
        <w:rPr>
          <w:rFonts w:cs="Times New Roman"/>
        </w:rPr>
        <w:t>(Fernandes &amp; Tone, 2021</w:t>
      </w:r>
      <w:del w:id="89" w:author="Manuscript Authors" w:date="2025-11-03T14:55:00Z" w16du:dateUtc="2025-11-03T19:55:00Z">
        <w:r>
          <w:delText>). Further, many researchers have posited that emotion suppression has regulatory costs, with negative implications for</w:delText>
        </w:r>
      </w:del>
      <w:ins w:id="90" w:author="Manuscript Authors" w:date="2025-11-03T14:55:00Z" w16du:dateUtc="2025-11-03T19:55:00Z">
        <w:r w:rsidR="7E4368A2" w:rsidRPr="7283F3E1">
          <w:rPr>
            <w:rFonts w:cs="Times New Roman"/>
          </w:rPr>
          <w:t>), and regulatorily costly in terms of decreases in</w:t>
        </w:r>
      </w:ins>
      <w:r w:rsidR="7E4368A2" w:rsidRPr="7283F3E1">
        <w:rPr>
          <w:rFonts w:cs="Times New Roman"/>
        </w:rPr>
        <w:t xml:space="preserve"> well-being (Dryman &amp; Heimberg, 2018; Hu et al., 2014; Yu, Haase, &amp; Chang, 2023), social outcomes (Chervonsky &amp; Hunt, 2017), and cognitive performance (Roche &amp; Arnold, 2018; Zhu, Jiang, Wang, Liu, &amp; Luo, 2021). </w:t>
      </w:r>
      <w:del w:id="91" w:author="Manuscript Authors" w:date="2025-11-03T14:55:00Z" w16du:dateUtc="2025-11-03T19:55:00Z">
        <w:r>
          <w:delText xml:space="preserve">Researchers who study emotion labor tend to agree. For emotion labor researchers, posed smiles are conceptually similar to the notion of </w:delText>
        </w:r>
        <w:r>
          <w:rPr>
            <w:i/>
            <w:iCs/>
          </w:rPr>
          <w:delText>surface acting</w:delText>
        </w:r>
        <w:r>
          <w:delText xml:space="preserve"> performed in the context of a job. In this research tradition, surface acting is often contrasted to deep acting: the use of strategies like cognitive reappraisal to bring one’s emotions in line with work expectations (Grandey &amp; Melloy, 2017). Previous reviews suggest that surface acting is not only associated with lower employee well-being, but also more negative job attitudes and performance outcomes (Hülsheger &amp; Schewe, 2011</w:delText>
        </w:r>
      </w:del>
      <w:ins w:id="92" w:author="Manuscript Authors" w:date="2025-11-03T14:55:00Z" w16du:dateUtc="2025-11-03T19:55:00Z">
        <w:r w:rsidR="55EA4CCF" w:rsidRPr="7283F3E1">
          <w:rPr>
            <w:rFonts w:cs="Times New Roman"/>
          </w:rPr>
          <w:t>In other words</w:t>
        </w:r>
        <w:r w:rsidR="42F1F6DB" w:rsidRPr="7283F3E1">
          <w:rPr>
            <w:rFonts w:cs="Times New Roman"/>
          </w:rPr>
          <w:t>,</w:t>
        </w:r>
        <w:r w:rsidR="0B1D84C7" w:rsidRPr="7283F3E1">
          <w:rPr>
            <w:rFonts w:cs="Times New Roman"/>
          </w:rPr>
          <w:t xml:space="preserve"> the emotion labor literature provides both a theoretical and empirical rationale </w:t>
        </w:r>
        <w:r w:rsidR="7FF04D06" w:rsidRPr="7283F3E1">
          <w:rPr>
            <w:rFonts w:cs="Times New Roman"/>
          </w:rPr>
          <w:t xml:space="preserve">for </w:t>
        </w:r>
        <w:r w:rsidR="488A3FAD" w:rsidRPr="7283F3E1">
          <w:rPr>
            <w:rFonts w:cs="Times New Roman"/>
          </w:rPr>
          <w:t xml:space="preserve">warning against “pretending to be happy” </w:t>
        </w:r>
        <w:r w:rsidR="4BAEA89E" w:rsidRPr="7283F3E1">
          <w:rPr>
            <w:rFonts w:cs="Times New Roman"/>
          </w:rPr>
          <w:t>(</w:t>
        </w:r>
        <w:r w:rsidR="488A3FAD" w:rsidRPr="7283F3E1">
          <w:rPr>
            <w:rFonts w:cs="Times New Roman"/>
          </w:rPr>
          <w:t>Cherry</w:t>
        </w:r>
        <w:r w:rsidR="4BAEA89E" w:rsidRPr="7283F3E1">
          <w:rPr>
            <w:rFonts w:cs="Times New Roman"/>
          </w:rPr>
          <w:t xml:space="preserve">, </w:t>
        </w:r>
        <w:r w:rsidR="488A3FAD" w:rsidRPr="7283F3E1">
          <w:rPr>
            <w:rFonts w:cs="Times New Roman"/>
          </w:rPr>
          <w:t>2024</w:t>
        </w:r>
      </w:ins>
      <w:r w:rsidR="4BAEA89E" w:rsidRPr="7283F3E1">
        <w:rPr>
          <w:rFonts w:cs="Times New Roman"/>
        </w:rPr>
        <w:t>).</w:t>
      </w:r>
      <w:bookmarkStart w:id="93" w:name="X57213b98462d43c67f37013b3d110a5e582e2a5"/>
    </w:p>
    <w:p w14:paraId="19872B51" w14:textId="77777777" w:rsidR="00415BEA" w:rsidRDefault="006675DF">
      <w:pPr>
        <w:pStyle w:val="BodyText"/>
        <w:rPr>
          <w:del w:id="94" w:author="Manuscript Authors" w:date="2025-11-03T14:55:00Z" w16du:dateUtc="2025-11-03T19:55:00Z"/>
        </w:rPr>
      </w:pPr>
      <w:del w:id="95" w:author="Manuscript Authors" w:date="2025-11-03T14:55:00Z" w16du:dateUtc="2025-11-03T19:55:00Z">
        <w:r>
          <w:delText>In summary, even without considering the full depth of the emotion regulation and labor literatures (but see Gross, 2015; Zapf, Kern, Tschan, Holman, &amp; Semmer, 2021), one thing is clear: the emotion embodiment perspective on smiling and feelings of happiness is not uncontested. This raises questions about the validity of thinking not only in work on emotion embodiment, but also emotion regulation and labor.</w:delText>
        </w:r>
      </w:del>
    </w:p>
    <w:p w14:paraId="71958675" w14:textId="77777777" w:rsidR="00415BEA" w:rsidRDefault="006675DF">
      <w:pPr>
        <w:pStyle w:val="Heading2"/>
        <w:rPr>
          <w:del w:id="96" w:author="Manuscript Authors" w:date="2025-11-03T14:55:00Z" w16du:dateUtc="2025-11-03T19:55:00Z"/>
        </w:rPr>
      </w:pPr>
      <w:del w:id="97" w:author="Manuscript Authors" w:date="2025-11-03T14:55:00Z" w16du:dateUtc="2025-11-03T19:55:00Z">
        <w:r>
          <w:delText>Potential explanations for discrepant viewpoints</w:delText>
        </w:r>
      </w:del>
    </w:p>
    <w:p w14:paraId="2C7E1DCC" w14:textId="77777777" w:rsidR="00415BEA" w:rsidRDefault="009A4AB7">
      <w:pPr>
        <w:pStyle w:val="FirstParagraph"/>
        <w:rPr>
          <w:del w:id="98" w:author="Manuscript Authors" w:date="2025-11-03T14:55:00Z" w16du:dateUtc="2025-11-03T19:55:00Z"/>
        </w:rPr>
      </w:pPr>
      <w:r>
        <w:rPr>
          <w:rFonts w:cs="Times New Roman"/>
        </w:rPr>
        <w:t xml:space="preserve">When </w:t>
      </w:r>
      <w:del w:id="99" w:author="Manuscript Authors" w:date="2025-11-03T14:55:00Z" w16du:dateUtc="2025-11-03T19:55:00Z">
        <w:r w:rsidR="006675DF">
          <w:delText>considering</w:delText>
        </w:r>
      </w:del>
      <w:ins w:id="100" w:author="Manuscript Authors" w:date="2025-11-03T14:55:00Z" w16du:dateUtc="2025-11-03T19:55:00Z">
        <w:r>
          <w:rPr>
            <w:rFonts w:cs="Times New Roman"/>
          </w:rPr>
          <w:t>two scientific</w:t>
        </w:r>
      </w:ins>
      <w:r>
        <w:rPr>
          <w:rFonts w:cs="Times New Roman"/>
        </w:rPr>
        <w:t xml:space="preserve"> perspectives </w:t>
      </w:r>
      <w:del w:id="101" w:author="Manuscript Authors" w:date="2025-11-03T14:55:00Z" w16du:dateUtc="2025-11-03T19:55:00Z">
        <w:r w:rsidR="006675DF">
          <w:delText>outside the emotion embodiment program of research</w:delText>
        </w:r>
      </w:del>
      <w:ins w:id="102" w:author="Manuscript Authors" w:date="2025-11-03T14:55:00Z" w16du:dateUtc="2025-11-03T19:55:00Z">
        <w:r w:rsidR="00B950C6">
          <w:rPr>
            <w:rFonts w:cs="Times New Roman"/>
          </w:rPr>
          <w:t>compete</w:t>
        </w:r>
      </w:ins>
      <w:r>
        <w:rPr>
          <w:rFonts w:cs="Times New Roman"/>
        </w:rPr>
        <w:t xml:space="preserve">, </w:t>
      </w:r>
      <w:r w:rsidR="00A03349">
        <w:rPr>
          <w:rFonts w:cs="Times New Roman"/>
        </w:rPr>
        <w:t xml:space="preserve">it </w:t>
      </w:r>
      <w:del w:id="103" w:author="Manuscript Authors" w:date="2025-11-03T14:55:00Z" w16du:dateUtc="2025-11-03T19:55:00Z">
        <w:r w:rsidR="006675DF">
          <w:delText>seems that smiles may sometimes be a source of joy and other times a source of misery. In the present work, we provide pre-registered tests of three potential explanations for this discrepancy.</w:delText>
        </w:r>
      </w:del>
    </w:p>
    <w:p w14:paraId="7D49D7B9" w14:textId="77777777" w:rsidR="00415BEA" w:rsidRDefault="006675DF">
      <w:pPr>
        <w:pStyle w:val="Heading3"/>
        <w:rPr>
          <w:del w:id="104" w:author="Manuscript Authors" w:date="2025-11-03T14:55:00Z" w16du:dateUtc="2025-11-03T19:55:00Z"/>
        </w:rPr>
      </w:pPr>
      <w:del w:id="105" w:author="Manuscript Authors" w:date="2025-11-03T14:55:00Z" w16du:dateUtc="2025-11-03T19:55:00Z">
        <w:r>
          <w:delText>Negativity confounding hypothesis.</w:delText>
        </w:r>
      </w:del>
    </w:p>
    <w:p w14:paraId="14E5D264" w14:textId="77777777" w:rsidR="00415BEA" w:rsidRDefault="005C4CCC" w:rsidP="006675DF">
      <w:pPr>
        <w:pStyle w:val="FirstParagraph"/>
        <w:ind w:firstLine="0"/>
        <w:rPr>
          <w:del w:id="106" w:author="Manuscript Authors" w:date="2025-11-03T14:55:00Z" w16du:dateUtc="2025-11-03T19:55:00Z"/>
        </w:rPr>
      </w:pPr>
      <w:del w:id="107" w:author="Manuscript Authors" w:date="2025-11-03T14:55:00Z" w16du:dateUtc="2025-11-03T19:55:00Z">
        <w:r>
          <w:delText xml:space="preserve"> </w:delText>
        </w:r>
        <w:r w:rsidR="006675DF">
          <w:delText xml:space="preserve">One possibility is that </w:delText>
        </w:r>
        <w:r w:rsidR="00410D66">
          <w:delText xml:space="preserve">the </w:delText>
        </w:r>
        <w:r w:rsidR="006675DF">
          <w:delText xml:space="preserve">mood-boosting effects of smiling are outweighed by </w:delText>
        </w:r>
        <w:r w:rsidR="00410D66">
          <w:delText xml:space="preserve">the </w:delText>
        </w:r>
        <w:r w:rsidR="006675DF">
          <w:delText>mood-dampening effects of situations that often call for the management of emotion expressions.</w:delText>
        </w:r>
      </w:del>
    </w:p>
    <w:p w14:paraId="0F164076" w14:textId="77777777" w:rsidR="00415BEA" w:rsidRDefault="006675DF">
      <w:pPr>
        <w:pStyle w:val="BodyText"/>
        <w:rPr>
          <w:del w:id="108" w:author="Manuscript Authors" w:date="2025-11-03T14:55:00Z" w16du:dateUtc="2025-11-03T19:55:00Z"/>
        </w:rPr>
      </w:pPr>
      <w:del w:id="109" w:author="Manuscript Authors" w:date="2025-11-03T14:55:00Z" w16du:dateUtc="2025-11-03T19:55:00Z">
        <w:r>
          <w:delText xml:space="preserve">Negativity confounding could explain discrepancies observed in correlational vs. experimental work on the management of facial movements. Consistent with emotion regulation and labor theories, several reviews of correlational evidence have concluded that </w:delText>
        </w:r>
        <w:r w:rsidR="0034293D">
          <w:delText xml:space="preserve">managing </w:delText>
        </w:r>
        <w:r>
          <w:delText>emotion expressions is associated with a host of negative outcomes</w:delText>
        </w:r>
      </w:del>
      <w:ins w:id="110" w:author="Manuscript Authors" w:date="2025-11-03T14:55:00Z" w16du:dateUtc="2025-11-03T19:55:00Z">
        <w:r w:rsidR="00A03349">
          <w:rPr>
            <w:rFonts w:cs="Times New Roman"/>
          </w:rPr>
          <w:t xml:space="preserve">is not uncommon for one camp </w:t>
        </w:r>
        <w:r w:rsidR="004E4D53">
          <w:rPr>
            <w:rFonts w:cs="Times New Roman"/>
          </w:rPr>
          <w:t xml:space="preserve">to </w:t>
        </w:r>
        <w:r w:rsidR="00F31048" w:rsidRPr="00F31048">
          <w:rPr>
            <w:rFonts w:cs="Times New Roman"/>
          </w:rPr>
          <w:t xml:space="preserve">fail to recognize each other’s epistemic standards or legitimacy </w:t>
        </w:r>
        <w:r w:rsidR="00D27164">
          <w:rPr>
            <w:rFonts w:cs="Times New Roman"/>
          </w:rPr>
          <w:t>(Galison, 1997).</w:t>
        </w:r>
        <w:r w:rsidR="009454C4">
          <w:rPr>
            <w:rFonts w:cs="Times New Roman"/>
          </w:rPr>
          <w:t xml:space="preserve"> </w:t>
        </w:r>
        <w:r w:rsidR="00341582">
          <w:rPr>
            <w:rFonts w:cs="Times New Roman"/>
          </w:rPr>
          <w:t>In the context of smiling and happiness</w:t>
        </w:r>
        <w:r w:rsidR="009454C4">
          <w:rPr>
            <w:rFonts w:cs="Times New Roman"/>
          </w:rPr>
          <w:t>, s</w:t>
        </w:r>
        <w:r w:rsidR="002E4AD6" w:rsidRPr="00CF5EFD">
          <w:rPr>
            <w:rFonts w:cs="Times New Roman"/>
          </w:rPr>
          <w:t xml:space="preserve">ome researchers may be tempted to dismiss the emotion labor perspective </w:t>
        </w:r>
        <w:r w:rsidR="00C0520B" w:rsidRPr="00CF5EFD">
          <w:rPr>
            <w:rFonts w:cs="Times New Roman"/>
          </w:rPr>
          <w:t xml:space="preserve">altogether </w:t>
        </w:r>
        <w:r w:rsidR="00E8654B" w:rsidRPr="00CF5EFD">
          <w:rPr>
            <w:rFonts w:cs="Times New Roman"/>
          </w:rPr>
          <w:t>due to</w:t>
        </w:r>
        <w:r w:rsidR="002E4AD6" w:rsidRPr="00CF5EFD">
          <w:rPr>
            <w:rFonts w:cs="Times New Roman"/>
          </w:rPr>
          <w:t xml:space="preserve"> internal validity concerns. For context, emotion labor researchers have documented </w:t>
        </w:r>
        <w:proofErr w:type="gramStart"/>
        <w:r w:rsidR="002E4AD6" w:rsidRPr="00CF5EFD">
          <w:rPr>
            <w:rFonts w:cs="Times New Roman"/>
          </w:rPr>
          <w:t>a large number of</w:t>
        </w:r>
        <w:proofErr w:type="gramEnd"/>
        <w:r w:rsidR="002E4AD6" w:rsidRPr="00CF5EFD">
          <w:rPr>
            <w:rFonts w:cs="Times New Roman"/>
          </w:rPr>
          <w:t xml:space="preserve"> negative correlations between smiling and indicators of happiness, often in </w:t>
        </w:r>
        <w:r w:rsidR="007D24BB" w:rsidRPr="00CF5EFD">
          <w:rPr>
            <w:rFonts w:cs="Times New Roman"/>
          </w:rPr>
          <w:t xml:space="preserve">real-world </w:t>
        </w:r>
        <w:r w:rsidR="002E4AD6" w:rsidRPr="00CF5EFD">
          <w:rPr>
            <w:rFonts w:cs="Times New Roman"/>
          </w:rPr>
          <w:t>work contexts</w:t>
        </w:r>
      </w:ins>
      <w:r w:rsidR="002E4AD6" w:rsidRPr="00CF5EFD">
        <w:rPr>
          <w:rFonts w:cs="Times New Roman"/>
        </w:rPr>
        <w:t xml:space="preserve"> </w:t>
      </w:r>
      <w:r w:rsidR="00E527DC" w:rsidRPr="00CF5EFD">
        <w:rPr>
          <w:rFonts w:cs="Times New Roman"/>
        </w:rPr>
        <w:t>(Boemo, Nieto, Vazquez, &amp; Sanchez-Lopez, 2022; Fernandes &amp; Tone, 2021; Hülsheger &amp; Schewe, 2011; Visted, Vøllestad, Nielsen, &amp; Schanche, 2018)</w:t>
      </w:r>
      <w:r w:rsidR="002E4AD6" w:rsidRPr="00CF5EFD">
        <w:rPr>
          <w:rFonts w:cs="Times New Roman"/>
        </w:rPr>
        <w:t xml:space="preserve">. </w:t>
      </w:r>
      <w:del w:id="111" w:author="Manuscript Authors" w:date="2025-11-03T14:55:00Z" w16du:dateUtc="2025-11-03T19:55:00Z">
        <w:r>
          <w:delText xml:space="preserve">However, the correlational nature of such observations raises concerns about confounding: the same situations that </w:delText>
        </w:r>
      </w:del>
      <w:ins w:id="112" w:author="Manuscript Authors" w:date="2025-11-03T14:55:00Z" w16du:dateUtc="2025-11-03T19:55:00Z">
        <w:r w:rsidR="002E4AD6" w:rsidRPr="00CF5EFD">
          <w:rPr>
            <w:rFonts w:cs="Times New Roman"/>
          </w:rPr>
          <w:t xml:space="preserve">However, contexts that </w:t>
        </w:r>
      </w:ins>
      <w:r w:rsidR="002E4AD6" w:rsidRPr="00CF5EFD">
        <w:rPr>
          <w:rFonts w:cs="Times New Roman"/>
        </w:rPr>
        <w:t xml:space="preserve">require </w:t>
      </w:r>
      <w:r w:rsidR="006D05F3" w:rsidRPr="00CF5EFD">
        <w:rPr>
          <w:rFonts w:cs="Times New Roman"/>
        </w:rPr>
        <w:t xml:space="preserve">people to </w:t>
      </w:r>
      <w:del w:id="113" w:author="Manuscript Authors" w:date="2025-11-03T14:55:00Z" w16du:dateUtc="2025-11-03T19:55:00Z">
        <w:r w:rsidR="0034293D">
          <w:delText xml:space="preserve">manage </w:delText>
        </w:r>
        <w:r>
          <w:delText xml:space="preserve">emotional expressions </w:delText>
        </w:r>
        <w:r w:rsidR="0034293D">
          <w:delText xml:space="preserve">may themselves </w:delText>
        </w:r>
        <w:r>
          <w:delText xml:space="preserve">have </w:delText>
        </w:r>
        <w:r w:rsidR="0034293D">
          <w:delText xml:space="preserve">the </w:delText>
        </w:r>
      </w:del>
      <w:ins w:id="114" w:author="Manuscript Authors" w:date="2025-11-03T14:55:00Z" w16du:dateUtc="2025-11-03T19:55:00Z">
        <w:r w:rsidR="006D05F3" w:rsidRPr="00CF5EFD">
          <w:rPr>
            <w:rFonts w:cs="Times New Roman"/>
          </w:rPr>
          <w:t xml:space="preserve">pose smiles at work </w:t>
        </w:r>
        <w:r w:rsidR="00262778">
          <w:rPr>
            <w:rFonts w:cs="Times New Roman"/>
          </w:rPr>
          <w:t xml:space="preserve">also tend to be </w:t>
        </w:r>
        <w:r w:rsidR="006D05F3" w:rsidRPr="00CF5EFD">
          <w:rPr>
            <w:rFonts w:cs="Times New Roman"/>
          </w:rPr>
          <w:t xml:space="preserve">intrinsically unpleasant. </w:t>
        </w:r>
        <w:proofErr w:type="gramStart"/>
        <w:r w:rsidR="006D05F3" w:rsidRPr="00CF5EFD">
          <w:rPr>
            <w:rFonts w:cs="Times New Roman"/>
          </w:rPr>
          <w:t>This raises</w:t>
        </w:r>
        <w:proofErr w:type="gramEnd"/>
        <w:r w:rsidR="006D05F3" w:rsidRPr="00CF5EFD">
          <w:rPr>
            <w:rFonts w:cs="Times New Roman"/>
          </w:rPr>
          <w:t xml:space="preserve"> </w:t>
        </w:r>
        <w:r w:rsidR="002E4AD6" w:rsidRPr="00CF5EFD">
          <w:rPr>
            <w:rFonts w:cs="Times New Roman"/>
          </w:rPr>
          <w:t xml:space="preserve">concerns that </w:t>
        </w:r>
      </w:ins>
      <w:r w:rsidR="002E4AD6" w:rsidRPr="00CF5EFD">
        <w:rPr>
          <w:rFonts w:cs="Times New Roman"/>
        </w:rPr>
        <w:t xml:space="preserve">negative </w:t>
      </w:r>
      <w:del w:id="115" w:author="Manuscript Authors" w:date="2025-11-03T14:55:00Z" w16du:dateUtc="2025-11-03T19:55:00Z">
        <w:r>
          <w:delText>effects on emotion (Zapf et al., 2021).</w:delText>
        </w:r>
      </w:del>
    </w:p>
    <w:p w14:paraId="182FC419" w14:textId="77777777" w:rsidR="00415BEA" w:rsidRDefault="006675DF">
      <w:pPr>
        <w:pStyle w:val="BodyText"/>
        <w:rPr>
          <w:del w:id="116" w:author="Manuscript Authors" w:date="2025-11-03T14:55:00Z" w16du:dateUtc="2025-11-03T19:55:00Z"/>
        </w:rPr>
      </w:pPr>
      <w:del w:id="117" w:author="Manuscript Authors" w:date="2025-11-03T14:55:00Z" w16du:dateUtc="2025-11-03T19:55:00Z">
        <w:r>
          <w:delText>Zapf et al. (2021) argued that “the negative effects of surface acting on well-being</w:delText>
        </w:r>
      </w:del>
      <w:ins w:id="118" w:author="Manuscript Authors" w:date="2025-11-03T14:55:00Z" w16du:dateUtc="2025-11-03T19:55:00Z">
        <w:r w:rsidR="000C0AAF">
          <w:rPr>
            <w:rFonts w:cs="Times New Roman"/>
          </w:rPr>
          <w:t>correlations</w:t>
        </w:r>
      </w:ins>
      <w:r w:rsidR="002E4AD6" w:rsidRPr="00CF5EFD">
        <w:rPr>
          <w:rFonts w:cs="Times New Roman"/>
        </w:rPr>
        <w:t xml:space="preserve"> are</w:t>
      </w:r>
      <w:del w:id="119" w:author="Manuscript Authors" w:date="2025-11-03T14:55:00Z" w16du:dateUtc="2025-11-03T19:55:00Z">
        <w:r>
          <w:delText xml:space="preserve">, to an unknown but certainly considerable degree, </w:delText>
        </w:r>
      </w:del>
      <w:ins w:id="120" w:author="Manuscript Authors" w:date="2025-11-03T14:55:00Z" w16du:dateUtc="2025-11-03T19:55:00Z">
        <w:r w:rsidR="002E4AD6" w:rsidRPr="00CF5EFD">
          <w:rPr>
            <w:rFonts w:cs="Times New Roman"/>
          </w:rPr>
          <w:t xml:space="preserve"> “</w:t>
        </w:r>
      </w:ins>
      <w:r w:rsidR="002E4AD6" w:rsidRPr="00CF5EFD">
        <w:rPr>
          <w:rFonts w:cs="Times New Roman"/>
        </w:rPr>
        <w:t xml:space="preserve">due to the stressful situation that </w:t>
      </w:r>
      <w:r w:rsidR="002E4AD6" w:rsidRPr="00CF5EFD">
        <w:rPr>
          <w:rFonts w:cs="Times New Roman"/>
        </w:rPr>
        <w:lastRenderedPageBreak/>
        <w:t>triggers negative emotions</w:t>
      </w:r>
      <w:ins w:id="121" w:author="Manuscript Authors" w:date="2025-11-03T14:55:00Z" w16du:dateUtc="2025-11-03T19:55:00Z">
        <w:r w:rsidR="002E4AD6" w:rsidRPr="00CF5EFD">
          <w:rPr>
            <w:rFonts w:cs="Times New Roman"/>
          </w:rPr>
          <w:t>”</w:t>
        </w:r>
      </w:ins>
      <w:r w:rsidR="00F14C3E" w:rsidRPr="00CF5EFD">
        <w:rPr>
          <w:rFonts w:cs="Times New Roman"/>
        </w:rPr>
        <w:t xml:space="preserve"> requiring </w:t>
      </w:r>
      <w:del w:id="122" w:author="Manuscript Authors" w:date="2025-11-03T14:55:00Z" w16du:dateUtc="2025-11-03T19:55:00Z">
        <w:r>
          <w:delText xml:space="preserve">surface acting rather than to its regulatory costs” (p. 165). When controlling for such negativity confounding via experiments (Frank et al., 2023), a different pattern emerges. Consistent with emotion embodiment theories, two meta-analyses of experimental data indicate that suppressing emotional expressions generally reduces self-reports of the elicited emotion (Coles et al., 2019; Webb et al., 2012). To evaluate this negativity confounding hypothesis </w:delText>
        </w:r>
        <w:r w:rsidR="00BB761F">
          <w:delText>more directly</w:delText>
        </w:r>
        <w:r>
          <w:delText xml:space="preserve">, </w:delText>
        </w:r>
        <w:r w:rsidR="001040CF">
          <w:delText xml:space="preserve">we </w:delText>
        </w:r>
        <w:r>
          <w:delText>experimentally manipulate whether participants pose smiles in positive or negative contexts.</w:delText>
        </w:r>
      </w:del>
    </w:p>
    <w:p w14:paraId="7B82B5FD" w14:textId="77777777" w:rsidR="00415BEA" w:rsidRDefault="006675DF">
      <w:pPr>
        <w:pStyle w:val="Heading3"/>
        <w:rPr>
          <w:del w:id="123" w:author="Manuscript Authors" w:date="2025-11-03T14:55:00Z" w16du:dateUtc="2025-11-03T19:55:00Z"/>
        </w:rPr>
      </w:pPr>
      <w:del w:id="124" w:author="Manuscript Authors" w:date="2025-11-03T14:55:00Z" w16du:dateUtc="2025-11-03T19:55:00Z">
        <w:r>
          <w:delText>Cue incongruency hypothesis.</w:delText>
        </w:r>
      </w:del>
    </w:p>
    <w:p w14:paraId="608CB2FA" w14:textId="77777777" w:rsidR="00415BEA" w:rsidRDefault="001040CF" w:rsidP="006675DF">
      <w:pPr>
        <w:pStyle w:val="FirstParagraph"/>
        <w:ind w:firstLine="0"/>
        <w:rPr>
          <w:del w:id="125" w:author="Manuscript Authors" w:date="2025-11-03T14:55:00Z" w16du:dateUtc="2025-11-03T19:55:00Z"/>
        </w:rPr>
      </w:pPr>
      <w:del w:id="126" w:author="Manuscript Authors" w:date="2025-11-03T14:55:00Z" w16du:dateUtc="2025-11-03T19:55:00Z">
        <w:r>
          <w:delText xml:space="preserve"> </w:delText>
        </w:r>
        <w:r w:rsidR="006675DF">
          <w:delText>Manipulating whether participants pose smiles in positive or negative contexts also evaluate</w:delText>
        </w:r>
        <w:r>
          <w:delText>s</w:delText>
        </w:r>
        <w:r w:rsidR="006675DF">
          <w:delText xml:space="preserve"> the role of cue congruency. Self-perception theories of emotion often posit that emotional experience is shaped by both internal and external cues (Duclos &amp; Laird, 2001; Laird, 1974; Laird &amp; Strout, 2007). However, emotion embodiment researchers tend to study the effects of posed smiles in contexts that are relatively congruent with the posed expressions (i.e., positive or neutral contexts). One possibility is that the mood-boosting effects of smiling do not generalize to contexts with incongruent emotional tones – e.g., the negative situations often studied by emotion regulation and labor researchers.</w:delText>
        </w:r>
      </w:del>
    </w:p>
    <w:p w14:paraId="5DCF2075" w14:textId="77777777" w:rsidR="00415BEA" w:rsidRDefault="006675DF">
      <w:pPr>
        <w:pStyle w:val="BodyText"/>
        <w:rPr>
          <w:del w:id="127" w:author="Manuscript Authors" w:date="2025-11-03T14:55:00Z" w16du:dateUtc="2025-11-03T19:55:00Z"/>
        </w:rPr>
      </w:pPr>
      <w:del w:id="128" w:author="Manuscript Authors" w:date="2025-11-03T14:55:00Z" w16du:dateUtc="2025-11-03T19:55:00Z">
        <w:r>
          <w:delText xml:space="preserve">Previous investigations of cue incongruity have yielded mixed results. Kraft and Pressman (2012) failed to find that posing smiles in a stressful situation impacted mood. More positive results were found in a follow-up </w:delText>
        </w:r>
        <w:r w:rsidR="00B9346C">
          <w:delText xml:space="preserve">study </w:delText>
        </w:r>
        <w:r>
          <w:delText xml:space="preserve">(Pressman, Acevedo, Hammond, &amp; Kraft-Feil, 2021) – but the effects appeared to depend on the type of smile (e.g., grimaces) and measured outcome (e.g., self-reported stress). Similarly, correlational work by Luu, Acevedo, Pourmand, and Pressman (2025) indicated that </w:delText>
        </w:r>
      </w:del>
      <w:r w:rsidR="00F14C3E" w:rsidRPr="00CF5EFD">
        <w:rPr>
          <w:rFonts w:cs="Times New Roman"/>
        </w:rPr>
        <w:t xml:space="preserve">people </w:t>
      </w:r>
      <w:del w:id="129" w:author="Manuscript Authors" w:date="2025-11-03T14:55:00Z" w16du:dateUtc="2025-11-03T19:55:00Z">
        <w:r>
          <w:delText>who spontaneously smile</w:delText>
        </w:r>
        <w:r w:rsidR="00E1195A">
          <w:delText xml:space="preserve"> during a painful experience</w:delText>
        </w:r>
        <w:r>
          <w:delText xml:space="preserve"> exhibit lower heart rates. However, results did not indicate that these people experienced </w:delText>
        </w:r>
        <w:r w:rsidR="00E1195A">
          <w:delText xml:space="preserve">subjective </w:delText>
        </w:r>
        <w:r>
          <w:delText xml:space="preserve">improvements in </w:delText>
        </w:r>
      </w:del>
      <w:ins w:id="130" w:author="Manuscript Authors" w:date="2025-11-03T14:55:00Z" w16du:dateUtc="2025-11-03T19:55:00Z">
        <w:r w:rsidR="00F14C3E" w:rsidRPr="00CF5EFD">
          <w:rPr>
            <w:rFonts w:cs="Times New Roman"/>
          </w:rPr>
          <w:t xml:space="preserve">to regulate </w:t>
        </w:r>
      </w:ins>
      <w:r w:rsidR="00F14C3E" w:rsidRPr="00CF5EFD">
        <w:rPr>
          <w:rFonts w:cs="Times New Roman"/>
        </w:rPr>
        <w:t xml:space="preserve">their </w:t>
      </w:r>
      <w:del w:id="131" w:author="Manuscript Authors" w:date="2025-11-03T14:55:00Z" w16du:dateUtc="2025-11-03T19:55:00Z">
        <w:r>
          <w:delText>mood. Given the mixed findings, further investigation is warranted.</w:delText>
        </w:r>
      </w:del>
    </w:p>
    <w:p w14:paraId="6E1D0231" w14:textId="77777777" w:rsidR="00415BEA" w:rsidRDefault="006675DF">
      <w:pPr>
        <w:pStyle w:val="Heading3"/>
        <w:rPr>
          <w:del w:id="132" w:author="Manuscript Authors" w:date="2025-11-03T14:55:00Z" w16du:dateUtc="2025-11-03T19:55:00Z"/>
        </w:rPr>
      </w:pPr>
      <w:del w:id="133" w:author="Manuscript Authors" w:date="2025-11-03T14:55:00Z" w16du:dateUtc="2025-11-03T19:55:00Z">
        <w:r>
          <w:delText>Contextual ambiguity hypothesis.</w:delText>
        </w:r>
      </w:del>
    </w:p>
    <w:p w14:paraId="55D7A888" w14:textId="50718830" w:rsidR="00810428" w:rsidRPr="009454C4" w:rsidRDefault="006675DF" w:rsidP="009454C4">
      <w:pPr>
        <w:spacing w:before="0"/>
        <w:ind w:firstLine="720"/>
        <w:rPr>
          <w:rFonts w:cs="Times New Roman"/>
        </w:rPr>
        <w:pPrChange w:id="134" w:author="Manuscript Authors" w:date="2025-11-03T14:55:00Z" w16du:dateUtc="2025-11-03T19:55:00Z">
          <w:pPr>
            <w:pStyle w:val="FirstParagraph"/>
          </w:pPr>
        </w:pPrChange>
      </w:pPr>
      <w:del w:id="135" w:author="Manuscript Authors" w:date="2025-11-03T14:55:00Z" w16du:dateUtc="2025-11-03T19:55:00Z">
        <w:r>
          <w:delText xml:space="preserve">Self-perception theories of emotion also tend to emphasize peoples’ inferences about the meaning of internal emotional cues (Duclos &amp; Laird, 2001; Laird, 1974; Laird &amp; Strout, 2007). Emotion embodiment </w:delText>
        </w:r>
      </w:del>
      <w:ins w:id="136" w:author="Manuscript Authors" w:date="2025-11-03T14:55:00Z" w16du:dateUtc="2025-11-03T19:55:00Z">
        <w:r w:rsidR="00F14C3E" w:rsidRPr="00CF5EFD">
          <w:rPr>
            <w:rFonts w:cs="Times New Roman"/>
          </w:rPr>
          <w:t>emotion expressions</w:t>
        </w:r>
        <w:r w:rsidR="008D485A" w:rsidRPr="00CF5EFD">
          <w:rPr>
            <w:rFonts w:cs="Times New Roman"/>
          </w:rPr>
          <w:t xml:space="preserve"> </w:t>
        </w:r>
        <w:r w:rsidR="00262778" w:rsidRPr="00CF5EFD">
          <w:rPr>
            <w:rFonts w:cs="Times New Roman"/>
          </w:rPr>
          <w:t>(Zapf et al., 2021, p. 165)</w:t>
        </w:r>
        <w:r w:rsidR="00262778">
          <w:rPr>
            <w:rFonts w:cs="Times New Roman"/>
          </w:rPr>
          <w:t xml:space="preserve"> </w:t>
        </w:r>
        <w:r w:rsidR="008D485A" w:rsidRPr="00CF5EFD">
          <w:rPr>
            <w:rFonts w:cs="Times New Roman"/>
          </w:rPr>
          <w:t>– not the actual act of posing a smile</w:t>
        </w:r>
        <w:r w:rsidR="002E4AD6" w:rsidRPr="00CF5EFD">
          <w:rPr>
            <w:rFonts w:cs="Times New Roman"/>
          </w:rPr>
          <w:t xml:space="preserve">. </w:t>
        </w:r>
        <w:r w:rsidR="00063302" w:rsidRPr="00CF5EFD">
          <w:rPr>
            <w:rFonts w:cs="Times New Roman"/>
          </w:rPr>
          <w:t xml:space="preserve">This could </w:t>
        </w:r>
        <w:r w:rsidR="00BB6040" w:rsidRPr="00CF5EFD">
          <w:rPr>
            <w:rFonts w:cs="Times New Roman"/>
          </w:rPr>
          <w:t xml:space="preserve">also </w:t>
        </w:r>
        <w:r w:rsidR="00063302" w:rsidRPr="00CF5EFD">
          <w:rPr>
            <w:rFonts w:cs="Times New Roman"/>
          </w:rPr>
          <w:t xml:space="preserve">potentially explain why </w:t>
        </w:r>
      </w:ins>
      <w:r w:rsidR="003555D0" w:rsidRPr="00CF5EFD">
        <w:rPr>
          <w:rFonts w:cs="Times New Roman"/>
        </w:rPr>
        <w:t xml:space="preserve">researchers </w:t>
      </w:r>
      <w:del w:id="137" w:author="Manuscript Authors" w:date="2025-11-03T14:55:00Z" w16du:dateUtc="2025-11-03T19:55:00Z">
        <w:r>
          <w:delText xml:space="preserve">often have participants pose expressions in contexts intentionally designed to draw attention away from </w:delText>
        </w:r>
        <w:r w:rsidR="00E35534">
          <w:delText>potential links with emotion</w:delText>
        </w:r>
        <w:r>
          <w:delText xml:space="preserve"> (e.g., Larsen, Kasimatis, &amp; Frey, 1992; Strack, Martin, &amp; Stepper, 1988). This helps minimize the potential impact of demand characteristics and expectancies (Coles &amp; Frank, 2023; Corneille &amp; Lush, 2023). However, it is possible that observed effects do not generalize to situations where people are more aware that their facial movements are not representative of their true emotional state – e.g., in customer service scenarios that require people to feign emotional displays. To evaluate this possibility, the present work manipulates the explanation participants are provided for their request to pose smiles.</w:delText>
        </w:r>
      </w:del>
      <w:ins w:id="138" w:author="Manuscript Authors" w:date="2025-11-03T14:55:00Z" w16du:dateUtc="2025-11-03T19:55:00Z">
        <w:r w:rsidR="003555D0" w:rsidRPr="00CF5EFD">
          <w:rPr>
            <w:rFonts w:cs="Times New Roman"/>
          </w:rPr>
          <w:t>in a different theoretical tradition, emotion embodiment, observe</w:t>
        </w:r>
        <w:r w:rsidR="00BB6040" w:rsidRPr="00CF5EFD">
          <w:rPr>
            <w:rFonts w:cs="Times New Roman"/>
          </w:rPr>
          <w:t xml:space="preserve"> positive effects of posed smiles</w:t>
        </w:r>
        <w:r w:rsidR="002A7B91" w:rsidRPr="00CF5EFD">
          <w:rPr>
            <w:rFonts w:cs="Times New Roman"/>
          </w:rPr>
          <w:t>: they overwhelmingly rely on experimental methods that</w:t>
        </w:r>
        <w:r w:rsidR="006E2206" w:rsidRPr="00CF5EFD">
          <w:rPr>
            <w:rFonts w:cs="Times New Roman"/>
          </w:rPr>
          <w:t xml:space="preserve"> manipulate smiling while </w:t>
        </w:r>
        <w:r w:rsidR="009F22BE" w:rsidRPr="00CF5EFD">
          <w:rPr>
            <w:rFonts w:cs="Times New Roman"/>
          </w:rPr>
          <w:t xml:space="preserve">controlling for </w:t>
        </w:r>
        <w:r w:rsidR="004D562C" w:rsidRPr="00CF5EFD">
          <w:rPr>
            <w:rFonts w:cs="Times New Roman"/>
          </w:rPr>
          <w:t>potential confounding variables</w:t>
        </w:r>
        <w:r w:rsidR="00F95A24" w:rsidRPr="00CF5EFD">
          <w:rPr>
            <w:rFonts w:cs="Times New Roman"/>
          </w:rPr>
          <w:t xml:space="preserve"> (e.g., </w:t>
        </w:r>
        <w:r w:rsidR="009F22BE" w:rsidRPr="00CF5EFD">
          <w:rPr>
            <w:rFonts w:cs="Times New Roman"/>
          </w:rPr>
          <w:t xml:space="preserve">the </w:t>
        </w:r>
        <w:r w:rsidR="00766428" w:rsidRPr="00CF5EFD">
          <w:rPr>
            <w:rFonts w:cs="Times New Roman"/>
          </w:rPr>
          <w:t>emotional nature of the situation</w:t>
        </w:r>
        <w:r w:rsidR="00C80E2F" w:rsidRPr="00CF5EFD">
          <w:rPr>
            <w:rFonts w:cs="Times New Roman"/>
          </w:rPr>
          <w:t>; Coles et al., 2019</w:t>
        </w:r>
        <w:r w:rsidR="00F95A24" w:rsidRPr="00CF5EFD">
          <w:rPr>
            <w:rFonts w:cs="Times New Roman"/>
          </w:rPr>
          <w:t>)</w:t>
        </w:r>
        <w:r w:rsidR="00766428" w:rsidRPr="00CF5EFD">
          <w:rPr>
            <w:rFonts w:cs="Times New Roman"/>
          </w:rPr>
          <w:t>.</w:t>
        </w:r>
      </w:ins>
    </w:p>
    <w:p w14:paraId="60F20812" w14:textId="324A410D" w:rsidR="002E4AD6" w:rsidRPr="003E09F0" w:rsidRDefault="562E57E4" w:rsidP="00984573">
      <w:pPr>
        <w:spacing w:before="0"/>
        <w:ind w:firstLine="720"/>
        <w:rPr>
          <w:ins w:id="139" w:author="Manuscript Authors" w:date="2025-11-03T14:55:00Z" w16du:dateUtc="2025-11-03T19:55:00Z"/>
          <w:rFonts w:cs="Times New Roman"/>
        </w:rPr>
      </w:pPr>
      <w:ins w:id="140" w:author="Manuscript Authors" w:date="2025-11-03T14:55:00Z" w16du:dateUtc="2025-11-03T19:55:00Z">
        <w:r w:rsidRPr="44BA8187">
          <w:rPr>
            <w:rFonts w:cs="Times New Roman"/>
          </w:rPr>
          <w:t xml:space="preserve">Conversely, some researchers may be tempted to dismiss the emotion embodiment perspective over </w:t>
        </w:r>
        <w:r w:rsidR="02C14638" w:rsidRPr="44BA8187">
          <w:rPr>
            <w:rFonts w:cs="Times New Roman"/>
          </w:rPr>
          <w:t xml:space="preserve">concerns about the </w:t>
        </w:r>
        <w:r w:rsidRPr="44BA8187">
          <w:rPr>
            <w:rFonts w:cs="Times New Roman"/>
          </w:rPr>
          <w:t xml:space="preserve">ecological validity </w:t>
        </w:r>
        <w:r w:rsidR="02C14638" w:rsidRPr="44BA8187">
          <w:rPr>
            <w:rFonts w:cs="Times New Roman"/>
          </w:rPr>
          <w:t>of their experiment</w:t>
        </w:r>
        <w:r w:rsidR="4233B937" w:rsidRPr="44BA8187">
          <w:rPr>
            <w:rFonts w:cs="Times New Roman"/>
          </w:rPr>
          <w:t>al settings</w:t>
        </w:r>
        <w:r w:rsidRPr="44BA8187">
          <w:rPr>
            <w:rFonts w:cs="Times New Roman"/>
          </w:rPr>
          <w:t xml:space="preserve">. </w:t>
        </w:r>
        <w:r w:rsidR="768360C7" w:rsidRPr="44BA8187">
          <w:rPr>
            <w:rStyle w:val="CommentReference"/>
            <w:rFonts w:cs="Times New Roman"/>
            <w:sz w:val="24"/>
            <w:szCs w:val="24"/>
          </w:rPr>
          <w:t>Experiments on posed smiling</w:t>
        </w:r>
        <w:r w:rsidRPr="44BA8187">
          <w:rPr>
            <w:rFonts w:cs="Times New Roman"/>
          </w:rPr>
          <w:t xml:space="preserve"> </w:t>
        </w:r>
        <w:r w:rsidR="768360C7" w:rsidRPr="44BA8187">
          <w:rPr>
            <w:rFonts w:cs="Times New Roman"/>
          </w:rPr>
          <w:t xml:space="preserve">often </w:t>
        </w:r>
        <w:r w:rsidRPr="44BA8187">
          <w:rPr>
            <w:rFonts w:cs="Times New Roman"/>
          </w:rPr>
          <w:t>bear little resemblance to real-world</w:t>
        </w:r>
        <w:r w:rsidR="00AE3BF3">
          <w:rPr>
            <w:rFonts w:cs="Times New Roman"/>
          </w:rPr>
          <w:t xml:space="preserve"> work </w:t>
        </w:r>
        <w:r w:rsidRPr="44BA8187">
          <w:rPr>
            <w:rFonts w:cs="Times New Roman"/>
          </w:rPr>
          <w:t xml:space="preserve">conditions </w:t>
        </w:r>
        <w:r w:rsidR="00AE3BF3">
          <w:rPr>
            <w:rFonts w:cs="Times New Roman"/>
          </w:rPr>
          <w:t xml:space="preserve">that demand emotion labor </w:t>
        </w:r>
        <w:r w:rsidR="2BD17FFF" w:rsidRPr="44BA8187">
          <w:rPr>
            <w:rFonts w:cs="Times New Roman"/>
          </w:rPr>
          <w:t xml:space="preserve">– i.e., the setting where </w:t>
        </w:r>
        <w:r w:rsidR="3C933F9B" w:rsidRPr="44BA8187">
          <w:rPr>
            <w:rFonts w:cs="Times New Roman"/>
          </w:rPr>
          <w:t>such acts tend to be linked with negative</w:t>
        </w:r>
        <w:r w:rsidR="4A6C55C8" w:rsidRPr="44BA8187">
          <w:rPr>
            <w:rFonts w:cs="Times New Roman"/>
          </w:rPr>
          <w:t xml:space="preserve"> emotional outcomes</w:t>
        </w:r>
        <w:r w:rsidR="3C933F9B" w:rsidRPr="44BA8187">
          <w:rPr>
            <w:rFonts w:cs="Times New Roman"/>
          </w:rPr>
          <w:t>.</w:t>
        </w:r>
        <w:r w:rsidRPr="44BA8187">
          <w:rPr>
            <w:rFonts w:cs="Times New Roman"/>
          </w:rPr>
          <w:t xml:space="preserve"> For example, consider the largest experimental demonstration of the effects of posed smiles on happiness (Coles et al., 202</w:t>
        </w:r>
        <w:r w:rsidR="188DC713" w:rsidRPr="44BA8187">
          <w:rPr>
            <w:rFonts w:cs="Times New Roman"/>
          </w:rPr>
          <w:t>2</w:t>
        </w:r>
        <w:r w:rsidRPr="44BA8187">
          <w:rPr>
            <w:rFonts w:cs="Times New Roman"/>
          </w:rPr>
          <w:t>). Participants were led to believe the study was focused on multi-tasking and were asked to complete a variety of movements (e.g., tapping their leg). For one of those movements, participants were asked to configure their face into a smile</w:t>
        </w:r>
        <w:r w:rsidR="493F8FC5" w:rsidRPr="44BA8187">
          <w:rPr>
            <w:rFonts w:cs="Times New Roman"/>
          </w:rPr>
          <w:t xml:space="preserve"> by </w:t>
        </w:r>
        <w:r w:rsidR="43256089" w:rsidRPr="44BA8187">
          <w:rPr>
            <w:rFonts w:cs="Times New Roman"/>
          </w:rPr>
          <w:t>following muscle-by-muscle movement instructions. Participants</w:t>
        </w:r>
        <w:r w:rsidR="45A1F60A" w:rsidRPr="44BA8187">
          <w:rPr>
            <w:rFonts w:cs="Times New Roman"/>
          </w:rPr>
          <w:t xml:space="preserve"> </w:t>
        </w:r>
        <w:r w:rsidR="00206D3A" w:rsidRPr="44BA8187">
          <w:rPr>
            <w:rFonts w:cs="Times New Roman"/>
          </w:rPr>
          <w:t xml:space="preserve">did indeed </w:t>
        </w:r>
        <w:r w:rsidR="45A1F60A" w:rsidRPr="44BA8187">
          <w:rPr>
            <w:rFonts w:cs="Times New Roman"/>
          </w:rPr>
          <w:t>report improved moods after posing smile</w:t>
        </w:r>
        <w:r w:rsidR="00206D3A" w:rsidRPr="44BA8187">
          <w:rPr>
            <w:rFonts w:cs="Times New Roman"/>
          </w:rPr>
          <w:t>s. However,</w:t>
        </w:r>
        <w:r w:rsidR="45A1F60A" w:rsidRPr="44BA8187">
          <w:rPr>
            <w:rFonts w:cs="Times New Roman"/>
          </w:rPr>
          <w:t xml:space="preserve"> it’s possible that such effects </w:t>
        </w:r>
        <w:r w:rsidR="6298EEDE" w:rsidRPr="44BA8187">
          <w:rPr>
            <w:rFonts w:cs="Times New Roman"/>
          </w:rPr>
          <w:t>do</w:t>
        </w:r>
        <w:r w:rsidRPr="44BA8187">
          <w:rPr>
            <w:rFonts w:cs="Times New Roman"/>
          </w:rPr>
          <w:t xml:space="preserve"> not generalize beyond these sets of relatively artificial conditions </w:t>
        </w:r>
        <w:r w:rsidR="45A1F60A" w:rsidRPr="44BA8187">
          <w:rPr>
            <w:rFonts w:cs="Times New Roman"/>
          </w:rPr>
          <w:t>(</w:t>
        </w:r>
        <w:r w:rsidR="44032D2E" w:rsidRPr="44BA8187">
          <w:rPr>
            <w:rFonts w:cs="Times New Roman"/>
          </w:rPr>
          <w:t>e.g., to</w:t>
        </w:r>
        <w:r w:rsidRPr="44BA8187">
          <w:rPr>
            <w:rFonts w:cs="Times New Roman"/>
          </w:rPr>
          <w:t xml:space="preserve"> </w:t>
        </w:r>
        <w:r w:rsidR="44032D2E" w:rsidRPr="44BA8187">
          <w:rPr>
            <w:rFonts w:cs="Times New Roman"/>
          </w:rPr>
          <w:t xml:space="preserve">real-world </w:t>
        </w:r>
        <w:r w:rsidRPr="44BA8187">
          <w:rPr>
            <w:rFonts w:cs="Times New Roman"/>
          </w:rPr>
          <w:t>work</w:t>
        </w:r>
        <w:r w:rsidR="44032D2E" w:rsidRPr="44BA8187">
          <w:rPr>
            <w:rFonts w:cs="Times New Roman"/>
          </w:rPr>
          <w:t xml:space="preserve"> contexts)</w:t>
        </w:r>
        <w:r w:rsidRPr="44BA8187">
          <w:rPr>
            <w:rFonts w:cs="Times New Roman"/>
          </w:rPr>
          <w:t>.</w:t>
        </w:r>
      </w:ins>
    </w:p>
    <w:p w14:paraId="402C8024" w14:textId="0EC9B1DC" w:rsidR="002E4AD6" w:rsidRPr="00CF5EFD" w:rsidRDefault="399B5A81" w:rsidP="0039626D">
      <w:pPr>
        <w:pStyle w:val="Heading2"/>
        <w:rPr>
          <w:ins w:id="141" w:author="Manuscript Authors" w:date="2025-11-03T14:55:00Z" w16du:dateUtc="2025-11-03T19:55:00Z"/>
        </w:rPr>
      </w:pPr>
      <w:ins w:id="142" w:author="Manuscript Authors" w:date="2025-11-03T14:55:00Z" w16du:dateUtc="2025-11-03T19:55:00Z">
        <w:r>
          <w:t>Present Work</w:t>
        </w:r>
      </w:ins>
    </w:p>
    <w:p w14:paraId="063CCA9C" w14:textId="62C354E7" w:rsidR="002E4AD6" w:rsidRPr="00CF5EFD" w:rsidRDefault="399B5A81" w:rsidP="008501C9">
      <w:pPr>
        <w:spacing w:before="0"/>
        <w:ind w:firstLine="720"/>
        <w:rPr>
          <w:ins w:id="143" w:author="Manuscript Authors" w:date="2025-11-03T14:55:00Z" w16du:dateUtc="2025-11-03T19:55:00Z"/>
          <w:rFonts w:cs="Times New Roman"/>
        </w:rPr>
      </w:pPr>
      <w:ins w:id="144" w:author="Manuscript Authors" w:date="2025-11-03T14:55:00Z" w16du:dateUtc="2025-11-03T19:55:00Z">
        <w:r w:rsidRPr="44BA8187">
          <w:rPr>
            <w:rFonts w:cs="Times New Roman"/>
          </w:rPr>
          <w:t>In the present work, we examine several explanations for why the effects of posed smiles are often observed as positive in emotion embodiment research but negative in emotion labor research.</w:t>
        </w:r>
        <w:r w:rsidR="1A242364" w:rsidRPr="44BA8187">
          <w:rPr>
            <w:rFonts w:cs="Times New Roman"/>
          </w:rPr>
          <w:t xml:space="preserve"> </w:t>
        </w:r>
        <w:r w:rsidR="68EACF82" w:rsidRPr="44BA8187">
          <w:rPr>
            <w:rFonts w:cs="Times New Roman"/>
          </w:rPr>
          <w:t>To do so, we e</w:t>
        </w:r>
        <w:r w:rsidR="58ABD0F0" w:rsidRPr="44BA8187">
          <w:rPr>
            <w:rFonts w:cs="Times New Roman"/>
          </w:rPr>
          <w:t xml:space="preserve">xtend </w:t>
        </w:r>
        <w:r w:rsidR="1F559F66" w:rsidRPr="44BA8187">
          <w:rPr>
            <w:rFonts w:cs="Times New Roman"/>
          </w:rPr>
          <w:t>a common</w:t>
        </w:r>
        <w:r w:rsidR="58ABD0F0" w:rsidRPr="44BA8187">
          <w:rPr>
            <w:rFonts w:cs="Times New Roman"/>
          </w:rPr>
          <w:t xml:space="preserve"> emotion embodiment paradigm to </w:t>
        </w:r>
        <w:r w:rsidR="00520A54">
          <w:rPr>
            <w:rFonts w:cs="Times New Roman"/>
          </w:rPr>
          <w:t xml:space="preserve">include </w:t>
        </w:r>
        <w:r w:rsidR="008501C9">
          <w:rPr>
            <w:rFonts w:cs="Times New Roman"/>
          </w:rPr>
          <w:t xml:space="preserve">previously </w:t>
        </w:r>
        <w:r w:rsidR="008501C9">
          <w:rPr>
            <w:rFonts w:cs="Times New Roman"/>
          </w:rPr>
          <w:lastRenderedPageBreak/>
          <w:t xml:space="preserve">under-explored features that </w:t>
        </w:r>
        <w:r w:rsidR="001E64DD">
          <w:rPr>
            <w:rFonts w:cs="Times New Roman"/>
          </w:rPr>
          <w:t xml:space="preserve">uniquely characterize </w:t>
        </w:r>
        <w:r w:rsidR="3AC8B198" w:rsidRPr="44BA8187">
          <w:rPr>
            <w:rFonts w:cs="Times New Roman"/>
          </w:rPr>
          <w:t>emotion labor</w:t>
        </w:r>
        <w:r w:rsidR="008501C9">
          <w:rPr>
            <w:rFonts w:cs="Times New Roman"/>
          </w:rPr>
          <w:t xml:space="preserve"> in real world</w:t>
        </w:r>
        <w:r w:rsidR="009564CE">
          <w:rPr>
            <w:rFonts w:cs="Times New Roman"/>
          </w:rPr>
          <w:t xml:space="preserve"> work settings</w:t>
        </w:r>
        <w:r w:rsidR="3AC8B198" w:rsidRPr="44BA8187">
          <w:rPr>
            <w:rFonts w:cs="Times New Roman"/>
          </w:rPr>
          <w:t xml:space="preserve">: </w:t>
        </w:r>
        <w:r w:rsidR="467FD609" w:rsidRPr="44BA8187">
          <w:rPr>
            <w:rFonts w:cs="Times New Roman"/>
          </w:rPr>
          <w:t>negative</w:t>
        </w:r>
        <w:r w:rsidR="00B655E1">
          <w:rPr>
            <w:rFonts w:cs="Times New Roman"/>
          </w:rPr>
          <w:t xml:space="preserve"> </w:t>
        </w:r>
        <w:r w:rsidR="2D94DB54" w:rsidRPr="44BA8187">
          <w:rPr>
            <w:rFonts w:cs="Times New Roman"/>
          </w:rPr>
          <w:t>contexts</w:t>
        </w:r>
        <w:r w:rsidR="562E57E4" w:rsidRPr="44BA8187">
          <w:rPr>
            <w:rFonts w:cs="Times New Roman"/>
          </w:rPr>
          <w:t xml:space="preserve">, </w:t>
        </w:r>
        <w:r w:rsidR="21B83BCE" w:rsidRPr="44BA8187">
          <w:rPr>
            <w:rFonts w:cs="Times New Roman"/>
          </w:rPr>
          <w:t xml:space="preserve">high </w:t>
        </w:r>
        <w:r w:rsidR="562E57E4" w:rsidRPr="44BA8187">
          <w:rPr>
            <w:rFonts w:cs="Times New Roman"/>
          </w:rPr>
          <w:t>repetition demand</w:t>
        </w:r>
        <w:r w:rsidR="13AD197F" w:rsidRPr="44BA8187">
          <w:rPr>
            <w:rFonts w:cs="Times New Roman"/>
          </w:rPr>
          <w:t>s</w:t>
        </w:r>
        <w:r w:rsidR="562E57E4" w:rsidRPr="44BA8187">
          <w:rPr>
            <w:rFonts w:cs="Times New Roman"/>
          </w:rPr>
          <w:t xml:space="preserve">, and </w:t>
        </w:r>
        <w:r w:rsidR="191A34DB" w:rsidRPr="44BA8187">
          <w:rPr>
            <w:rFonts w:cs="Times New Roman"/>
          </w:rPr>
          <w:t xml:space="preserve">threat of </w:t>
        </w:r>
        <w:r w:rsidR="562E57E4" w:rsidRPr="44BA8187">
          <w:rPr>
            <w:rFonts w:cs="Times New Roman"/>
          </w:rPr>
          <w:t>punishment.</w:t>
        </w:r>
      </w:ins>
    </w:p>
    <w:p w14:paraId="65357ADE" w14:textId="476F1705" w:rsidR="002E4AD6" w:rsidRPr="0039626D" w:rsidRDefault="002E4AD6" w:rsidP="0039626D">
      <w:pPr>
        <w:pStyle w:val="Heading3"/>
        <w:rPr>
          <w:ins w:id="145" w:author="Manuscript Authors" w:date="2025-11-03T14:55:00Z" w16du:dateUtc="2025-11-03T19:55:00Z"/>
        </w:rPr>
      </w:pPr>
      <w:ins w:id="146" w:author="Manuscript Authors" w:date="2025-11-03T14:55:00Z" w16du:dateUtc="2025-11-03T19:55:00Z">
        <w:r w:rsidRPr="0039626D">
          <w:t xml:space="preserve">The </w:t>
        </w:r>
        <w:r w:rsidR="005E3476">
          <w:t>E</w:t>
        </w:r>
        <w:r w:rsidRPr="0039626D">
          <w:t xml:space="preserve">motion </w:t>
        </w:r>
        <w:r w:rsidR="005E3476">
          <w:t>I</w:t>
        </w:r>
        <w:r w:rsidRPr="0039626D">
          <w:t xml:space="preserve">ncongruence </w:t>
        </w:r>
        <w:r w:rsidR="005E3476">
          <w:t>A</w:t>
        </w:r>
        <w:r w:rsidRPr="0039626D">
          <w:t xml:space="preserve">ccount: Posed </w:t>
        </w:r>
        <w:r w:rsidR="005E3476">
          <w:t>S</w:t>
        </w:r>
        <w:r w:rsidRPr="0039626D">
          <w:t xml:space="preserve">miles </w:t>
        </w:r>
        <w:r w:rsidR="00A257BC">
          <w:t>D</w:t>
        </w:r>
        <w:r w:rsidRPr="0039626D">
          <w:t xml:space="preserve">o </w:t>
        </w:r>
        <w:r w:rsidR="00A257BC">
          <w:t>N</w:t>
        </w:r>
        <w:r w:rsidRPr="0039626D">
          <w:t xml:space="preserve">ot </w:t>
        </w:r>
        <w:r w:rsidR="00A257BC">
          <w:t>I</w:t>
        </w:r>
        <w:r w:rsidRPr="0039626D">
          <w:t xml:space="preserve">mprove </w:t>
        </w:r>
        <w:r w:rsidR="00A257BC">
          <w:t>M</w:t>
        </w:r>
        <w:r w:rsidRPr="0039626D">
          <w:t xml:space="preserve">ood in </w:t>
        </w:r>
        <w:r w:rsidR="00A257BC">
          <w:t>N</w:t>
        </w:r>
        <w:r w:rsidRPr="0039626D">
          <w:t xml:space="preserve">egative </w:t>
        </w:r>
        <w:r w:rsidR="00A257BC">
          <w:t>C</w:t>
        </w:r>
        <w:r w:rsidRPr="0039626D">
          <w:t>ontexts</w:t>
        </w:r>
      </w:ins>
    </w:p>
    <w:p w14:paraId="6BD8EA82" w14:textId="2FF0BCA9" w:rsidR="00592C91" w:rsidRDefault="002E4AD6" w:rsidP="00592C91">
      <w:pPr>
        <w:ind w:firstLine="720"/>
        <w:rPr>
          <w:ins w:id="147" w:author="Manuscript Authors" w:date="2025-11-03T14:55:00Z" w16du:dateUtc="2025-11-03T19:55:00Z"/>
          <w:rFonts w:cs="Times New Roman"/>
        </w:rPr>
      </w:pPr>
      <w:ins w:id="148" w:author="Manuscript Authors" w:date="2025-11-03T14:55:00Z" w16du:dateUtc="2025-11-03T19:55:00Z">
        <w:r w:rsidRPr="00CF5EFD">
          <w:rPr>
            <w:rFonts w:cs="Times New Roman"/>
          </w:rPr>
          <w:t xml:space="preserve">First, we </w:t>
        </w:r>
        <w:r w:rsidR="00BD573B" w:rsidRPr="00CF5EFD">
          <w:rPr>
            <w:rFonts w:cs="Times New Roman"/>
          </w:rPr>
          <w:t xml:space="preserve">consider </w:t>
        </w:r>
        <w:r w:rsidRPr="00CF5EFD">
          <w:rPr>
            <w:rFonts w:cs="Times New Roman"/>
          </w:rPr>
          <w:t xml:space="preserve">an </w:t>
        </w:r>
        <w:r w:rsidRPr="00CF5EFD">
          <w:rPr>
            <w:rFonts w:cs="Times New Roman"/>
            <w:i/>
          </w:rPr>
          <w:t>emotion incongruence account</w:t>
        </w:r>
        <w:r w:rsidRPr="00CF5EFD">
          <w:rPr>
            <w:rFonts w:cs="Times New Roman"/>
          </w:rPr>
          <w:t xml:space="preserve">. According to this account, posed smiles improve mood in the positive or neutral contexts oft-studied in emotion embodiment research – but not the negative contexts oft-studied in emotion labor research. </w:t>
        </w:r>
        <w:r w:rsidR="007525D0" w:rsidRPr="00CF5EFD">
          <w:rPr>
            <w:rFonts w:cs="Times New Roman"/>
          </w:rPr>
          <w:t xml:space="preserve">In other words, </w:t>
        </w:r>
        <w:r w:rsidR="008205C3" w:rsidRPr="00CF5EFD">
          <w:rPr>
            <w:rFonts w:cs="Times New Roman"/>
          </w:rPr>
          <w:t xml:space="preserve">this account suggests that researchers have historically reached different conclusions about the effects of posed smiles merely because they’ve studied different emotional contexts. </w:t>
        </w:r>
        <w:r w:rsidR="00C25A0E" w:rsidRPr="00CF5EFD">
          <w:rPr>
            <w:rFonts w:cs="Times New Roman"/>
          </w:rPr>
          <w:t>If true</w:t>
        </w:r>
        <w:r w:rsidRPr="00CF5EFD">
          <w:rPr>
            <w:rFonts w:cs="Times New Roman"/>
          </w:rPr>
          <w:t xml:space="preserve">, </w:t>
        </w:r>
        <w:r w:rsidR="00412385" w:rsidRPr="00CF5EFD">
          <w:rPr>
            <w:rFonts w:cs="Times New Roman"/>
          </w:rPr>
          <w:t xml:space="preserve">this account translates to practical advice: </w:t>
        </w:r>
        <w:r w:rsidR="002317BC" w:rsidRPr="00CF5EFD">
          <w:rPr>
            <w:rFonts w:cs="Times New Roman"/>
          </w:rPr>
          <w:t xml:space="preserve">it is </w:t>
        </w:r>
        <w:r w:rsidRPr="00CF5EFD">
          <w:rPr>
            <w:rFonts w:cs="Times New Roman"/>
          </w:rPr>
          <w:t>beneficial to feign happiness in positive, but not negative</w:t>
        </w:r>
        <w:r w:rsidR="005B75F9" w:rsidRPr="00CF5EFD">
          <w:rPr>
            <w:rFonts w:cs="Times New Roman"/>
          </w:rPr>
          <w:t>,</w:t>
        </w:r>
        <w:r w:rsidRPr="00CF5EFD">
          <w:rPr>
            <w:rFonts w:cs="Times New Roman"/>
          </w:rPr>
          <w:t xml:space="preserve"> work settings (e.g., with kind but not rude customers). Such an account would also challenge popularized claims about the ability for </w:t>
        </w:r>
        <w:r w:rsidR="00CA58BE" w:rsidRPr="00CF5EFD">
          <w:rPr>
            <w:rFonts w:cs="Times New Roman"/>
          </w:rPr>
          <w:t xml:space="preserve">facial </w:t>
        </w:r>
        <w:r w:rsidR="008235AA">
          <w:rPr>
            <w:rFonts w:cs="Times New Roman"/>
          </w:rPr>
          <w:t>movement</w:t>
        </w:r>
        <w:r w:rsidR="00CA58BE" w:rsidRPr="00CF5EFD">
          <w:rPr>
            <w:rFonts w:cs="Times New Roman"/>
          </w:rPr>
          <w:t xml:space="preserve"> manipulations, like </w:t>
        </w:r>
        <w:r w:rsidR="003C51AF" w:rsidRPr="00CF5EFD">
          <w:rPr>
            <w:rFonts w:cs="Times New Roman"/>
          </w:rPr>
          <w:t xml:space="preserve">neuromuscular stimulation </w:t>
        </w:r>
        <w:r w:rsidRPr="00CF5EFD">
          <w:rPr>
            <w:rFonts w:cs="Times New Roman"/>
          </w:rPr>
          <w:t>(</w:t>
        </w:r>
        <w:r w:rsidR="00DD10D1" w:rsidRPr="00DD10D1">
          <w:rPr>
            <w:rFonts w:cs="Times New Roman"/>
          </w:rPr>
          <w:t>Efthimiou, Baker, Elsenaar, Mehu, &amp; Korb</w:t>
        </w:r>
        <w:r w:rsidR="00DD10D1">
          <w:rPr>
            <w:rFonts w:cs="Times New Roman"/>
          </w:rPr>
          <w:t xml:space="preserve">, </w:t>
        </w:r>
        <w:r w:rsidR="00DD10D1" w:rsidRPr="00DD10D1">
          <w:rPr>
            <w:rFonts w:cs="Times New Roman"/>
          </w:rPr>
          <w:t>2025</w:t>
        </w:r>
        <w:r w:rsidR="00DD10D1">
          <w:rPr>
            <w:rFonts w:cs="Times New Roman"/>
          </w:rPr>
          <w:t xml:space="preserve">; </w:t>
        </w:r>
        <w:r w:rsidR="00E94377" w:rsidRPr="00DD10D1">
          <w:rPr>
            <w:rFonts w:cs="Times New Roman"/>
          </w:rPr>
          <w:t>Efthimiou</w:t>
        </w:r>
        <w:r w:rsidR="00E94377">
          <w:rPr>
            <w:rFonts w:cs="Times New Roman"/>
          </w:rPr>
          <w:t xml:space="preserve"> et al., 2024)</w:t>
        </w:r>
        <w:r w:rsidRPr="00CF5EFD">
          <w:rPr>
            <w:rFonts w:cs="Times New Roman"/>
          </w:rPr>
          <w:t xml:space="preserve"> </w:t>
        </w:r>
        <w:r w:rsidR="003C51AF" w:rsidRPr="00CF5EFD">
          <w:rPr>
            <w:rFonts w:cs="Times New Roman"/>
          </w:rPr>
          <w:t xml:space="preserve">or </w:t>
        </w:r>
        <w:r w:rsidR="00E614ED" w:rsidRPr="00CF5EFD">
          <w:rPr>
            <w:rFonts w:cs="Times New Roman"/>
          </w:rPr>
          <w:t>Botox treatments</w:t>
        </w:r>
        <w:r w:rsidR="00677E64" w:rsidRPr="00CF5EFD">
          <w:rPr>
            <w:rFonts w:cs="Times New Roman"/>
          </w:rPr>
          <w:t xml:space="preserve"> </w:t>
        </w:r>
        <w:r w:rsidRPr="00CF5EFD">
          <w:rPr>
            <w:rFonts w:cs="Times New Roman"/>
          </w:rPr>
          <w:t>(</w:t>
        </w:r>
        <w:r w:rsidR="00251074" w:rsidRPr="007B2063">
          <w:rPr>
            <w:rFonts w:cs="Times New Roman"/>
          </w:rPr>
          <w:t>Schulze et al., 2021</w:t>
        </w:r>
        <w:r w:rsidR="00F15976" w:rsidRPr="00CF5EFD">
          <w:rPr>
            <w:rFonts w:cs="Times New Roman"/>
          </w:rPr>
          <w:t xml:space="preserve">; </w:t>
        </w:r>
        <w:r w:rsidR="007B2063" w:rsidRPr="007B2063">
          <w:rPr>
            <w:rFonts w:cs="Times New Roman"/>
          </w:rPr>
          <w:t>Wollmer, Magid, Kruger, &amp; Finzi, 2022</w:t>
        </w:r>
        <w:r w:rsidRPr="00CF5EFD">
          <w:rPr>
            <w:rFonts w:cs="Times New Roman"/>
          </w:rPr>
          <w:t>)</w:t>
        </w:r>
        <w:r w:rsidR="000D114C" w:rsidRPr="00CF5EFD">
          <w:rPr>
            <w:rFonts w:cs="Times New Roman"/>
          </w:rPr>
          <w:t>,</w:t>
        </w:r>
        <w:r w:rsidRPr="00CF5EFD">
          <w:rPr>
            <w:rFonts w:cs="Times New Roman"/>
          </w:rPr>
          <w:t xml:space="preserve"> to improve </w:t>
        </w:r>
        <w:r w:rsidR="00E131FC" w:rsidRPr="00CF5EFD">
          <w:rPr>
            <w:rFonts w:cs="Times New Roman"/>
          </w:rPr>
          <w:t xml:space="preserve">mood in </w:t>
        </w:r>
        <w:r w:rsidR="00335638" w:rsidRPr="00CF5EFD">
          <w:rPr>
            <w:rFonts w:cs="Times New Roman"/>
          </w:rPr>
          <w:t>ultra-</w:t>
        </w:r>
        <w:r w:rsidR="00E131FC" w:rsidRPr="00CF5EFD">
          <w:rPr>
            <w:rFonts w:cs="Times New Roman"/>
          </w:rPr>
          <w:t>negative contexts</w:t>
        </w:r>
        <w:r w:rsidR="00335638" w:rsidRPr="00CF5EFD">
          <w:rPr>
            <w:rFonts w:cs="Times New Roman"/>
          </w:rPr>
          <w:t>, like mental health crises</w:t>
        </w:r>
        <w:r w:rsidRPr="00CF5EFD">
          <w:rPr>
            <w:rFonts w:cs="Times New Roman"/>
          </w:rPr>
          <w:t>. (</w:t>
        </w:r>
        <w:r w:rsidR="00C0223D" w:rsidRPr="00CF5EFD">
          <w:rPr>
            <w:rFonts w:cs="Times New Roman"/>
          </w:rPr>
          <w:t xml:space="preserve">For critiques, see </w:t>
        </w:r>
        <w:r w:rsidR="00A50E1D" w:rsidRPr="00CF5EFD">
          <w:rPr>
            <w:rFonts w:cs="Times New Roman"/>
          </w:rPr>
          <w:t xml:space="preserve">Coles &amp; Larsen, 2021; </w:t>
        </w:r>
        <w:r w:rsidR="001D1A8D" w:rsidRPr="00CF5EFD">
          <w:rPr>
            <w:rFonts w:cs="Times New Roman"/>
          </w:rPr>
          <w:t xml:space="preserve">Coles, Larsen, Kuribayashi, </w:t>
        </w:r>
        <w:r w:rsidR="00206B9F" w:rsidRPr="00CF5EFD">
          <w:rPr>
            <w:rFonts w:cs="Times New Roman"/>
          </w:rPr>
          <w:t>&amp; Kuelz, 2019</w:t>
        </w:r>
        <w:r w:rsidR="0015596A" w:rsidRPr="00CF5EFD">
          <w:rPr>
            <w:rFonts w:cs="Times New Roman"/>
          </w:rPr>
          <w:t>.</w:t>
        </w:r>
        <w:r w:rsidR="007A17EE" w:rsidRPr="00CF5EFD">
          <w:rPr>
            <w:rFonts w:cs="Times New Roman"/>
          </w:rPr>
          <w:t>)</w:t>
        </w:r>
      </w:ins>
    </w:p>
    <w:p w14:paraId="293E6736" w14:textId="08150FA5" w:rsidR="0078296D" w:rsidRDefault="7924828E" w:rsidP="0078296D">
      <w:pPr>
        <w:ind w:firstLine="720"/>
        <w:rPr>
          <w:ins w:id="149" w:author="Manuscript Authors" w:date="2025-11-03T14:55:00Z" w16du:dateUtc="2025-11-03T19:55:00Z"/>
          <w:rFonts w:cs="Times New Roman"/>
        </w:rPr>
      </w:pPr>
      <w:ins w:id="150" w:author="Manuscript Authors" w:date="2025-11-03T14:55:00Z" w16du:dateUtc="2025-11-03T19:55:00Z">
        <w:r w:rsidRPr="7283F3E1">
          <w:rPr>
            <w:rFonts w:cs="Times New Roman"/>
          </w:rPr>
          <w:t xml:space="preserve">More fundamentally, the emotion incongruence account </w:t>
        </w:r>
        <w:r w:rsidR="2F7EFC61" w:rsidRPr="7283F3E1">
          <w:rPr>
            <w:rFonts w:cs="Times New Roman"/>
          </w:rPr>
          <w:t>connects</w:t>
        </w:r>
        <w:r w:rsidR="1CF65FA2" w:rsidRPr="7283F3E1">
          <w:rPr>
            <w:rFonts w:cs="Times New Roman"/>
          </w:rPr>
          <w:t xml:space="preserve"> to</w:t>
        </w:r>
        <w:r w:rsidR="671FBB04" w:rsidRPr="7283F3E1">
          <w:rPr>
            <w:rFonts w:cs="Times New Roman"/>
          </w:rPr>
          <w:t xml:space="preserve"> debates</w:t>
        </w:r>
        <w:r w:rsidRPr="7283F3E1">
          <w:rPr>
            <w:rFonts w:cs="Times New Roman"/>
          </w:rPr>
          <w:t xml:space="preserve"> </w:t>
        </w:r>
        <w:r w:rsidR="671FBB04" w:rsidRPr="7283F3E1">
          <w:rPr>
            <w:rFonts w:cs="Times New Roman"/>
          </w:rPr>
          <w:t xml:space="preserve">about the </w:t>
        </w:r>
        <w:r w:rsidRPr="7283F3E1">
          <w:rPr>
            <w:rFonts w:cs="Times New Roman"/>
          </w:rPr>
          <w:t xml:space="preserve">nature of emotion embodiment effects. </w:t>
        </w:r>
        <w:r w:rsidR="02CBB399" w:rsidRPr="7283F3E1">
          <w:rPr>
            <w:rFonts w:cs="Times New Roman"/>
          </w:rPr>
          <w:t xml:space="preserve">When explaining </w:t>
        </w:r>
        <w:r w:rsidR="02CBB399" w:rsidRPr="7283F3E1">
          <w:rPr>
            <w:rFonts w:cs="Times New Roman"/>
            <w:i/>
            <w:iCs/>
          </w:rPr>
          <w:t>why</w:t>
        </w:r>
        <w:r w:rsidR="02CBB399" w:rsidRPr="7283F3E1">
          <w:rPr>
            <w:rFonts w:cs="Times New Roman"/>
          </w:rPr>
          <w:t xml:space="preserve"> posed smiles influence happiness</w:t>
        </w:r>
        <w:r w:rsidR="7EFB6EC7" w:rsidRPr="7283F3E1">
          <w:rPr>
            <w:rFonts w:cs="Times New Roman"/>
          </w:rPr>
          <w:t xml:space="preserve">, some theorists have described biologically innate mechanisms that should be relatively </w:t>
        </w:r>
        <w:r w:rsidR="26335EC1" w:rsidRPr="7283F3E1">
          <w:rPr>
            <w:rFonts w:cs="Times New Roman"/>
          </w:rPr>
          <w:t>immutable</w:t>
        </w:r>
        <w:r w:rsidR="015245C4" w:rsidRPr="7283F3E1">
          <w:rPr>
            <w:rFonts w:cs="Times New Roman"/>
          </w:rPr>
          <w:t xml:space="preserve"> </w:t>
        </w:r>
        <w:r w:rsidR="78817DAC" w:rsidRPr="7283F3E1">
          <w:rPr>
            <w:rFonts w:cs="Times New Roman"/>
          </w:rPr>
          <w:t xml:space="preserve">across </w:t>
        </w:r>
        <w:r w:rsidR="27100B35" w:rsidRPr="7283F3E1">
          <w:rPr>
            <w:rFonts w:cs="Times New Roman"/>
          </w:rPr>
          <w:t>contexts (Coan, Allen, &amp; Harmon-Jones, 2001; Gellhorn, 1964; Levenson, Ekman, &amp; Friesen, 1990; Levenson, Ekman, Heider, &amp; Friesen, 1992; Zajonc, 1985</w:t>
        </w:r>
        <w:r w:rsidR="006168E3">
          <w:rPr>
            <w:rFonts w:cs="Times New Roman"/>
          </w:rPr>
          <w:t>;</w:t>
        </w:r>
        <w:r w:rsidR="27100B35" w:rsidRPr="7283F3E1">
          <w:rPr>
            <w:rFonts w:cs="Times New Roman"/>
          </w:rPr>
          <w:t xml:space="preserve"> Zajonc, Murphy, &amp; Inglehart, 1989). </w:t>
        </w:r>
        <w:r w:rsidR="7EFB6EC7" w:rsidRPr="7283F3E1">
          <w:rPr>
            <w:rFonts w:cs="Times New Roman"/>
          </w:rPr>
          <w:t>For example,</w:t>
        </w:r>
        <w:r w:rsidR="39A0CF7F" w:rsidRPr="7283F3E1">
          <w:rPr>
            <w:rFonts w:cs="Times New Roman"/>
          </w:rPr>
          <w:t xml:space="preserve"> Levenson and colleagues </w:t>
        </w:r>
        <w:r w:rsidR="18189428" w:rsidRPr="7283F3E1">
          <w:rPr>
            <w:rFonts w:cs="Times New Roman"/>
          </w:rPr>
          <w:t>(1990, 1992)</w:t>
        </w:r>
        <w:r w:rsidR="39A0CF7F" w:rsidRPr="7283F3E1">
          <w:rPr>
            <w:rFonts w:cs="Times New Roman"/>
          </w:rPr>
          <w:t xml:space="preserve"> suggested that </w:t>
        </w:r>
        <w:r w:rsidR="458E87FF" w:rsidRPr="7283F3E1">
          <w:rPr>
            <w:rFonts w:cs="Times New Roman"/>
          </w:rPr>
          <w:lastRenderedPageBreak/>
          <w:t xml:space="preserve">efferent feedback from posed </w:t>
        </w:r>
        <w:r w:rsidR="39A0CF7F" w:rsidRPr="7283F3E1">
          <w:rPr>
            <w:rFonts w:cs="Times New Roman"/>
          </w:rPr>
          <w:t xml:space="preserve">facial </w:t>
        </w:r>
        <w:r w:rsidR="458E87FF" w:rsidRPr="7283F3E1">
          <w:rPr>
            <w:rFonts w:cs="Times New Roman"/>
          </w:rPr>
          <w:t xml:space="preserve">expressions </w:t>
        </w:r>
        <w:r w:rsidR="2F7F9E40" w:rsidRPr="7283F3E1">
          <w:rPr>
            <w:rFonts w:cs="Times New Roman"/>
          </w:rPr>
          <w:t xml:space="preserve">of happiness </w:t>
        </w:r>
        <w:r w:rsidR="13EB90DD" w:rsidRPr="7283F3E1">
          <w:rPr>
            <w:rFonts w:cs="Times New Roman"/>
          </w:rPr>
          <w:t>trigger</w:t>
        </w:r>
        <w:r w:rsidR="64055EC5" w:rsidRPr="7283F3E1">
          <w:rPr>
            <w:rFonts w:cs="Times New Roman"/>
          </w:rPr>
          <w:t>s</w:t>
        </w:r>
        <w:r w:rsidR="13EB90DD" w:rsidRPr="7283F3E1">
          <w:rPr>
            <w:rFonts w:cs="Times New Roman"/>
          </w:rPr>
          <w:t xml:space="preserve"> </w:t>
        </w:r>
        <w:r w:rsidR="0A13C9F6" w:rsidRPr="7283F3E1">
          <w:rPr>
            <w:rFonts w:cs="Times New Roman"/>
          </w:rPr>
          <w:t xml:space="preserve">neural circuitry </w:t>
        </w:r>
        <w:r w:rsidR="2F7F9E40" w:rsidRPr="7283F3E1">
          <w:rPr>
            <w:rFonts w:cs="Times New Roman"/>
          </w:rPr>
          <w:t xml:space="preserve">responsible for producing </w:t>
        </w:r>
        <w:r w:rsidR="77C5888C" w:rsidRPr="7283F3E1">
          <w:rPr>
            <w:rFonts w:cs="Times New Roman"/>
          </w:rPr>
          <w:t>a</w:t>
        </w:r>
        <w:r w:rsidR="660BBE2C" w:rsidRPr="7283F3E1">
          <w:rPr>
            <w:rFonts w:cs="Times New Roman"/>
          </w:rPr>
          <w:t>n emotion-specific</w:t>
        </w:r>
        <w:r w:rsidR="430F3553" w:rsidRPr="7283F3E1">
          <w:rPr>
            <w:rFonts w:cs="Times New Roman"/>
          </w:rPr>
          <w:t xml:space="preserve"> set of</w:t>
        </w:r>
        <w:r w:rsidR="2F7F9E40" w:rsidRPr="7283F3E1">
          <w:rPr>
            <w:rFonts w:cs="Times New Roman"/>
          </w:rPr>
          <w:t xml:space="preserve"> physiological </w:t>
        </w:r>
        <w:r w:rsidR="430F3553" w:rsidRPr="7283F3E1">
          <w:rPr>
            <w:rFonts w:cs="Times New Roman"/>
          </w:rPr>
          <w:t>activity</w:t>
        </w:r>
        <w:r w:rsidR="6ACA5E8C" w:rsidRPr="7283F3E1">
          <w:rPr>
            <w:rFonts w:cs="Times New Roman"/>
          </w:rPr>
          <w:t xml:space="preserve">. </w:t>
        </w:r>
        <w:r w:rsidR="1A74121E" w:rsidRPr="7283F3E1">
          <w:rPr>
            <w:rFonts w:cs="Times New Roman"/>
          </w:rPr>
          <w:t xml:space="preserve">This mechanism is </w:t>
        </w:r>
        <w:r w:rsidR="55B9C8D1" w:rsidRPr="7283F3E1">
          <w:rPr>
            <w:rFonts w:cs="Times New Roman"/>
          </w:rPr>
          <w:t xml:space="preserve">described as </w:t>
        </w:r>
        <w:r w:rsidR="64055EC5" w:rsidRPr="7283F3E1">
          <w:rPr>
            <w:rFonts w:cs="Times New Roman"/>
          </w:rPr>
          <w:t xml:space="preserve">biologically innate and thus </w:t>
        </w:r>
        <w:r w:rsidR="78BE5E34" w:rsidRPr="7283F3E1">
          <w:rPr>
            <w:rFonts w:cs="Times New Roman"/>
          </w:rPr>
          <w:t>robust across different contexts</w:t>
        </w:r>
        <w:r w:rsidR="156AE5A4" w:rsidRPr="7283F3E1">
          <w:rPr>
            <w:rFonts w:cs="Times New Roman"/>
          </w:rPr>
          <w:t xml:space="preserve">. For example, Levenson and colleagues </w:t>
        </w:r>
        <w:r w:rsidR="3CA45A41" w:rsidRPr="7283F3E1">
          <w:rPr>
            <w:rFonts w:cs="Times New Roman"/>
          </w:rPr>
          <w:t>report observing such effects among actors, scientists,</w:t>
        </w:r>
        <w:r w:rsidR="4A907EEC" w:rsidRPr="7283F3E1">
          <w:rPr>
            <w:rFonts w:cs="Times New Roman"/>
          </w:rPr>
          <w:t xml:space="preserve"> members of the</w:t>
        </w:r>
        <w:r w:rsidR="26CF2FF2" w:rsidRPr="7283F3E1">
          <w:rPr>
            <w:rFonts w:cs="Times New Roman"/>
          </w:rPr>
          <w:t>ir</w:t>
        </w:r>
        <w:r w:rsidR="4A907EEC" w:rsidRPr="7283F3E1">
          <w:rPr>
            <w:rFonts w:cs="Times New Roman"/>
          </w:rPr>
          <w:t xml:space="preserve"> general population, and even </w:t>
        </w:r>
        <w:r w:rsidR="32D43FD1" w:rsidRPr="7283F3E1">
          <w:rPr>
            <w:rFonts w:cs="Times New Roman"/>
          </w:rPr>
          <w:t xml:space="preserve">an indigenous </w:t>
        </w:r>
        <w:r w:rsidR="5B382893" w:rsidRPr="7283F3E1">
          <w:rPr>
            <w:rFonts w:cs="Times New Roman"/>
          </w:rPr>
          <w:t>ethnic group</w:t>
        </w:r>
        <w:r w:rsidR="31A1EB49" w:rsidRPr="7283F3E1">
          <w:rPr>
            <w:rFonts w:cs="Times New Roman"/>
          </w:rPr>
          <w:t xml:space="preserve"> in the highlands of West Sumatra </w:t>
        </w:r>
        <w:r w:rsidR="18189428" w:rsidRPr="7283F3E1">
          <w:rPr>
            <w:rFonts w:cs="Times New Roman"/>
          </w:rPr>
          <w:t>(1990, 1992)</w:t>
        </w:r>
        <w:r w:rsidR="31A1EB49" w:rsidRPr="7283F3E1">
          <w:rPr>
            <w:rFonts w:cs="Times New Roman"/>
          </w:rPr>
          <w:t>.</w:t>
        </w:r>
        <w:r w:rsidR="5EE781F0" w:rsidRPr="7283F3E1">
          <w:rPr>
            <w:rFonts w:cs="Times New Roman"/>
          </w:rPr>
          <w:t xml:space="preserve"> </w:t>
        </w:r>
        <w:r w:rsidR="429B34E9" w:rsidRPr="7283F3E1">
          <w:rPr>
            <w:rFonts w:cs="Times New Roman"/>
          </w:rPr>
          <w:t>T</w:t>
        </w:r>
        <w:r w:rsidR="3ED9E547" w:rsidRPr="7283F3E1">
          <w:rPr>
            <w:rFonts w:cs="Times New Roman"/>
          </w:rPr>
          <w:t xml:space="preserve">hus, </w:t>
        </w:r>
        <w:r w:rsidR="4B5CB5F8" w:rsidRPr="7283F3E1">
          <w:rPr>
            <w:rFonts w:cs="Times New Roman"/>
          </w:rPr>
          <w:t>t</w:t>
        </w:r>
        <w:r w:rsidR="429B34E9" w:rsidRPr="7283F3E1">
          <w:rPr>
            <w:rFonts w:cs="Times New Roman"/>
          </w:rPr>
          <w:t xml:space="preserve">o the extent that </w:t>
        </w:r>
        <w:r w:rsidR="78587BF5" w:rsidRPr="7283F3E1">
          <w:rPr>
            <w:rFonts w:cs="Times New Roman"/>
          </w:rPr>
          <w:t>the effects of posed smiles</w:t>
        </w:r>
        <w:r w:rsidR="5EA9997A" w:rsidRPr="7283F3E1">
          <w:rPr>
            <w:rFonts w:cs="Times New Roman"/>
          </w:rPr>
          <w:t xml:space="preserve"> </w:t>
        </w:r>
        <w:r w:rsidR="25315469" w:rsidRPr="7283F3E1">
          <w:rPr>
            <w:rFonts w:cs="Times New Roman"/>
          </w:rPr>
          <w:t xml:space="preserve">on mood </w:t>
        </w:r>
        <w:r w:rsidR="5EA9997A" w:rsidRPr="7283F3E1">
          <w:rPr>
            <w:rFonts w:cs="Times New Roman"/>
          </w:rPr>
          <w:t xml:space="preserve">are indeed driven by </w:t>
        </w:r>
        <w:r w:rsidR="7F2EC125" w:rsidRPr="7283F3E1">
          <w:rPr>
            <w:rFonts w:cs="Times New Roman"/>
          </w:rPr>
          <w:t xml:space="preserve">biologically innate links </w:t>
        </w:r>
        <w:r w:rsidR="031B4D74" w:rsidRPr="7283F3E1">
          <w:rPr>
            <w:rFonts w:cs="Times New Roman"/>
          </w:rPr>
          <w:t xml:space="preserve">with </w:t>
        </w:r>
        <w:r w:rsidR="7F2EC125" w:rsidRPr="7283F3E1">
          <w:rPr>
            <w:rFonts w:cs="Times New Roman"/>
          </w:rPr>
          <w:t>emotion-</w:t>
        </w:r>
        <w:r w:rsidR="031B4D74" w:rsidRPr="7283F3E1">
          <w:rPr>
            <w:rFonts w:cs="Times New Roman"/>
          </w:rPr>
          <w:t>inducing</w:t>
        </w:r>
        <w:r w:rsidR="7F2EC125" w:rsidRPr="7283F3E1">
          <w:rPr>
            <w:rFonts w:cs="Times New Roman"/>
          </w:rPr>
          <w:t xml:space="preserve"> neural circuity, </w:t>
        </w:r>
        <w:r w:rsidR="32B65C95" w:rsidRPr="7283F3E1">
          <w:rPr>
            <w:rFonts w:cs="Times New Roman"/>
          </w:rPr>
          <w:t>one shou</w:t>
        </w:r>
        <w:r w:rsidR="031B4D74" w:rsidRPr="7283F3E1">
          <w:rPr>
            <w:rFonts w:cs="Times New Roman"/>
          </w:rPr>
          <w:t xml:space="preserve">ld </w:t>
        </w:r>
        <w:r w:rsidR="0791E458" w:rsidRPr="7283F3E1">
          <w:rPr>
            <w:rFonts w:cs="Times New Roman"/>
          </w:rPr>
          <w:t>expect such effects to emerge in both positive and negative contexts.</w:t>
        </w:r>
      </w:ins>
    </w:p>
    <w:p w14:paraId="0D9FF71F" w14:textId="2B1D0848" w:rsidR="002E4AD6" w:rsidRPr="00CF5EFD" w:rsidRDefault="002E4AD6" w:rsidP="0078296D">
      <w:pPr>
        <w:ind w:firstLine="720"/>
        <w:rPr>
          <w:ins w:id="151" w:author="Manuscript Authors" w:date="2025-11-03T14:55:00Z" w16du:dateUtc="2025-11-03T19:55:00Z"/>
          <w:rFonts w:cs="Times New Roman"/>
        </w:rPr>
      </w:pPr>
      <w:ins w:id="152" w:author="Manuscript Authors" w:date="2025-11-03T14:55:00Z" w16du:dateUtc="2025-11-03T19:55:00Z">
        <w:r w:rsidRPr="00CF5EFD">
          <w:rPr>
            <w:rFonts w:cs="Times New Roman"/>
          </w:rPr>
          <w:t xml:space="preserve">Other theorists, however, </w:t>
        </w:r>
        <w:r w:rsidR="007C1EF8" w:rsidRPr="00CF5EFD">
          <w:rPr>
            <w:rFonts w:cs="Times New Roman"/>
          </w:rPr>
          <w:t xml:space="preserve">emphasize </w:t>
        </w:r>
        <w:r w:rsidR="009576A7" w:rsidRPr="00CF5EFD">
          <w:rPr>
            <w:rFonts w:cs="Times New Roman"/>
          </w:rPr>
          <w:t xml:space="preserve">that </w:t>
        </w:r>
        <w:r w:rsidR="00FE576D" w:rsidRPr="00CF5EFD">
          <w:rPr>
            <w:rFonts w:cs="Times New Roman"/>
          </w:rPr>
          <w:t>emotion embodiment effects</w:t>
        </w:r>
        <w:r w:rsidR="009576A7" w:rsidRPr="00CF5EFD">
          <w:rPr>
            <w:rFonts w:cs="Times New Roman"/>
          </w:rPr>
          <w:t xml:space="preserve"> </w:t>
        </w:r>
        <w:r w:rsidR="00E2026C" w:rsidRPr="00CF5EFD">
          <w:rPr>
            <w:rFonts w:cs="Times New Roman"/>
          </w:rPr>
          <w:t>depend on context</w:t>
        </w:r>
        <w:r w:rsidR="00FE576D" w:rsidRPr="00CF5EFD">
          <w:rPr>
            <w:rFonts w:cs="Times New Roman"/>
          </w:rPr>
          <w:t>.</w:t>
        </w:r>
        <w:r w:rsidR="00044787" w:rsidRPr="00CF5EFD">
          <w:rPr>
            <w:rFonts w:cs="Times New Roman"/>
          </w:rPr>
          <w:t xml:space="preserve"> </w:t>
        </w:r>
        <w:r w:rsidR="00C559B2" w:rsidRPr="00CF5EFD">
          <w:rPr>
            <w:rFonts w:cs="Times New Roman"/>
          </w:rPr>
          <w:t>S</w:t>
        </w:r>
        <w:r w:rsidR="006C60FF" w:rsidRPr="00CF5EFD">
          <w:rPr>
            <w:rFonts w:cs="Times New Roman"/>
          </w:rPr>
          <w:t xml:space="preserve">elf-perception theorists emphasize that individuals consider </w:t>
        </w:r>
        <w:r w:rsidR="006C60FF" w:rsidRPr="00CF5EFD">
          <w:rPr>
            <w:rFonts w:cs="Times New Roman"/>
            <w:i/>
          </w:rPr>
          <w:t>both</w:t>
        </w:r>
        <w:r w:rsidR="006C60FF" w:rsidRPr="00CF5EFD">
          <w:rPr>
            <w:rFonts w:cs="Times New Roman"/>
          </w:rPr>
          <w:t xml:space="preserve"> </w:t>
        </w:r>
        <w:r w:rsidR="00AC3024" w:rsidRPr="00CF5EFD">
          <w:rPr>
            <w:rFonts w:cs="Times New Roman"/>
          </w:rPr>
          <w:t xml:space="preserve">bodily and situational cues when </w:t>
        </w:r>
        <w:r w:rsidR="00A54B8B" w:rsidRPr="00CF5EFD">
          <w:rPr>
            <w:rFonts w:cs="Times New Roman"/>
          </w:rPr>
          <w:t>making inferences about their emotions</w:t>
        </w:r>
        <w:r w:rsidR="00D7663D" w:rsidRPr="00CF5EFD">
          <w:rPr>
            <w:rFonts w:cs="Times New Roman"/>
          </w:rPr>
          <w:t xml:space="preserve"> (</w:t>
        </w:r>
        <w:r w:rsidR="00F4143A">
          <w:rPr>
            <w:rFonts w:cs="Times New Roman"/>
          </w:rPr>
          <w:t>Duclos &amp; Laird, 2001;</w:t>
        </w:r>
        <w:r w:rsidR="00F4143A" w:rsidRPr="00F4143A">
          <w:t xml:space="preserve"> </w:t>
        </w:r>
        <w:r w:rsidR="00F4143A" w:rsidRPr="00F4143A">
          <w:rPr>
            <w:rFonts w:cs="Times New Roman"/>
          </w:rPr>
          <w:t>Laird, 1974</w:t>
        </w:r>
        <w:r w:rsidR="004B77A2" w:rsidRPr="00CF5EFD">
          <w:rPr>
            <w:rFonts w:cs="Times New Roman"/>
          </w:rPr>
          <w:t>; Laird &amp; Stout, 2007</w:t>
        </w:r>
        <w:r w:rsidR="00D7663D" w:rsidRPr="00CF5EFD">
          <w:rPr>
            <w:rFonts w:cs="Times New Roman"/>
          </w:rPr>
          <w:t>)</w:t>
        </w:r>
        <w:r w:rsidR="00A54B8B" w:rsidRPr="00CF5EFD">
          <w:rPr>
            <w:rFonts w:cs="Times New Roman"/>
          </w:rPr>
          <w:t>.</w:t>
        </w:r>
        <w:r w:rsidR="000766AC" w:rsidRPr="00CF5EFD">
          <w:rPr>
            <w:rFonts w:cs="Times New Roman"/>
          </w:rPr>
          <w:t xml:space="preserve"> </w:t>
        </w:r>
        <w:r w:rsidR="00C559B2" w:rsidRPr="00CF5EFD">
          <w:rPr>
            <w:rFonts w:cs="Times New Roman"/>
          </w:rPr>
          <w:t>For instance,</w:t>
        </w:r>
        <w:r w:rsidR="003A4A38" w:rsidRPr="00CF5EFD">
          <w:rPr>
            <w:rFonts w:cs="Times New Roman"/>
          </w:rPr>
          <w:t xml:space="preserve"> a </w:t>
        </w:r>
        <w:r w:rsidR="00210B98" w:rsidRPr="00CF5EFD">
          <w:rPr>
            <w:rFonts w:cs="Times New Roman"/>
          </w:rPr>
          <w:t>posed</w:t>
        </w:r>
        <w:r w:rsidR="003A4A38" w:rsidRPr="00CF5EFD">
          <w:rPr>
            <w:rFonts w:cs="Times New Roman"/>
          </w:rPr>
          <w:t xml:space="preserve"> smile</w:t>
        </w:r>
        <w:r w:rsidR="00573346" w:rsidRPr="00CF5EFD">
          <w:rPr>
            <w:rFonts w:cs="Times New Roman"/>
          </w:rPr>
          <w:t xml:space="preserve"> may be </w:t>
        </w:r>
        <w:r w:rsidR="00A355AB" w:rsidRPr="00CF5EFD">
          <w:rPr>
            <w:rFonts w:cs="Times New Roman"/>
          </w:rPr>
          <w:t xml:space="preserve">perceived as a sign of happiness </w:t>
        </w:r>
        <w:r w:rsidR="00A471D5" w:rsidRPr="00CF5EFD">
          <w:rPr>
            <w:rFonts w:cs="Times New Roman"/>
          </w:rPr>
          <w:t xml:space="preserve">when </w:t>
        </w:r>
        <w:r w:rsidR="00E2176C" w:rsidRPr="00CF5EFD">
          <w:rPr>
            <w:rFonts w:cs="Times New Roman"/>
          </w:rPr>
          <w:t xml:space="preserve">in a care-free setting, but </w:t>
        </w:r>
        <w:r w:rsidR="00506169" w:rsidRPr="00CF5EFD">
          <w:rPr>
            <w:rFonts w:cs="Times New Roman"/>
          </w:rPr>
          <w:t>not</w:t>
        </w:r>
        <w:r w:rsidR="00087ED3" w:rsidRPr="00CF5EFD">
          <w:rPr>
            <w:rFonts w:cs="Times New Roman"/>
          </w:rPr>
          <w:t xml:space="preserve"> one with yelling customers</w:t>
        </w:r>
        <w:r w:rsidR="00B40389" w:rsidRPr="00CF5EFD">
          <w:rPr>
            <w:rFonts w:cs="Times New Roman"/>
          </w:rPr>
          <w:t xml:space="preserve">. </w:t>
        </w:r>
        <w:r w:rsidR="005108F2" w:rsidRPr="00CF5EFD">
          <w:rPr>
            <w:rFonts w:cs="Times New Roman"/>
          </w:rPr>
          <w:t>Like</w:t>
        </w:r>
        <w:r w:rsidR="00FD0D16" w:rsidRPr="00CF5EFD">
          <w:rPr>
            <w:rFonts w:cs="Times New Roman"/>
          </w:rPr>
          <w:t xml:space="preserve"> many experiments</w:t>
        </w:r>
        <w:r w:rsidR="006164A5" w:rsidRPr="00CF5EFD">
          <w:rPr>
            <w:rFonts w:cs="Times New Roman"/>
          </w:rPr>
          <w:t xml:space="preserve"> on the topic</w:t>
        </w:r>
        <w:r w:rsidR="000E5DB2" w:rsidRPr="00CF5EFD">
          <w:rPr>
            <w:rFonts w:cs="Times New Roman"/>
          </w:rPr>
          <w:t>,</w:t>
        </w:r>
        <w:r w:rsidR="00C933B7" w:rsidRPr="00CF5EFD">
          <w:rPr>
            <w:rFonts w:cs="Times New Roman"/>
          </w:rPr>
          <w:t xml:space="preserve"> </w:t>
        </w:r>
        <w:proofErr w:type="gramStart"/>
        <w:r w:rsidR="005710D6" w:rsidRPr="00CF5EFD">
          <w:rPr>
            <w:rFonts w:cs="Times New Roman"/>
          </w:rPr>
          <w:t>aforementioned work</w:t>
        </w:r>
        <w:proofErr w:type="gramEnd"/>
        <w:r w:rsidR="005710D6" w:rsidRPr="00CF5EFD">
          <w:rPr>
            <w:rFonts w:cs="Times New Roman"/>
          </w:rPr>
          <w:t xml:space="preserve"> by Levenson</w:t>
        </w:r>
        <w:r w:rsidR="00E434E2" w:rsidRPr="00CF5EFD">
          <w:rPr>
            <w:rFonts w:cs="Times New Roman"/>
          </w:rPr>
          <w:t xml:space="preserve"> and colleagues </w:t>
        </w:r>
        <w:r w:rsidR="00AF230E" w:rsidRPr="00CF5EFD">
          <w:rPr>
            <w:rFonts w:cs="Times New Roman"/>
          </w:rPr>
          <w:t xml:space="preserve">had participants pose </w:t>
        </w:r>
        <w:r w:rsidR="00AF73ED" w:rsidRPr="00CF5EFD">
          <w:rPr>
            <w:rFonts w:cs="Times New Roman"/>
          </w:rPr>
          <w:t>smiles</w:t>
        </w:r>
        <w:r w:rsidR="001B40A0" w:rsidRPr="00CF5EFD">
          <w:rPr>
            <w:rFonts w:cs="Times New Roman"/>
          </w:rPr>
          <w:t xml:space="preserve"> in </w:t>
        </w:r>
        <w:r w:rsidR="006164A5" w:rsidRPr="00CF5EFD">
          <w:rPr>
            <w:rFonts w:cs="Times New Roman"/>
          </w:rPr>
          <w:t xml:space="preserve">a </w:t>
        </w:r>
        <w:r w:rsidR="00E33D7C" w:rsidRPr="00CF5EFD">
          <w:rPr>
            <w:rFonts w:cs="Times New Roman"/>
          </w:rPr>
          <w:t>relatively neutral context</w:t>
        </w:r>
        <w:r w:rsidR="0094586A">
          <w:rPr>
            <w:rFonts w:cs="Times New Roman"/>
          </w:rPr>
          <w:t xml:space="preserve"> </w:t>
        </w:r>
        <w:r w:rsidR="0094586A" w:rsidRPr="00901AE3">
          <w:rPr>
            <w:rFonts w:cs="Times New Roman"/>
          </w:rPr>
          <w:t>(1990, 1992)</w:t>
        </w:r>
        <w:r w:rsidR="009B57D3" w:rsidRPr="00CF5EFD">
          <w:rPr>
            <w:rFonts w:cs="Times New Roman"/>
          </w:rPr>
          <w:t xml:space="preserve">. </w:t>
        </w:r>
        <w:r w:rsidR="00BE2016" w:rsidRPr="00CF5EFD">
          <w:rPr>
            <w:rFonts w:cs="Times New Roman"/>
          </w:rPr>
          <w:t>However, w</w:t>
        </w:r>
        <w:r w:rsidR="00763C08" w:rsidRPr="00CF5EFD">
          <w:rPr>
            <w:rFonts w:cs="Times New Roman"/>
          </w:rPr>
          <w:t>hen extend</w:t>
        </w:r>
        <w:r w:rsidR="006375C7" w:rsidRPr="00CF5EFD">
          <w:rPr>
            <w:rFonts w:cs="Times New Roman"/>
          </w:rPr>
          <w:t xml:space="preserve">ing such paradigms </w:t>
        </w:r>
        <w:r w:rsidR="00763C08" w:rsidRPr="00CF5EFD">
          <w:rPr>
            <w:rFonts w:cs="Times New Roman"/>
          </w:rPr>
          <w:t xml:space="preserve">to </w:t>
        </w:r>
        <w:r w:rsidR="006375C7" w:rsidRPr="00CF5EFD">
          <w:rPr>
            <w:rFonts w:cs="Times New Roman"/>
          </w:rPr>
          <w:t xml:space="preserve">include </w:t>
        </w:r>
        <w:r w:rsidR="00763C08" w:rsidRPr="00CF5EFD">
          <w:rPr>
            <w:rFonts w:cs="Times New Roman"/>
          </w:rPr>
          <w:t>stressful contexts</w:t>
        </w:r>
        <w:r w:rsidR="006375C7" w:rsidRPr="00CF5EFD">
          <w:rPr>
            <w:rFonts w:cs="Times New Roman"/>
          </w:rPr>
          <w:t xml:space="preserve"> – </w:t>
        </w:r>
        <w:r w:rsidR="001E7371" w:rsidRPr="00CF5EFD">
          <w:rPr>
            <w:rFonts w:cs="Times New Roman"/>
          </w:rPr>
          <w:t xml:space="preserve">like being submerged in ice water </w:t>
        </w:r>
        <w:r w:rsidR="00D84D25" w:rsidRPr="00CF5EFD">
          <w:rPr>
            <w:rFonts w:cs="Times New Roman"/>
          </w:rPr>
          <w:t>–</w:t>
        </w:r>
        <w:r w:rsidR="001E7371" w:rsidRPr="00CF5EFD">
          <w:rPr>
            <w:rFonts w:cs="Times New Roman"/>
          </w:rPr>
          <w:t xml:space="preserve"> </w:t>
        </w:r>
        <w:r w:rsidR="00D84D25" w:rsidRPr="00CF5EFD">
          <w:rPr>
            <w:rFonts w:cs="Times New Roman"/>
          </w:rPr>
          <w:t xml:space="preserve">researchers have thus far failed to find </w:t>
        </w:r>
        <w:r w:rsidR="0044515B" w:rsidRPr="00CF5EFD">
          <w:rPr>
            <w:rFonts w:cs="Times New Roman"/>
          </w:rPr>
          <w:t xml:space="preserve">robust effects of </w:t>
        </w:r>
        <w:r w:rsidR="00D84D25" w:rsidRPr="00CF5EFD">
          <w:rPr>
            <w:rFonts w:cs="Times New Roman"/>
          </w:rPr>
          <w:t>posed smiles</w:t>
        </w:r>
        <w:r w:rsidR="0044515B" w:rsidRPr="00CF5EFD">
          <w:rPr>
            <w:rFonts w:cs="Times New Roman"/>
          </w:rPr>
          <w:t xml:space="preserve"> on subjective moods</w:t>
        </w:r>
        <w:r w:rsidRPr="00CF5EFD">
          <w:rPr>
            <w:rFonts w:cs="Times New Roman"/>
          </w:rPr>
          <w:t xml:space="preserve"> (Kraft &amp; Pressman, 2012; Luu, Acevedo, Pourmand, &amp; Pressman, 2025; Pressman, Acevedo, Hammond, &amp; Kraft-Feil, 2021).</w:t>
        </w:r>
        <w:r w:rsidR="0044515B" w:rsidRPr="00CF5EFD">
          <w:rPr>
            <w:rFonts w:cs="Times New Roman"/>
          </w:rPr>
          <w:t xml:space="preserve"> </w:t>
        </w:r>
        <w:r w:rsidR="001B3851" w:rsidRPr="00CF5EFD">
          <w:rPr>
            <w:rFonts w:cs="Times New Roman"/>
          </w:rPr>
          <w:t>If replicable</w:t>
        </w:r>
        <w:r w:rsidR="007B21D8" w:rsidRPr="00CF5EFD">
          <w:rPr>
            <w:rFonts w:cs="Times New Roman"/>
          </w:rPr>
          <w:t xml:space="preserve"> in the present work,</w:t>
        </w:r>
        <w:r w:rsidR="00041440" w:rsidRPr="00CF5EFD">
          <w:rPr>
            <w:rFonts w:cs="Times New Roman"/>
          </w:rPr>
          <w:t xml:space="preserve"> such results would </w:t>
        </w:r>
        <w:r w:rsidR="00391D7E" w:rsidRPr="00CF5EFD">
          <w:rPr>
            <w:rFonts w:cs="Times New Roman"/>
          </w:rPr>
          <w:t xml:space="preserve">offer </w:t>
        </w:r>
        <w:r w:rsidR="00041440" w:rsidRPr="00CF5EFD">
          <w:rPr>
            <w:rFonts w:cs="Times New Roman"/>
          </w:rPr>
          <w:t xml:space="preserve">further support </w:t>
        </w:r>
        <w:r w:rsidR="00E205A4" w:rsidRPr="00CF5EFD">
          <w:rPr>
            <w:rFonts w:cs="Times New Roman"/>
          </w:rPr>
          <w:t xml:space="preserve">to </w:t>
        </w:r>
        <w:r w:rsidR="00041440" w:rsidRPr="00CF5EFD">
          <w:rPr>
            <w:rFonts w:cs="Times New Roman"/>
          </w:rPr>
          <w:t>self-perception</w:t>
        </w:r>
        <w:r w:rsidR="00D74EFE" w:rsidRPr="00CF5EFD">
          <w:rPr>
            <w:rFonts w:cs="Times New Roman"/>
          </w:rPr>
          <w:t xml:space="preserve"> theories </w:t>
        </w:r>
        <w:r w:rsidR="00C211FA" w:rsidRPr="00CF5EFD">
          <w:rPr>
            <w:rFonts w:cs="Times New Roman"/>
          </w:rPr>
          <w:t xml:space="preserve">that emphasize the </w:t>
        </w:r>
        <w:proofErr w:type="gramStart"/>
        <w:r w:rsidR="00C211FA" w:rsidRPr="00CF5EFD">
          <w:rPr>
            <w:rFonts w:cs="Times New Roman"/>
          </w:rPr>
          <w:t>contextually-bounded</w:t>
        </w:r>
        <w:proofErr w:type="gramEnd"/>
        <w:r w:rsidR="00C211FA" w:rsidRPr="00CF5EFD">
          <w:rPr>
            <w:rFonts w:cs="Times New Roman"/>
          </w:rPr>
          <w:t xml:space="preserve"> nature of</w:t>
        </w:r>
        <w:r w:rsidR="00D74EFE" w:rsidRPr="00CF5EFD">
          <w:rPr>
            <w:rFonts w:cs="Times New Roman"/>
          </w:rPr>
          <w:t xml:space="preserve"> emotion embodiment </w:t>
        </w:r>
        <w:r w:rsidR="00C211FA" w:rsidRPr="00CF5EFD">
          <w:rPr>
            <w:rFonts w:cs="Times New Roman"/>
          </w:rPr>
          <w:t xml:space="preserve">effects </w:t>
        </w:r>
        <w:r w:rsidR="00D74EFE" w:rsidRPr="00CF5EFD">
          <w:rPr>
            <w:rFonts w:cs="Times New Roman"/>
          </w:rPr>
          <w:t>(e.g.,</w:t>
        </w:r>
        <w:r w:rsidR="00097848" w:rsidRPr="00097848">
          <w:t xml:space="preserve"> </w:t>
        </w:r>
        <w:r w:rsidR="00097848" w:rsidRPr="00097848">
          <w:rPr>
            <w:rFonts w:cs="Times New Roman"/>
          </w:rPr>
          <w:t>Laird, 1974</w:t>
        </w:r>
        <w:r w:rsidR="00D74EFE" w:rsidRPr="00CF5EFD">
          <w:rPr>
            <w:rFonts w:cs="Times New Roman"/>
          </w:rPr>
          <w:t>)</w:t>
        </w:r>
        <w:r w:rsidR="00DD4AB8">
          <w:rPr>
            <w:rFonts w:cs="Times New Roman"/>
          </w:rPr>
          <w:t>.</w:t>
        </w:r>
      </w:ins>
    </w:p>
    <w:p w14:paraId="4CD80DF8" w14:textId="49029193" w:rsidR="002E4AD6" w:rsidRPr="00CF5EFD" w:rsidRDefault="002E4AD6" w:rsidP="00CF5EFD">
      <w:pPr>
        <w:spacing w:before="0"/>
        <w:rPr>
          <w:ins w:id="153" w:author="Manuscript Authors" w:date="2025-11-03T14:55:00Z" w16du:dateUtc="2025-11-03T19:55:00Z"/>
          <w:rFonts w:cs="Times New Roman"/>
          <w:b/>
          <w:i/>
        </w:rPr>
      </w:pPr>
      <w:ins w:id="154" w:author="Manuscript Authors" w:date="2025-11-03T14:55:00Z" w16du:dateUtc="2025-11-03T19:55:00Z">
        <w:r w:rsidRPr="00CF5EFD">
          <w:rPr>
            <w:rFonts w:cs="Times New Roman"/>
            <w:b/>
            <w:i/>
          </w:rPr>
          <w:t xml:space="preserve">The </w:t>
        </w:r>
        <w:r w:rsidR="00097848">
          <w:rPr>
            <w:rFonts w:cs="Times New Roman"/>
            <w:b/>
            <w:i/>
          </w:rPr>
          <w:t>R</w:t>
        </w:r>
        <w:r w:rsidRPr="00CF5EFD">
          <w:rPr>
            <w:rFonts w:cs="Times New Roman"/>
            <w:b/>
            <w:i/>
          </w:rPr>
          <w:t xml:space="preserve">epetition </w:t>
        </w:r>
        <w:r w:rsidR="00097848">
          <w:rPr>
            <w:rFonts w:cs="Times New Roman"/>
            <w:b/>
            <w:i/>
          </w:rPr>
          <w:t>A</w:t>
        </w:r>
        <w:r w:rsidRPr="00CF5EFD">
          <w:rPr>
            <w:rFonts w:cs="Times New Roman"/>
            <w:b/>
            <w:i/>
          </w:rPr>
          <w:t xml:space="preserve">ccount: Posed </w:t>
        </w:r>
        <w:r w:rsidR="00097848">
          <w:rPr>
            <w:rFonts w:cs="Times New Roman"/>
            <w:b/>
            <w:i/>
          </w:rPr>
          <w:t>S</w:t>
        </w:r>
        <w:r w:rsidRPr="00CF5EFD">
          <w:rPr>
            <w:rFonts w:cs="Times New Roman"/>
            <w:b/>
            <w:i/>
          </w:rPr>
          <w:t xml:space="preserve">miles </w:t>
        </w:r>
        <w:r w:rsidR="00097848">
          <w:rPr>
            <w:rFonts w:cs="Times New Roman"/>
            <w:b/>
            <w:i/>
          </w:rPr>
          <w:t>D</w:t>
        </w:r>
        <w:r w:rsidRPr="00CF5EFD">
          <w:rPr>
            <w:rFonts w:cs="Times New Roman"/>
            <w:b/>
            <w:i/>
          </w:rPr>
          <w:t xml:space="preserve">o </w:t>
        </w:r>
        <w:r w:rsidR="00097848">
          <w:rPr>
            <w:rFonts w:cs="Times New Roman"/>
            <w:b/>
            <w:i/>
          </w:rPr>
          <w:t>N</w:t>
        </w:r>
        <w:r w:rsidRPr="00CF5EFD">
          <w:rPr>
            <w:rFonts w:cs="Times New Roman"/>
            <w:b/>
            <w:i/>
          </w:rPr>
          <w:t xml:space="preserve">ot </w:t>
        </w:r>
        <w:r w:rsidR="00097848">
          <w:rPr>
            <w:rFonts w:cs="Times New Roman"/>
            <w:b/>
            <w:i/>
          </w:rPr>
          <w:t>I</w:t>
        </w:r>
        <w:r w:rsidRPr="00CF5EFD">
          <w:rPr>
            <w:rFonts w:cs="Times New Roman"/>
            <w:b/>
            <w:i/>
          </w:rPr>
          <w:t xml:space="preserve">mprove </w:t>
        </w:r>
        <w:r w:rsidR="00097848">
          <w:rPr>
            <w:rFonts w:cs="Times New Roman"/>
            <w:b/>
            <w:i/>
          </w:rPr>
          <w:t>M</w:t>
        </w:r>
        <w:r w:rsidRPr="00CF5EFD">
          <w:rPr>
            <w:rFonts w:cs="Times New Roman"/>
            <w:b/>
            <w:i/>
          </w:rPr>
          <w:t xml:space="preserve">ood </w:t>
        </w:r>
        <w:r w:rsidR="00097848">
          <w:rPr>
            <w:rFonts w:cs="Times New Roman"/>
            <w:b/>
            <w:i/>
          </w:rPr>
          <w:t>W</w:t>
        </w:r>
        <w:r w:rsidRPr="00CF5EFD">
          <w:rPr>
            <w:rFonts w:cs="Times New Roman"/>
            <w:b/>
            <w:i/>
          </w:rPr>
          <w:t xml:space="preserve">hen </w:t>
        </w:r>
        <w:r w:rsidR="00097848">
          <w:rPr>
            <w:rFonts w:cs="Times New Roman"/>
            <w:b/>
            <w:i/>
          </w:rPr>
          <w:t>P</w:t>
        </w:r>
        <w:r w:rsidRPr="00CF5EFD">
          <w:rPr>
            <w:rFonts w:cs="Times New Roman"/>
            <w:b/>
            <w:i/>
          </w:rPr>
          <w:t xml:space="preserve">erformed </w:t>
        </w:r>
        <w:r w:rsidR="00097848">
          <w:rPr>
            <w:rFonts w:cs="Times New Roman"/>
            <w:b/>
            <w:i/>
          </w:rPr>
          <w:t>R</w:t>
        </w:r>
        <w:r w:rsidRPr="00CF5EFD">
          <w:rPr>
            <w:rFonts w:cs="Times New Roman"/>
            <w:b/>
            <w:i/>
          </w:rPr>
          <w:t>epeatedly</w:t>
        </w:r>
      </w:ins>
    </w:p>
    <w:p w14:paraId="62B9FF78" w14:textId="77777777" w:rsidR="00097848" w:rsidRDefault="002E4AD6" w:rsidP="00097848">
      <w:pPr>
        <w:spacing w:before="0"/>
        <w:ind w:firstLine="720"/>
        <w:rPr>
          <w:ins w:id="155" w:author="Manuscript Authors" w:date="2025-11-03T14:55:00Z" w16du:dateUtc="2025-11-03T19:55:00Z"/>
          <w:rFonts w:cs="Times New Roman"/>
        </w:rPr>
      </w:pPr>
      <w:ins w:id="156" w:author="Manuscript Authors" w:date="2025-11-03T14:55:00Z" w16du:dateUtc="2025-11-03T19:55:00Z">
        <w:r w:rsidRPr="00CF5EFD">
          <w:rPr>
            <w:rFonts w:cs="Times New Roman"/>
          </w:rPr>
          <w:lastRenderedPageBreak/>
          <w:t xml:space="preserve">Second, we </w:t>
        </w:r>
        <w:r w:rsidR="00540011" w:rsidRPr="00CF5EFD">
          <w:rPr>
            <w:rFonts w:cs="Times New Roman"/>
          </w:rPr>
          <w:t>consider</w:t>
        </w:r>
        <w:r w:rsidRPr="00CF5EFD">
          <w:rPr>
            <w:rFonts w:cs="Times New Roman"/>
          </w:rPr>
          <w:t xml:space="preserve"> </w:t>
        </w:r>
        <w:r w:rsidR="00540011" w:rsidRPr="00CF5EFD">
          <w:rPr>
            <w:rFonts w:cs="Times New Roman"/>
          </w:rPr>
          <w:t>a</w:t>
        </w:r>
        <w:r w:rsidRPr="00CF5EFD">
          <w:rPr>
            <w:rFonts w:cs="Times New Roman"/>
          </w:rPr>
          <w:t xml:space="preserve"> </w:t>
        </w:r>
        <w:r w:rsidRPr="00CF5EFD">
          <w:rPr>
            <w:rFonts w:cs="Times New Roman"/>
            <w:i/>
          </w:rPr>
          <w:t>repetition account</w:t>
        </w:r>
        <w:r w:rsidRPr="00CF5EFD">
          <w:rPr>
            <w:rFonts w:cs="Times New Roman"/>
          </w:rPr>
          <w:t>. According to this account, posed smiles may improve mood when performed once or twice – e.g., in the context of a</w:t>
        </w:r>
        <w:r w:rsidR="00CB30FA" w:rsidRPr="00CF5EFD">
          <w:rPr>
            <w:rFonts w:cs="Times New Roman"/>
          </w:rPr>
          <w:t xml:space="preserve"> typical </w:t>
        </w:r>
        <w:r w:rsidRPr="00CF5EFD">
          <w:rPr>
            <w:rFonts w:cs="Times New Roman"/>
          </w:rPr>
          <w:t xml:space="preserve">emotion embodiment experiment. However, such effects may </w:t>
        </w:r>
        <w:r w:rsidR="008A00F6" w:rsidRPr="00CF5EFD">
          <w:rPr>
            <w:rFonts w:cs="Times New Roman"/>
          </w:rPr>
          <w:t>disappear</w:t>
        </w:r>
        <w:r w:rsidRPr="00CF5EFD">
          <w:rPr>
            <w:rFonts w:cs="Times New Roman"/>
          </w:rPr>
          <w:t xml:space="preserve"> (and even reverse) when people pose smiles repeatedly – e.g., in the context of a </w:t>
        </w:r>
        <w:r w:rsidR="00B1127B" w:rsidRPr="00CF5EFD">
          <w:rPr>
            <w:rFonts w:cs="Times New Roman"/>
          </w:rPr>
          <w:t xml:space="preserve">typical workplace studied by emotion embodiment </w:t>
        </w:r>
        <w:r w:rsidR="00E10545" w:rsidRPr="00CF5EFD">
          <w:rPr>
            <w:rFonts w:cs="Times New Roman"/>
          </w:rPr>
          <w:t>surveys</w:t>
        </w:r>
        <w:r w:rsidR="00B1127B" w:rsidRPr="00CF5EFD">
          <w:rPr>
            <w:rFonts w:cs="Times New Roman"/>
          </w:rPr>
          <w:t>.</w:t>
        </w:r>
        <w:r w:rsidR="00CE700A" w:rsidRPr="00CF5EFD">
          <w:rPr>
            <w:rFonts w:cs="Times New Roman"/>
          </w:rPr>
          <w:t xml:space="preserve"> </w:t>
        </w:r>
        <w:r w:rsidRPr="00CF5EFD">
          <w:rPr>
            <w:rFonts w:cs="Times New Roman"/>
          </w:rPr>
          <w:t xml:space="preserve">Practically, such a result would highlight the importance of posing smiles in moderation. For example, rather than requiring workers to feign happiness in every interaction, worker well-being may be maximized by only asking them to do so in </w:t>
        </w:r>
        <w:r w:rsidR="003B705B" w:rsidRPr="00CF5EFD">
          <w:rPr>
            <w:rFonts w:cs="Times New Roman"/>
          </w:rPr>
          <w:t>their most difficult interactions</w:t>
        </w:r>
        <w:r w:rsidRPr="00CF5EFD">
          <w:rPr>
            <w:rFonts w:cs="Times New Roman"/>
          </w:rPr>
          <w:t>.</w:t>
        </w:r>
      </w:ins>
    </w:p>
    <w:p w14:paraId="71E3BBAF" w14:textId="0662F728" w:rsidR="002E4AD6" w:rsidRPr="00CF5EFD" w:rsidRDefault="007F6EA3" w:rsidP="00097848">
      <w:pPr>
        <w:spacing w:before="0"/>
        <w:ind w:firstLine="720"/>
        <w:rPr>
          <w:ins w:id="157" w:author="Manuscript Authors" w:date="2025-11-03T14:55:00Z" w16du:dateUtc="2025-11-03T19:55:00Z"/>
          <w:rFonts w:cs="Times New Roman"/>
        </w:rPr>
      </w:pPr>
      <w:ins w:id="158" w:author="Manuscript Authors" w:date="2025-11-03T14:55:00Z" w16du:dateUtc="2025-11-03T19:55:00Z">
        <w:r w:rsidRPr="00CF5EFD">
          <w:rPr>
            <w:rFonts w:cs="Times New Roman"/>
          </w:rPr>
          <w:t>Once again, the repetition account</w:t>
        </w:r>
        <w:r w:rsidR="00AE0162" w:rsidRPr="00CF5EFD">
          <w:rPr>
            <w:rFonts w:cs="Times New Roman"/>
          </w:rPr>
          <w:t xml:space="preserve"> connects to debates about what mechanisms underlie</w:t>
        </w:r>
        <w:r w:rsidR="006B2B0E" w:rsidRPr="00CF5EFD">
          <w:rPr>
            <w:rFonts w:cs="Times New Roman"/>
          </w:rPr>
          <w:t xml:space="preserve"> </w:t>
        </w:r>
        <w:r w:rsidR="00D152CF" w:rsidRPr="00CF5EFD">
          <w:rPr>
            <w:rFonts w:cs="Times New Roman"/>
          </w:rPr>
          <w:t>the effects of posed smiles on happiness</w:t>
        </w:r>
        <w:r w:rsidR="006B2B0E" w:rsidRPr="00CF5EFD">
          <w:rPr>
            <w:rFonts w:cs="Times New Roman"/>
          </w:rPr>
          <w:t>.</w:t>
        </w:r>
        <w:r w:rsidR="002E4AD6" w:rsidRPr="00CF5EFD">
          <w:rPr>
            <w:rFonts w:cs="Times New Roman"/>
          </w:rPr>
          <w:t xml:space="preserve"> </w:t>
        </w:r>
        <w:r w:rsidR="00D152CF" w:rsidRPr="00CF5EFD">
          <w:rPr>
            <w:rFonts w:cs="Times New Roman"/>
          </w:rPr>
          <w:t xml:space="preserve">For example, if posed </w:t>
        </w:r>
        <w:r w:rsidR="002C3D07" w:rsidRPr="00CF5EFD">
          <w:rPr>
            <w:rFonts w:cs="Times New Roman"/>
          </w:rPr>
          <w:t>smiles</w:t>
        </w:r>
        <w:r w:rsidR="00D152CF" w:rsidRPr="00CF5EFD">
          <w:rPr>
            <w:rFonts w:cs="Times New Roman"/>
          </w:rPr>
          <w:t xml:space="preserve"> activate happiness-inducing neural circuity</w:t>
        </w:r>
        <w:r w:rsidR="00B94A3D" w:rsidRPr="00CF5EFD">
          <w:rPr>
            <w:rFonts w:cs="Times New Roman"/>
          </w:rPr>
          <w:t xml:space="preserve"> (Levenson et al.,</w:t>
        </w:r>
        <w:r w:rsidR="00097848">
          <w:rPr>
            <w:rFonts w:cs="Times New Roman"/>
          </w:rPr>
          <w:t xml:space="preserve"> 1990, 1992</w:t>
        </w:r>
        <w:r w:rsidR="00B94A3D" w:rsidRPr="00CF5EFD">
          <w:rPr>
            <w:rFonts w:cs="Times New Roman"/>
          </w:rPr>
          <w:t>)</w:t>
        </w:r>
        <w:r w:rsidR="00D152CF" w:rsidRPr="00CF5EFD">
          <w:rPr>
            <w:rFonts w:cs="Times New Roman"/>
          </w:rPr>
          <w:t xml:space="preserve">, </w:t>
        </w:r>
        <w:r w:rsidR="005A4112" w:rsidRPr="00CF5EFD">
          <w:rPr>
            <w:rFonts w:cs="Times New Roman"/>
          </w:rPr>
          <w:t>why would the effects</w:t>
        </w:r>
        <w:r w:rsidR="00C93F9F" w:rsidRPr="00CF5EFD">
          <w:rPr>
            <w:rFonts w:cs="Times New Roman"/>
          </w:rPr>
          <w:t xml:space="preserve"> get</w:t>
        </w:r>
        <w:r w:rsidR="001A75DE" w:rsidRPr="00CF5EFD">
          <w:rPr>
            <w:rFonts w:cs="Times New Roman"/>
          </w:rPr>
          <w:t xml:space="preserve"> weaker when performed repeatedly </w:t>
        </w:r>
        <w:r w:rsidR="00286C52" w:rsidRPr="00CF5EFD">
          <w:rPr>
            <w:rFonts w:cs="Times New Roman"/>
          </w:rPr>
          <w:t>(e.g.,</w:t>
        </w:r>
        <w:r w:rsidR="002B3CDE" w:rsidRPr="00CF5EFD">
          <w:rPr>
            <w:rFonts w:cs="Times New Roman"/>
          </w:rPr>
          <w:t xml:space="preserve"> as a work requirement)?</w:t>
        </w:r>
        <w:r w:rsidR="00853E3D" w:rsidRPr="00CF5EFD">
          <w:rPr>
            <w:rFonts w:cs="Times New Roman"/>
          </w:rPr>
          <w:t xml:space="preserve"> </w:t>
        </w:r>
        <w:r w:rsidR="00B17A2F" w:rsidRPr="00CF5EFD">
          <w:rPr>
            <w:rFonts w:cs="Times New Roman"/>
          </w:rPr>
          <w:t>One possibility</w:t>
        </w:r>
        <w:r w:rsidR="00354731" w:rsidRPr="00CF5EFD">
          <w:rPr>
            <w:rFonts w:cs="Times New Roman"/>
          </w:rPr>
          <w:t xml:space="preserve"> is that </w:t>
        </w:r>
        <w:r w:rsidR="006D171E" w:rsidRPr="00CF5EFD">
          <w:rPr>
            <w:rFonts w:cs="Times New Roman"/>
          </w:rPr>
          <w:t xml:space="preserve">such </w:t>
        </w:r>
        <w:r w:rsidR="002C3D07" w:rsidRPr="00CF5EFD">
          <w:rPr>
            <w:rFonts w:cs="Times New Roman"/>
          </w:rPr>
          <w:t>link</w:t>
        </w:r>
        <w:r w:rsidR="00A96C6D" w:rsidRPr="00CF5EFD">
          <w:rPr>
            <w:rFonts w:cs="Times New Roman"/>
          </w:rPr>
          <w:t>s</w:t>
        </w:r>
        <w:r w:rsidR="005D47EF" w:rsidRPr="00CF5EFD">
          <w:rPr>
            <w:rFonts w:cs="Times New Roman"/>
          </w:rPr>
          <w:t xml:space="preserve"> are </w:t>
        </w:r>
        <w:r w:rsidR="00FB6F17" w:rsidRPr="00CF5EFD">
          <w:rPr>
            <w:rFonts w:cs="Times New Roman"/>
          </w:rPr>
          <w:t>better conceptualized</w:t>
        </w:r>
        <w:r w:rsidR="00E0061F" w:rsidRPr="00CF5EFD">
          <w:rPr>
            <w:rFonts w:cs="Times New Roman"/>
          </w:rPr>
          <w:t xml:space="preserve"> </w:t>
        </w:r>
        <w:r w:rsidR="000A49BD" w:rsidRPr="00CF5EFD">
          <w:rPr>
            <w:rFonts w:cs="Times New Roman"/>
          </w:rPr>
          <w:t>as</w:t>
        </w:r>
        <w:r w:rsidR="0053642D" w:rsidRPr="00CF5EFD">
          <w:rPr>
            <w:rFonts w:cs="Times New Roman"/>
          </w:rPr>
          <w:t xml:space="preserve"> association</w:t>
        </w:r>
        <w:r w:rsidR="00A665F3" w:rsidRPr="00CF5EFD">
          <w:rPr>
            <w:rFonts w:cs="Times New Roman"/>
          </w:rPr>
          <w:t>s</w:t>
        </w:r>
        <w:r w:rsidR="009451F3" w:rsidRPr="00CF5EFD">
          <w:rPr>
            <w:rFonts w:cs="Times New Roman"/>
          </w:rPr>
          <w:t xml:space="preserve"> that can be unlearned </w:t>
        </w:r>
        <w:r w:rsidR="006D171E" w:rsidRPr="00CF5EFD">
          <w:rPr>
            <w:rFonts w:cs="Times New Roman"/>
          </w:rPr>
          <w:t xml:space="preserve">rather than </w:t>
        </w:r>
        <w:r w:rsidR="008C5B95" w:rsidRPr="00CF5EFD">
          <w:rPr>
            <w:rFonts w:cs="Times New Roman"/>
          </w:rPr>
          <w:t xml:space="preserve">immutable </w:t>
        </w:r>
        <w:r w:rsidR="006D171E" w:rsidRPr="00CF5EFD">
          <w:rPr>
            <w:rFonts w:cs="Times New Roman"/>
          </w:rPr>
          <w:t>biologically reflexes</w:t>
        </w:r>
        <w:r w:rsidR="007538E1" w:rsidRPr="00CF5EFD">
          <w:rPr>
            <w:rFonts w:cs="Times New Roman"/>
          </w:rPr>
          <w:t xml:space="preserve"> (</w:t>
        </w:r>
        <w:r w:rsidR="00D57CE4" w:rsidRPr="00D57CE4">
          <w:rPr>
            <w:rFonts w:cs="Times New Roman"/>
          </w:rPr>
          <w:t>Berkowitz, 1990</w:t>
        </w:r>
        <w:r w:rsidR="007538E1" w:rsidRPr="00CF5EFD">
          <w:rPr>
            <w:rFonts w:cs="Times New Roman"/>
          </w:rPr>
          <w:t>)</w:t>
        </w:r>
        <w:r w:rsidR="0034014E" w:rsidRPr="00CF5EFD">
          <w:rPr>
            <w:rFonts w:cs="Times New Roman"/>
          </w:rPr>
          <w:t>.</w:t>
        </w:r>
        <w:r w:rsidR="003066F6" w:rsidRPr="00CF5EFD">
          <w:rPr>
            <w:rFonts w:cs="Times New Roman"/>
          </w:rPr>
          <w:t xml:space="preserve"> In other words,</w:t>
        </w:r>
        <w:r w:rsidR="003039C5" w:rsidRPr="00CF5EFD">
          <w:rPr>
            <w:rFonts w:cs="Times New Roman"/>
          </w:rPr>
          <w:t xml:space="preserve"> </w:t>
        </w:r>
        <w:r w:rsidR="007E7F26" w:rsidRPr="00CF5EFD">
          <w:rPr>
            <w:rFonts w:cs="Times New Roman"/>
          </w:rPr>
          <w:t>when forced to regularly pose smiles in</w:t>
        </w:r>
        <w:r w:rsidR="00A81F67" w:rsidRPr="00CF5EFD">
          <w:rPr>
            <w:rFonts w:cs="Times New Roman"/>
          </w:rPr>
          <w:t xml:space="preserve"> non-happy contexts, it’s possible </w:t>
        </w:r>
        <w:r w:rsidR="00C85585" w:rsidRPr="00CF5EFD">
          <w:rPr>
            <w:rFonts w:cs="Times New Roman"/>
          </w:rPr>
          <w:t xml:space="preserve">that people simply stop associating the </w:t>
        </w:r>
        <w:r w:rsidR="001569E5" w:rsidRPr="00CF5EFD">
          <w:rPr>
            <w:rFonts w:cs="Times New Roman"/>
          </w:rPr>
          <w:t xml:space="preserve">act with </w:t>
        </w:r>
        <w:r w:rsidR="00656F91" w:rsidRPr="00CF5EFD">
          <w:rPr>
            <w:rFonts w:cs="Times New Roman"/>
          </w:rPr>
          <w:t>happy thoughts, f</w:t>
        </w:r>
        <w:r w:rsidR="00EE5049" w:rsidRPr="00CF5EFD">
          <w:rPr>
            <w:rFonts w:cs="Times New Roman"/>
          </w:rPr>
          <w:t>eelings, and behaviors</w:t>
        </w:r>
        <w:r w:rsidR="00656E93" w:rsidRPr="00CF5EFD">
          <w:rPr>
            <w:rFonts w:cs="Times New Roman"/>
          </w:rPr>
          <w:t>.</w:t>
        </w:r>
        <w:r w:rsidR="00D248E2" w:rsidRPr="00CF5EFD">
          <w:rPr>
            <w:rFonts w:cs="Times New Roman"/>
          </w:rPr>
          <w:t xml:space="preserve"> Alternatively,</w:t>
        </w:r>
        <w:r w:rsidR="009454FA" w:rsidRPr="00CF5EFD">
          <w:rPr>
            <w:rFonts w:cs="Times New Roman"/>
          </w:rPr>
          <w:t xml:space="preserve"> such </w:t>
        </w:r>
        <w:r w:rsidR="008A52F2" w:rsidRPr="00CF5EFD">
          <w:rPr>
            <w:rFonts w:cs="Times New Roman"/>
          </w:rPr>
          <w:t>dynamics</w:t>
        </w:r>
        <w:r w:rsidR="009454FA" w:rsidRPr="00CF5EFD">
          <w:rPr>
            <w:rFonts w:cs="Times New Roman"/>
          </w:rPr>
          <w:t xml:space="preserve"> may once again be conceptualized </w:t>
        </w:r>
        <w:r w:rsidR="008A52F2" w:rsidRPr="00CF5EFD">
          <w:rPr>
            <w:rFonts w:cs="Times New Roman"/>
          </w:rPr>
          <w:t xml:space="preserve">via a </w:t>
        </w:r>
        <w:r w:rsidR="009454FA" w:rsidRPr="00CF5EFD">
          <w:rPr>
            <w:rFonts w:cs="Times New Roman"/>
          </w:rPr>
          <w:t xml:space="preserve">self-perception </w:t>
        </w:r>
        <w:r w:rsidR="008A52F2" w:rsidRPr="00CF5EFD">
          <w:rPr>
            <w:rFonts w:cs="Times New Roman"/>
          </w:rPr>
          <w:t xml:space="preserve">lens </w:t>
        </w:r>
        <w:r w:rsidR="00E94A4B" w:rsidRPr="00CF5EFD">
          <w:rPr>
            <w:rFonts w:cs="Times New Roman"/>
          </w:rPr>
          <w:t>(e.g.,</w:t>
        </w:r>
        <w:r w:rsidR="006438A1" w:rsidRPr="006438A1">
          <w:t xml:space="preserve"> </w:t>
        </w:r>
        <w:r w:rsidR="006438A1" w:rsidRPr="006438A1">
          <w:rPr>
            <w:rFonts w:cs="Times New Roman"/>
          </w:rPr>
          <w:t>Laird, 1974</w:t>
        </w:r>
        <w:r w:rsidR="00E94A4B" w:rsidRPr="00CF5EFD">
          <w:rPr>
            <w:rFonts w:cs="Times New Roman"/>
          </w:rPr>
          <w:t>)</w:t>
        </w:r>
        <w:r w:rsidR="009454FA" w:rsidRPr="00CF5EFD">
          <w:rPr>
            <w:rFonts w:cs="Times New Roman"/>
          </w:rPr>
          <w:t xml:space="preserve">: wherein </w:t>
        </w:r>
        <w:r w:rsidR="00387691" w:rsidRPr="00CF5EFD">
          <w:rPr>
            <w:rFonts w:cs="Times New Roman"/>
          </w:rPr>
          <w:t xml:space="preserve">repeated demands to pose smiles serves as an external cue </w:t>
        </w:r>
        <w:r w:rsidR="0015229B" w:rsidRPr="00CF5EFD">
          <w:rPr>
            <w:rFonts w:cs="Times New Roman"/>
          </w:rPr>
          <w:t xml:space="preserve">that </w:t>
        </w:r>
        <w:r w:rsidR="00335B3F" w:rsidRPr="00CF5EFD">
          <w:rPr>
            <w:rFonts w:cs="Times New Roman"/>
          </w:rPr>
          <w:t xml:space="preserve">the posed smiles are not </w:t>
        </w:r>
        <w:r w:rsidR="00AD63B3" w:rsidRPr="00CF5EFD">
          <w:rPr>
            <w:rFonts w:cs="Times New Roman"/>
          </w:rPr>
          <w:t xml:space="preserve">actually </w:t>
        </w:r>
        <w:r w:rsidR="00335B3F" w:rsidRPr="00CF5EFD">
          <w:rPr>
            <w:rFonts w:cs="Times New Roman"/>
          </w:rPr>
          <w:t xml:space="preserve">indicative </w:t>
        </w:r>
        <w:r w:rsidR="00ED1437" w:rsidRPr="00CF5EFD">
          <w:rPr>
            <w:rFonts w:cs="Times New Roman"/>
          </w:rPr>
          <w:t xml:space="preserve">of </w:t>
        </w:r>
        <w:r w:rsidR="000F6B93" w:rsidRPr="00CF5EFD">
          <w:rPr>
            <w:rFonts w:cs="Times New Roman"/>
          </w:rPr>
          <w:t>happiness</w:t>
        </w:r>
        <w:r w:rsidR="00AD63B3" w:rsidRPr="00CF5EFD">
          <w:rPr>
            <w:rFonts w:cs="Times New Roman"/>
          </w:rPr>
          <w:t>.</w:t>
        </w:r>
        <w:r w:rsidR="00C24073" w:rsidRPr="00CF5EFD">
          <w:rPr>
            <w:rFonts w:cs="Times New Roman"/>
          </w:rPr>
          <w:t xml:space="preserve"> </w:t>
        </w:r>
      </w:ins>
    </w:p>
    <w:p w14:paraId="48A426AE" w14:textId="6787F16B" w:rsidR="002E4AD6" w:rsidRPr="00CF5EFD" w:rsidRDefault="002E4AD6" w:rsidP="00CF5EFD">
      <w:pPr>
        <w:spacing w:before="0"/>
        <w:rPr>
          <w:ins w:id="159" w:author="Manuscript Authors" w:date="2025-11-03T14:55:00Z" w16du:dateUtc="2025-11-03T19:55:00Z"/>
          <w:rFonts w:cs="Times New Roman"/>
          <w:b/>
          <w:i/>
        </w:rPr>
      </w:pPr>
      <w:ins w:id="160" w:author="Manuscript Authors" w:date="2025-11-03T14:55:00Z" w16du:dateUtc="2025-11-03T19:55:00Z">
        <w:r w:rsidRPr="00CF5EFD">
          <w:rPr>
            <w:rFonts w:cs="Times New Roman"/>
            <w:b/>
            <w:i/>
          </w:rPr>
          <w:t>The</w:t>
        </w:r>
        <w:r w:rsidR="006438A1">
          <w:rPr>
            <w:rFonts w:cs="Times New Roman"/>
            <w:b/>
            <w:i/>
          </w:rPr>
          <w:t xml:space="preserve"> P</w:t>
        </w:r>
        <w:r w:rsidR="00CD3B32" w:rsidRPr="00CF5EFD">
          <w:rPr>
            <w:rFonts w:cs="Times New Roman"/>
            <w:b/>
            <w:i/>
          </w:rPr>
          <w:t>unishment</w:t>
        </w:r>
        <w:r w:rsidRPr="00CF5EFD">
          <w:rPr>
            <w:rFonts w:cs="Times New Roman"/>
            <w:b/>
            <w:i/>
          </w:rPr>
          <w:t xml:space="preserve"> </w:t>
        </w:r>
        <w:r w:rsidR="006438A1">
          <w:rPr>
            <w:rFonts w:cs="Times New Roman"/>
            <w:b/>
            <w:i/>
          </w:rPr>
          <w:t>A</w:t>
        </w:r>
        <w:r w:rsidRPr="00CF5EFD">
          <w:rPr>
            <w:rFonts w:cs="Times New Roman"/>
            <w:b/>
            <w:i/>
          </w:rPr>
          <w:t xml:space="preserve">ccount: Posed </w:t>
        </w:r>
        <w:r w:rsidR="006438A1">
          <w:rPr>
            <w:rFonts w:cs="Times New Roman"/>
            <w:b/>
            <w:i/>
          </w:rPr>
          <w:t>S</w:t>
        </w:r>
        <w:r w:rsidRPr="00CF5EFD">
          <w:rPr>
            <w:rFonts w:cs="Times New Roman"/>
            <w:b/>
            <w:i/>
          </w:rPr>
          <w:t xml:space="preserve">miles </w:t>
        </w:r>
        <w:r w:rsidR="006438A1">
          <w:rPr>
            <w:rFonts w:cs="Times New Roman"/>
            <w:b/>
            <w:i/>
          </w:rPr>
          <w:t>D</w:t>
        </w:r>
        <w:r w:rsidRPr="00CF5EFD">
          <w:rPr>
            <w:rFonts w:cs="Times New Roman"/>
            <w:b/>
            <w:i/>
          </w:rPr>
          <w:t xml:space="preserve">o </w:t>
        </w:r>
        <w:r w:rsidR="006438A1">
          <w:rPr>
            <w:rFonts w:cs="Times New Roman"/>
            <w:b/>
            <w:i/>
          </w:rPr>
          <w:t>N</w:t>
        </w:r>
        <w:r w:rsidRPr="00CF5EFD">
          <w:rPr>
            <w:rFonts w:cs="Times New Roman"/>
            <w:b/>
            <w:i/>
          </w:rPr>
          <w:t xml:space="preserve">ot </w:t>
        </w:r>
        <w:r w:rsidR="006438A1">
          <w:rPr>
            <w:rFonts w:cs="Times New Roman"/>
            <w:b/>
            <w:i/>
          </w:rPr>
          <w:t>I</w:t>
        </w:r>
        <w:r w:rsidRPr="00CF5EFD">
          <w:rPr>
            <w:rFonts w:cs="Times New Roman"/>
            <w:b/>
            <w:i/>
          </w:rPr>
          <w:t xml:space="preserve">mprove </w:t>
        </w:r>
        <w:r w:rsidR="006438A1">
          <w:rPr>
            <w:rFonts w:cs="Times New Roman"/>
            <w:b/>
            <w:i/>
          </w:rPr>
          <w:t>M</w:t>
        </w:r>
        <w:r w:rsidRPr="00CF5EFD">
          <w:rPr>
            <w:rFonts w:cs="Times New Roman"/>
            <w:b/>
            <w:i/>
          </w:rPr>
          <w:t xml:space="preserve">ood </w:t>
        </w:r>
        <w:r w:rsidR="006438A1">
          <w:rPr>
            <w:rFonts w:cs="Times New Roman"/>
            <w:b/>
            <w:i/>
          </w:rPr>
          <w:t>W</w:t>
        </w:r>
        <w:r w:rsidRPr="00CF5EFD">
          <w:rPr>
            <w:rFonts w:cs="Times New Roman"/>
            <w:b/>
            <w:i/>
          </w:rPr>
          <w:t xml:space="preserve">hen </w:t>
        </w:r>
        <w:r w:rsidR="006438A1">
          <w:rPr>
            <w:rFonts w:cs="Times New Roman"/>
            <w:b/>
            <w:i/>
          </w:rPr>
          <w:t>P</w:t>
        </w:r>
        <w:r w:rsidRPr="00CF5EFD">
          <w:rPr>
            <w:rFonts w:cs="Times New Roman"/>
            <w:b/>
            <w:i/>
          </w:rPr>
          <w:t xml:space="preserve">erformed to </w:t>
        </w:r>
        <w:r w:rsidR="006438A1">
          <w:rPr>
            <w:rFonts w:cs="Times New Roman"/>
            <w:b/>
            <w:i/>
          </w:rPr>
          <w:t>A</w:t>
        </w:r>
        <w:r w:rsidRPr="00CF5EFD">
          <w:rPr>
            <w:rFonts w:cs="Times New Roman"/>
            <w:b/>
            <w:i/>
          </w:rPr>
          <w:t xml:space="preserve">void </w:t>
        </w:r>
        <w:r w:rsidR="006438A1">
          <w:rPr>
            <w:rFonts w:cs="Times New Roman"/>
            <w:b/>
            <w:i/>
          </w:rPr>
          <w:t>P</w:t>
        </w:r>
        <w:r w:rsidRPr="00CF5EFD">
          <w:rPr>
            <w:rFonts w:cs="Times New Roman"/>
            <w:b/>
            <w:i/>
          </w:rPr>
          <w:t>unishment</w:t>
        </w:r>
      </w:ins>
    </w:p>
    <w:p w14:paraId="7D23D5B8" w14:textId="47B7CE43" w:rsidR="005D6CE1" w:rsidRDefault="002E4AD6" w:rsidP="005D6CE1">
      <w:pPr>
        <w:spacing w:before="0"/>
        <w:ind w:firstLine="720"/>
        <w:rPr>
          <w:ins w:id="161" w:author="Manuscript Authors" w:date="2025-11-03T14:55:00Z" w16du:dateUtc="2025-11-03T19:55:00Z"/>
          <w:rFonts w:cs="Times New Roman"/>
        </w:rPr>
      </w:pPr>
      <w:ins w:id="162" w:author="Manuscript Authors" w:date="2025-11-03T14:55:00Z" w16du:dateUtc="2025-11-03T19:55:00Z">
        <w:r w:rsidRPr="00CF5EFD">
          <w:rPr>
            <w:rFonts w:cs="Times New Roman"/>
          </w:rPr>
          <w:t xml:space="preserve">Last, we </w:t>
        </w:r>
        <w:r w:rsidR="00EF32AA" w:rsidRPr="00CF5EFD">
          <w:rPr>
            <w:rFonts w:cs="Times New Roman"/>
          </w:rPr>
          <w:t>consider</w:t>
        </w:r>
        <w:r w:rsidRPr="00CF5EFD">
          <w:rPr>
            <w:rFonts w:cs="Times New Roman"/>
          </w:rPr>
          <w:t xml:space="preserve"> a </w:t>
        </w:r>
        <w:r w:rsidR="00CD3B32" w:rsidRPr="00CF5EFD">
          <w:rPr>
            <w:rFonts w:cs="Times New Roman"/>
            <w:i/>
          </w:rPr>
          <w:t>punishment</w:t>
        </w:r>
        <w:r w:rsidRPr="00CF5EFD">
          <w:rPr>
            <w:rFonts w:cs="Times New Roman"/>
            <w:i/>
          </w:rPr>
          <w:t xml:space="preserve"> account</w:t>
        </w:r>
        <w:r w:rsidRPr="00CF5EFD">
          <w:rPr>
            <w:rFonts w:cs="Times New Roman"/>
          </w:rPr>
          <w:t xml:space="preserve">: posed smiles can improve mood </w:t>
        </w:r>
        <w:r w:rsidR="003A36C7" w:rsidRPr="00CF5EFD">
          <w:rPr>
            <w:rFonts w:cs="Times New Roman"/>
          </w:rPr>
          <w:t>when performed relatively voluntarily</w:t>
        </w:r>
        <w:r w:rsidR="004029ED" w:rsidRPr="00CF5EFD">
          <w:rPr>
            <w:rFonts w:cs="Times New Roman"/>
          </w:rPr>
          <w:t xml:space="preserve"> in emotion embodiment research – but not</w:t>
        </w:r>
        <w:r w:rsidR="00FF33AC" w:rsidRPr="00CF5EFD">
          <w:rPr>
            <w:rFonts w:cs="Times New Roman"/>
          </w:rPr>
          <w:t xml:space="preserve"> when </w:t>
        </w:r>
        <w:r w:rsidR="00C7503F">
          <w:rPr>
            <w:rFonts w:cs="Times New Roman"/>
          </w:rPr>
          <w:t xml:space="preserve">done </w:t>
        </w:r>
        <w:r w:rsidR="002539DD">
          <w:rPr>
            <w:rFonts w:cs="Times New Roman"/>
          </w:rPr>
          <w:t xml:space="preserve">under </w:t>
        </w:r>
        <w:r w:rsidR="002539DD">
          <w:rPr>
            <w:rFonts w:cs="Times New Roman"/>
          </w:rPr>
          <w:lastRenderedPageBreak/>
          <w:t>threat of punishment</w:t>
        </w:r>
        <w:r w:rsidR="00EA3070" w:rsidRPr="00CF5EFD">
          <w:rPr>
            <w:rFonts w:cs="Times New Roman"/>
          </w:rPr>
          <w:t xml:space="preserve"> </w:t>
        </w:r>
        <w:r w:rsidR="008E19D8">
          <w:rPr>
            <w:rFonts w:cs="Times New Roman"/>
          </w:rPr>
          <w:t xml:space="preserve">in </w:t>
        </w:r>
        <w:r w:rsidRPr="00CF5EFD">
          <w:rPr>
            <w:rFonts w:cs="Times New Roman"/>
          </w:rPr>
          <w:t xml:space="preserve">emotion labor research. This </w:t>
        </w:r>
        <w:r w:rsidR="00B84C29" w:rsidRPr="00CF5EFD">
          <w:rPr>
            <w:rFonts w:cs="Times New Roman"/>
          </w:rPr>
          <w:t xml:space="preserve">would </w:t>
        </w:r>
        <w:r w:rsidRPr="00CF5EFD">
          <w:rPr>
            <w:rFonts w:cs="Times New Roman"/>
          </w:rPr>
          <w:t xml:space="preserve">once again lend more support to emotion embodiment theories that emphasize the importance of context </w:t>
        </w:r>
        <w:r w:rsidR="003A1B7B" w:rsidRPr="00CF5EFD">
          <w:rPr>
            <w:rFonts w:cs="Times New Roman"/>
          </w:rPr>
          <w:t>(e.g.,</w:t>
        </w:r>
        <w:r w:rsidR="00A445E4" w:rsidRPr="00A445E4">
          <w:rPr>
            <w:rFonts w:cs="Times New Roman"/>
          </w:rPr>
          <w:t xml:space="preserve"> Laird, 1974</w:t>
        </w:r>
        <w:r w:rsidR="003A1B7B" w:rsidRPr="00CF5EFD">
          <w:rPr>
            <w:rFonts w:cs="Times New Roman"/>
          </w:rPr>
          <w:t xml:space="preserve">) </w:t>
        </w:r>
        <w:r w:rsidR="006750D5" w:rsidRPr="00CF5EFD">
          <w:rPr>
            <w:rFonts w:cs="Times New Roman"/>
          </w:rPr>
          <w:t xml:space="preserve">vs. </w:t>
        </w:r>
        <w:proofErr w:type="gramStart"/>
        <w:r w:rsidR="006750D5" w:rsidRPr="00CF5EFD">
          <w:rPr>
            <w:rFonts w:cs="Times New Roman"/>
          </w:rPr>
          <w:t>biologically-innate</w:t>
        </w:r>
        <w:proofErr w:type="gramEnd"/>
        <w:r w:rsidR="006750D5" w:rsidRPr="00CF5EFD">
          <w:rPr>
            <w:rFonts w:cs="Times New Roman"/>
          </w:rPr>
          <w:t xml:space="preserve"> connections (Levenson et al.,</w:t>
        </w:r>
        <w:r w:rsidR="00A445E4">
          <w:rPr>
            <w:rFonts w:cs="Times New Roman"/>
          </w:rPr>
          <w:t xml:space="preserve"> 1990</w:t>
        </w:r>
        <w:r w:rsidR="00BA7508" w:rsidRPr="00CF5EFD">
          <w:rPr>
            <w:rFonts w:cs="Times New Roman"/>
          </w:rPr>
          <w:t>)</w:t>
        </w:r>
        <w:r w:rsidRPr="00CF5EFD">
          <w:rPr>
            <w:rFonts w:cs="Times New Roman"/>
          </w:rPr>
          <w:t xml:space="preserve">. </w:t>
        </w:r>
        <w:r w:rsidR="008F3C44" w:rsidRPr="00CF5EFD">
          <w:rPr>
            <w:rFonts w:cs="Times New Roman"/>
          </w:rPr>
          <w:t xml:space="preserve">More practically, such results </w:t>
        </w:r>
        <w:r w:rsidR="002E0BF0" w:rsidRPr="00CF5EFD">
          <w:rPr>
            <w:rFonts w:cs="Times New Roman"/>
          </w:rPr>
          <w:t>directl</w:t>
        </w:r>
        <w:r w:rsidR="00033B2B" w:rsidRPr="00CF5EFD">
          <w:rPr>
            <w:rFonts w:cs="Times New Roman"/>
          </w:rPr>
          <w:t xml:space="preserve">y connect to </w:t>
        </w:r>
        <w:r w:rsidR="00FE3755" w:rsidRPr="00CF5EFD">
          <w:rPr>
            <w:rFonts w:cs="Times New Roman"/>
          </w:rPr>
          <w:t>conversations</w:t>
        </w:r>
        <w:r w:rsidR="00033B2B" w:rsidRPr="00CF5EFD">
          <w:rPr>
            <w:rFonts w:cs="Times New Roman"/>
          </w:rPr>
          <w:t xml:space="preserve"> </w:t>
        </w:r>
        <w:r w:rsidR="00FE3755" w:rsidRPr="00CF5EFD">
          <w:rPr>
            <w:rFonts w:cs="Times New Roman"/>
          </w:rPr>
          <w:t xml:space="preserve">about </w:t>
        </w:r>
        <w:r w:rsidR="00033B2B" w:rsidRPr="00CF5EFD">
          <w:rPr>
            <w:rFonts w:cs="Times New Roman"/>
          </w:rPr>
          <w:t>eradicat</w:t>
        </w:r>
        <w:r w:rsidR="00FE3755" w:rsidRPr="00CF5EFD">
          <w:rPr>
            <w:rFonts w:cs="Times New Roman"/>
          </w:rPr>
          <w:t>ing</w:t>
        </w:r>
        <w:r w:rsidR="00033B2B" w:rsidRPr="00CF5EFD">
          <w:rPr>
            <w:rFonts w:cs="Times New Roman"/>
          </w:rPr>
          <w:t xml:space="preserve"> emotion display requirements at work altogether</w:t>
        </w:r>
        <w:r w:rsidR="00E43925" w:rsidRPr="00CF5EFD">
          <w:rPr>
            <w:rFonts w:cs="Times New Roman"/>
          </w:rPr>
          <w:t xml:space="preserve"> (</w:t>
        </w:r>
        <w:r w:rsidR="008B2593" w:rsidRPr="008B2593">
          <w:rPr>
            <w:rFonts w:cs="Times New Roman"/>
          </w:rPr>
          <w:t>Grandey, Rupp, &amp; Brice, 2015</w:t>
        </w:r>
        <w:r w:rsidR="00E43925" w:rsidRPr="00CF5EFD">
          <w:rPr>
            <w:rFonts w:cs="Times New Roman"/>
          </w:rPr>
          <w:t>)</w:t>
        </w:r>
        <w:r w:rsidR="002306D1" w:rsidRPr="00CF5EFD">
          <w:rPr>
            <w:rFonts w:cs="Times New Roman"/>
          </w:rPr>
          <w:t xml:space="preserve">. </w:t>
        </w:r>
        <w:r w:rsidR="003C3C55" w:rsidRPr="00CF5EFD">
          <w:rPr>
            <w:rFonts w:cs="Times New Roman"/>
          </w:rPr>
          <w:t xml:space="preserve">Such </w:t>
        </w:r>
        <w:r w:rsidR="007E65A4" w:rsidRPr="00CF5EFD">
          <w:rPr>
            <w:rFonts w:cs="Times New Roman"/>
          </w:rPr>
          <w:t>conversations</w:t>
        </w:r>
        <w:r w:rsidR="003C3C55" w:rsidRPr="00CF5EFD">
          <w:rPr>
            <w:rFonts w:cs="Times New Roman"/>
          </w:rPr>
          <w:t xml:space="preserve"> </w:t>
        </w:r>
        <w:r w:rsidR="003A65AB" w:rsidRPr="00CF5EFD">
          <w:rPr>
            <w:rFonts w:cs="Times New Roman"/>
          </w:rPr>
          <w:t xml:space="preserve">often </w:t>
        </w:r>
        <w:r w:rsidR="003E6B71" w:rsidRPr="00CF5EFD">
          <w:rPr>
            <w:rFonts w:cs="Times New Roman"/>
          </w:rPr>
          <w:t>consider</w:t>
        </w:r>
        <w:r w:rsidR="0062255A" w:rsidRPr="00CF5EFD">
          <w:rPr>
            <w:rFonts w:cs="Times New Roman"/>
          </w:rPr>
          <w:t xml:space="preserve"> </w:t>
        </w:r>
        <w:r w:rsidR="00353A4B" w:rsidRPr="00CF5EFD">
          <w:rPr>
            <w:rFonts w:cs="Times New Roman"/>
          </w:rPr>
          <w:t xml:space="preserve">seemingly conflicting </w:t>
        </w:r>
        <w:r w:rsidR="0062255A" w:rsidRPr="00CF5EFD">
          <w:rPr>
            <w:rFonts w:cs="Times New Roman"/>
          </w:rPr>
          <w:t xml:space="preserve">evidence </w:t>
        </w:r>
        <w:r w:rsidR="00E863DE" w:rsidRPr="00CF5EFD">
          <w:rPr>
            <w:rFonts w:cs="Times New Roman"/>
          </w:rPr>
          <w:t xml:space="preserve">from the emotion embodiment literature: </w:t>
        </w:r>
        <w:r w:rsidR="0062255A" w:rsidRPr="00CF5EFD">
          <w:rPr>
            <w:rFonts w:cs="Times New Roman"/>
          </w:rPr>
          <w:t xml:space="preserve">that posed smiles </w:t>
        </w:r>
        <w:r w:rsidR="00805011" w:rsidRPr="00CF5EFD">
          <w:rPr>
            <w:rFonts w:cs="Times New Roman"/>
          </w:rPr>
          <w:t xml:space="preserve">can </w:t>
        </w:r>
        <w:r w:rsidR="0062255A" w:rsidRPr="00CF5EFD">
          <w:rPr>
            <w:rFonts w:cs="Times New Roman"/>
          </w:rPr>
          <w:t>increase</w:t>
        </w:r>
        <w:r w:rsidR="00F91F72" w:rsidRPr="00CF5EFD">
          <w:rPr>
            <w:rFonts w:cs="Times New Roman"/>
          </w:rPr>
          <w:t xml:space="preserve"> happiness in experimental contexts (e.g.,</w:t>
        </w:r>
        <w:r w:rsidR="00E66BA2" w:rsidRPr="00E66BA2">
          <w:t xml:space="preserve"> </w:t>
        </w:r>
        <w:r w:rsidR="00E66BA2" w:rsidRPr="00E66BA2">
          <w:rPr>
            <w:rFonts w:cs="Times New Roman"/>
          </w:rPr>
          <w:t>Chandwani &amp; Sharma, 2015; Choi &amp; Kim, 2015</w:t>
        </w:r>
        <w:r w:rsidR="00F91F72" w:rsidRPr="00CF5EFD">
          <w:rPr>
            <w:rFonts w:cs="Times New Roman"/>
          </w:rPr>
          <w:t>)</w:t>
        </w:r>
        <w:r w:rsidR="00733E97" w:rsidRPr="00CF5EFD">
          <w:rPr>
            <w:rFonts w:cs="Times New Roman"/>
          </w:rPr>
          <w:t>.</w:t>
        </w:r>
        <w:r w:rsidR="00904B9F" w:rsidRPr="00CF5EFD">
          <w:rPr>
            <w:rFonts w:cs="Times New Roman"/>
          </w:rPr>
          <w:t xml:space="preserve"> However</w:t>
        </w:r>
        <w:r w:rsidR="00303ABA" w:rsidRPr="00CF5EFD">
          <w:rPr>
            <w:rFonts w:cs="Times New Roman"/>
          </w:rPr>
          <w:t>, the punishment account</w:t>
        </w:r>
        <w:r w:rsidR="00F6219B" w:rsidRPr="00CF5EFD">
          <w:rPr>
            <w:rFonts w:cs="Times New Roman"/>
          </w:rPr>
          <w:t xml:space="preserve"> </w:t>
        </w:r>
        <w:r w:rsidR="00B70F43" w:rsidRPr="00CF5EFD">
          <w:rPr>
            <w:rFonts w:cs="Times New Roman"/>
          </w:rPr>
          <w:t xml:space="preserve">potentially explains why </w:t>
        </w:r>
        <w:r w:rsidR="00AC01EF" w:rsidRPr="00CF5EFD">
          <w:rPr>
            <w:rFonts w:cs="Times New Roman"/>
          </w:rPr>
          <w:t xml:space="preserve">these </w:t>
        </w:r>
        <w:r w:rsidR="00DB0962">
          <w:rPr>
            <w:rFonts w:cs="Times New Roman"/>
          </w:rPr>
          <w:t xml:space="preserve">effects </w:t>
        </w:r>
        <w:r w:rsidR="00523094" w:rsidRPr="00CF5EFD">
          <w:rPr>
            <w:rFonts w:cs="Times New Roman"/>
          </w:rPr>
          <w:t xml:space="preserve">do not </w:t>
        </w:r>
        <w:r w:rsidR="00AC01EF" w:rsidRPr="00CF5EFD">
          <w:rPr>
            <w:rFonts w:cs="Times New Roman"/>
          </w:rPr>
          <w:t>generalize to work settings</w:t>
        </w:r>
        <w:r w:rsidR="00414436" w:rsidRPr="00CF5EFD">
          <w:rPr>
            <w:rFonts w:cs="Times New Roman"/>
          </w:rPr>
          <w:t xml:space="preserve">: </w:t>
        </w:r>
        <w:r w:rsidR="001944ED" w:rsidRPr="00CF5EFD">
          <w:rPr>
            <w:rFonts w:cs="Times New Roman"/>
          </w:rPr>
          <w:t>smiling</w:t>
        </w:r>
        <w:r w:rsidR="00835D84" w:rsidRPr="00CF5EFD">
          <w:rPr>
            <w:rFonts w:cs="Times New Roman"/>
          </w:rPr>
          <w:t xml:space="preserve"> isn’t mood boosting</w:t>
        </w:r>
        <w:r w:rsidR="00096194" w:rsidRPr="00CF5EFD">
          <w:rPr>
            <w:rFonts w:cs="Times New Roman"/>
          </w:rPr>
          <w:t xml:space="preserve"> when performed </w:t>
        </w:r>
        <w:r w:rsidR="007148F0" w:rsidRPr="00CF5EFD">
          <w:rPr>
            <w:rFonts w:cs="Times New Roman"/>
          </w:rPr>
          <w:t>to avoid punishment.</w:t>
        </w:r>
        <w:r w:rsidR="00462210" w:rsidRPr="00CF5EFD">
          <w:rPr>
            <w:rFonts w:cs="Times New Roman"/>
          </w:rPr>
          <w:t xml:space="preserve"> </w:t>
        </w:r>
      </w:ins>
    </w:p>
    <w:p w14:paraId="56666021" w14:textId="212483CE" w:rsidR="003F1F78" w:rsidRPr="00CF5EFD" w:rsidRDefault="002E4AD6" w:rsidP="005D6CE1">
      <w:pPr>
        <w:spacing w:before="0"/>
        <w:ind w:firstLine="720"/>
        <w:rPr>
          <w:ins w:id="163" w:author="Manuscript Authors" w:date="2025-11-03T14:55:00Z" w16du:dateUtc="2025-11-03T19:55:00Z"/>
          <w:rFonts w:cs="Times New Roman"/>
        </w:rPr>
      </w:pPr>
      <w:ins w:id="164" w:author="Manuscript Authors" w:date="2025-11-03T14:55:00Z" w16du:dateUtc="2025-11-03T19:55:00Z">
        <w:r w:rsidRPr="00CF5EFD">
          <w:rPr>
            <w:rFonts w:cs="Times New Roman"/>
          </w:rPr>
          <w:t xml:space="preserve">In the present work, we will evaluate the emotion incongruence, repetition, and </w:t>
        </w:r>
        <w:r w:rsidR="004F41CE" w:rsidRPr="00CF5EFD">
          <w:rPr>
            <w:rFonts w:cs="Times New Roman"/>
          </w:rPr>
          <w:t>punishment</w:t>
        </w:r>
        <w:r w:rsidRPr="00CF5EFD">
          <w:rPr>
            <w:rFonts w:cs="Times New Roman"/>
          </w:rPr>
          <w:t xml:space="preserve"> accounts </w:t>
        </w:r>
        <w:r w:rsidR="004F41CE" w:rsidRPr="00CF5EFD">
          <w:rPr>
            <w:rFonts w:cs="Times New Roman"/>
          </w:rPr>
          <w:t xml:space="preserve">side-by-side. To do so, we </w:t>
        </w:r>
        <w:r w:rsidR="00371A3D" w:rsidRPr="00CF5EFD">
          <w:rPr>
            <w:rFonts w:cs="Times New Roman"/>
          </w:rPr>
          <w:t xml:space="preserve">will extend </w:t>
        </w:r>
        <w:r w:rsidR="00337F97" w:rsidRPr="00CF5EFD">
          <w:rPr>
            <w:rFonts w:cs="Times New Roman"/>
          </w:rPr>
          <w:t xml:space="preserve">a </w:t>
        </w:r>
        <w:r w:rsidR="00BE0F9E" w:rsidRPr="00CF5EFD">
          <w:rPr>
            <w:rFonts w:cs="Times New Roman"/>
          </w:rPr>
          <w:t xml:space="preserve">paradigm used in the largest experimental demonstration of </w:t>
        </w:r>
        <w:r w:rsidR="006109F9" w:rsidRPr="00CF5EFD">
          <w:rPr>
            <w:rFonts w:cs="Times New Roman"/>
          </w:rPr>
          <w:t>the</w:t>
        </w:r>
        <w:r w:rsidR="005155A1" w:rsidRPr="00CF5EFD">
          <w:rPr>
            <w:rFonts w:cs="Times New Roman"/>
          </w:rPr>
          <w:t xml:space="preserve"> mood-boosting effects of posed smiles</w:t>
        </w:r>
        <w:r w:rsidR="001F56FF" w:rsidRPr="00CF5EFD">
          <w:rPr>
            <w:rFonts w:cs="Times New Roman"/>
          </w:rPr>
          <w:t xml:space="preserve"> </w:t>
        </w:r>
        <w:r w:rsidR="00B376F7">
          <w:rPr>
            <w:rFonts w:cs="Times New Roman"/>
          </w:rPr>
          <w:t xml:space="preserve">(Coles et al., 2022) </w:t>
        </w:r>
        <w:r w:rsidR="001F56FF" w:rsidRPr="00CF5EFD">
          <w:rPr>
            <w:rFonts w:cs="Times New Roman"/>
          </w:rPr>
          <w:t xml:space="preserve">to include three </w:t>
        </w:r>
        <w:r w:rsidR="00BA25E9" w:rsidRPr="00CF5EFD">
          <w:rPr>
            <w:rFonts w:cs="Times New Roman"/>
          </w:rPr>
          <w:t xml:space="preserve">experimentally-manipulated factors: </w:t>
        </w:r>
        <w:r w:rsidR="009B4081" w:rsidRPr="00CF5EFD">
          <w:rPr>
            <w:rFonts w:cs="Times New Roman"/>
          </w:rPr>
          <w:t xml:space="preserve">(1) the emotional contexts in which participants pose smiles, (2) the number of times they pose the smile, and (3) </w:t>
        </w:r>
        <w:r w:rsidRPr="00CF5EFD">
          <w:rPr>
            <w:rFonts w:cs="Times New Roman"/>
          </w:rPr>
          <w:t>whether non-compliance could lead to financial penalties.</w:t>
        </w:r>
      </w:ins>
    </w:p>
    <w:p w14:paraId="35CF30F6" w14:textId="77777777" w:rsidR="00F3346C" w:rsidRPr="00CF5EFD" w:rsidRDefault="00DC2955" w:rsidP="006A15A7">
      <w:pPr>
        <w:pStyle w:val="Heading1"/>
        <w:rPr>
          <w:rFonts w:cs="Times New Roman"/>
        </w:rPr>
      </w:pPr>
      <w:bookmarkStart w:id="165" w:name="methodology"/>
      <w:bookmarkEnd w:id="93"/>
      <w:r w:rsidRPr="00CF5EFD">
        <w:rPr>
          <w:rFonts w:cs="Times New Roman"/>
        </w:rPr>
        <w:t>Methodology</w:t>
      </w:r>
    </w:p>
    <w:p w14:paraId="35CF30F7" w14:textId="601E4287" w:rsidR="00F3346C" w:rsidRPr="00CF5EFD" w:rsidRDefault="00DC2955" w:rsidP="006A15A7">
      <w:pPr>
        <w:spacing w:before="0"/>
        <w:ind w:firstLine="720"/>
        <w:rPr>
          <w:rFonts w:cs="Times New Roman"/>
        </w:rPr>
        <w:pPrChange w:id="166" w:author="Manuscript Authors" w:date="2025-11-03T14:55:00Z" w16du:dateUtc="2025-11-03T19:55:00Z">
          <w:pPr>
            <w:pStyle w:val="FirstParagraph"/>
          </w:pPr>
        </w:pPrChange>
      </w:pPr>
      <w:r w:rsidRPr="00CF5EFD">
        <w:rPr>
          <w:rFonts w:cs="Times New Roman"/>
        </w:rPr>
        <w:t xml:space="preserve">The present study features a 2 (Face </w:t>
      </w:r>
      <w:del w:id="167" w:author="Manuscript Authors" w:date="2025-11-03T14:55:00Z" w16du:dateUtc="2025-11-03T19:55:00Z">
        <w:r w:rsidR="006675DF">
          <w:delText>movement</w:delText>
        </w:r>
      </w:del>
      <w:ins w:id="168" w:author="Manuscript Authors" w:date="2025-11-03T14:55:00Z" w16du:dateUtc="2025-11-03T19:55:00Z">
        <w:r w:rsidR="00E4568F" w:rsidRPr="00CF5EFD">
          <w:rPr>
            <w:rFonts w:cs="Times New Roman"/>
          </w:rPr>
          <w:t>Movement</w:t>
        </w:r>
      </w:ins>
      <w:r w:rsidRPr="00CF5EFD">
        <w:rPr>
          <w:rFonts w:cs="Times New Roman"/>
        </w:rPr>
        <w:t xml:space="preserve">: pose smile, express naturally) </w:t>
      </w:r>
      <w:r w:rsidR="00946524" w:rsidRPr="00CF5EFD">
        <w:rPr>
          <w:rFonts w:cs="Times New Roman"/>
        </w:rPr>
        <w:t>x 2 (</w:t>
      </w:r>
      <w:del w:id="169" w:author="Manuscript Authors" w:date="2025-11-03T14:55:00Z" w16du:dateUtc="2025-11-03T19:55:00Z">
        <w:r w:rsidR="006675DF">
          <w:delText>Cover story: emotion labor, multitasking) x 2 (</w:delText>
        </w:r>
      </w:del>
      <w:r w:rsidR="00946524" w:rsidRPr="00CF5EFD">
        <w:rPr>
          <w:rFonts w:cs="Times New Roman"/>
        </w:rPr>
        <w:t xml:space="preserve">Emotional Context: positive, negative) </w:t>
      </w:r>
      <w:ins w:id="170" w:author="Manuscript Authors" w:date="2025-11-03T14:55:00Z" w16du:dateUtc="2025-11-03T19:55:00Z">
        <w:r w:rsidR="00946524" w:rsidRPr="00CF5EFD">
          <w:rPr>
            <w:rFonts w:cs="Times New Roman"/>
          </w:rPr>
          <w:t xml:space="preserve">x </w:t>
        </w:r>
        <w:r w:rsidRPr="00CF5EFD">
          <w:rPr>
            <w:rFonts w:cs="Times New Roman"/>
          </w:rPr>
          <w:t>2 (</w:t>
        </w:r>
        <w:r w:rsidR="005B5E3D" w:rsidRPr="00CF5EFD">
          <w:rPr>
            <w:rFonts w:cs="Times New Roman"/>
          </w:rPr>
          <w:t xml:space="preserve">Movement </w:t>
        </w:r>
        <w:r w:rsidR="00E4568F" w:rsidRPr="00CF5EFD">
          <w:rPr>
            <w:rFonts w:cs="Times New Roman"/>
          </w:rPr>
          <w:t>Repetitions</w:t>
        </w:r>
        <w:r w:rsidRPr="00CF5EFD">
          <w:rPr>
            <w:rFonts w:cs="Times New Roman"/>
          </w:rPr>
          <w:t xml:space="preserve">: </w:t>
        </w:r>
        <w:r w:rsidR="005B5E3D" w:rsidRPr="00CF5EFD">
          <w:rPr>
            <w:rFonts w:cs="Times New Roman"/>
          </w:rPr>
          <w:t>on</w:t>
        </w:r>
        <w:r w:rsidR="00AB2B84" w:rsidRPr="00CF5EFD">
          <w:rPr>
            <w:rFonts w:cs="Times New Roman"/>
          </w:rPr>
          <w:t>e time</w:t>
        </w:r>
        <w:r w:rsidRPr="00CF5EFD">
          <w:rPr>
            <w:rFonts w:cs="Times New Roman"/>
          </w:rPr>
          <w:t xml:space="preserve">, </w:t>
        </w:r>
        <w:r w:rsidR="009B0BAD" w:rsidRPr="00CF5EFD">
          <w:rPr>
            <w:rFonts w:cs="Times New Roman"/>
          </w:rPr>
          <w:t>ten</w:t>
        </w:r>
        <w:r w:rsidR="005B5E3D" w:rsidRPr="00CF5EFD">
          <w:rPr>
            <w:rFonts w:cs="Times New Roman"/>
          </w:rPr>
          <w:t xml:space="preserve"> times</w:t>
        </w:r>
        <w:r w:rsidRPr="00CF5EFD">
          <w:rPr>
            <w:rFonts w:cs="Times New Roman"/>
          </w:rPr>
          <w:t xml:space="preserve">) </w:t>
        </w:r>
        <w:r w:rsidR="0001397E" w:rsidRPr="00CF5EFD">
          <w:rPr>
            <w:rFonts w:cs="Times New Roman"/>
          </w:rPr>
          <w:t>x 2 (Punishment</w:t>
        </w:r>
        <w:r w:rsidR="002F3C69" w:rsidRPr="00CF5EFD">
          <w:rPr>
            <w:rFonts w:cs="Times New Roman"/>
          </w:rPr>
          <w:t xml:space="preserve"> threat: present, absent) </w:t>
        </w:r>
      </w:ins>
      <w:r w:rsidRPr="00CF5EFD">
        <w:rPr>
          <w:rFonts w:cs="Times New Roman"/>
        </w:rPr>
        <w:t>design, with the first factor manipulated within-subjects</w:t>
      </w:r>
      <w:del w:id="171" w:author="Manuscript Authors" w:date="2025-11-03T14:55:00Z" w16du:dateUtc="2025-11-03T19:55:00Z">
        <w:r w:rsidR="006675DF">
          <w:delText xml:space="preserve"> (Figure 1).</w:delText>
        </w:r>
      </w:del>
      <w:ins w:id="172" w:author="Manuscript Authors" w:date="2025-11-03T14:55:00Z" w16du:dateUtc="2025-11-03T19:55:00Z">
        <w:r w:rsidRPr="00CF5EFD">
          <w:rPr>
            <w:rFonts w:cs="Times New Roman"/>
          </w:rPr>
          <w:t>.</w:t>
        </w:r>
      </w:ins>
      <w:r w:rsidRPr="00CF5EFD">
        <w:rPr>
          <w:rFonts w:cs="Times New Roman"/>
        </w:rPr>
        <w:t xml:space="preserve"> As a Registered Report, our pre-registered design, sampling plan, and analysis strategy </w:t>
      </w:r>
      <w:del w:id="173" w:author="Manuscript Authors" w:date="2025-11-03T14:55:00Z" w16du:dateUtc="2025-11-03T19:55:00Z">
        <w:r w:rsidR="006675DF">
          <w:delText>was</w:delText>
        </w:r>
      </w:del>
      <w:ins w:id="174" w:author="Manuscript Authors" w:date="2025-11-03T14:55:00Z" w16du:dateUtc="2025-11-03T19:55:00Z">
        <w:r w:rsidR="00294350" w:rsidRPr="00CF5EFD">
          <w:rPr>
            <w:rFonts w:cs="Times New Roman"/>
          </w:rPr>
          <w:t>were</w:t>
        </w:r>
      </w:ins>
      <w:r w:rsidR="00294350" w:rsidRPr="00CF5EFD">
        <w:rPr>
          <w:rFonts w:cs="Times New Roman"/>
        </w:rPr>
        <w:t xml:space="preserve"> </w:t>
      </w:r>
      <w:r w:rsidRPr="00CF5EFD">
        <w:rPr>
          <w:rFonts w:cs="Times New Roman"/>
        </w:rPr>
        <w:t>finalized before data collection commenced</w:t>
      </w:r>
      <w:ins w:id="175" w:author="Manuscript Authors" w:date="2025-11-03T14:55:00Z" w16du:dateUtc="2025-11-03T19:55:00Z">
        <w:r w:rsidR="00CC26F5" w:rsidRPr="00CF5EFD">
          <w:rPr>
            <w:rFonts w:cs="Times New Roman"/>
          </w:rPr>
          <w:t>.</w:t>
        </w:r>
      </w:ins>
      <w:r w:rsidRPr="00CF5EFD">
        <w:rPr>
          <w:rFonts w:cs="Times New Roman"/>
        </w:rPr>
        <w:t xml:space="preserve"> (</w:t>
      </w:r>
      <w:r w:rsidR="00F3346C">
        <w:fldChar w:fldCharType="begin"/>
      </w:r>
      <w:r w:rsidR="00F3346C">
        <w:instrText>HYPERLINK "https://osf.io/2suyx/?view_only=8052e16be97d4bee8f93a6fa67b02893" \h</w:instrText>
      </w:r>
      <w:r w:rsidR="00F3346C">
        <w:fldChar w:fldCharType="separate"/>
      </w:r>
      <w:r w:rsidR="00F3346C" w:rsidRPr="00CF5EFD">
        <w:rPr>
          <w:rStyle w:val="Hyperlink"/>
          <w:rFonts w:cs="Times New Roman"/>
        </w:rPr>
        <w:t>https://osf.io/2suyx/?view_only=8052e16be97d4bee8f93a6fa67b02893</w:t>
      </w:r>
      <w:r w:rsidR="00F3346C">
        <w:fldChar w:fldCharType="end"/>
      </w:r>
      <w:r w:rsidRPr="00CF5EFD">
        <w:rPr>
          <w:rFonts w:cs="Times New Roman"/>
        </w:rPr>
        <w:t>).</w:t>
      </w:r>
    </w:p>
    <w:p w14:paraId="03EB2CDB" w14:textId="77777777" w:rsidR="00CA29AE" w:rsidRDefault="00CA29AE">
      <w:pPr>
        <w:spacing w:before="0" w:after="200" w:line="240" w:lineRule="auto"/>
        <w:rPr>
          <w:del w:id="176" w:author="Manuscript Authors" w:date="2025-11-03T14:55:00Z" w16du:dateUtc="2025-11-03T19:55:00Z"/>
        </w:rPr>
      </w:pPr>
      <w:del w:id="177" w:author="Manuscript Authors" w:date="2025-11-03T14:55:00Z" w16du:dateUtc="2025-11-03T19:55:00Z">
        <w:r>
          <w:lastRenderedPageBreak/>
          <w:br w:type="page"/>
        </w:r>
      </w:del>
    </w:p>
    <w:p w14:paraId="7024920A" w14:textId="77777777" w:rsidR="00FD48A7" w:rsidRDefault="00FD48A7">
      <w:pPr>
        <w:pStyle w:val="ImageCaption"/>
        <w:rPr>
          <w:del w:id="178" w:author="Manuscript Authors" w:date="2025-11-03T14:55:00Z" w16du:dateUtc="2025-11-03T19:55:00Z"/>
          <w:i/>
          <w:iCs/>
        </w:rPr>
      </w:pPr>
      <w:del w:id="179" w:author="Manuscript Authors" w:date="2025-11-03T14:55:00Z" w16du:dateUtc="2025-11-03T19:55:00Z">
        <w:r w:rsidRPr="00FD48A7">
          <w:rPr>
            <w:i/>
            <w:iCs/>
            <w:noProof/>
          </w:rPr>
          <w:drawing>
            <wp:inline distT="0" distB="0" distL="0" distR="0" wp14:anchorId="3ECBC6AD" wp14:editId="2A91A8B3">
              <wp:extent cx="5972810" cy="4732020"/>
              <wp:effectExtent l="0" t="0" r="0" b="0"/>
              <wp:docPr id="3" name="Picture 2">
                <a:extLst xmlns:a="http://schemas.openxmlformats.org/drawingml/2006/main">
                  <a:ext uri="{FF2B5EF4-FFF2-40B4-BE49-F238E27FC236}">
                    <a16:creationId xmlns:a16="http://schemas.microsoft.com/office/drawing/2014/main" id="{3AC27866-B99E-682E-77BC-84188613DD6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3AC27866-B99E-682E-77BC-84188613DD6E}"/>
                          </a:ext>
                        </a:extLst>
                      </pic:cNvPr>
                      <pic:cNvPicPr>
                        <a:picLocks noChangeAspect="1"/>
                      </pic:cNvPicPr>
                    </pic:nvPicPr>
                    <pic:blipFill>
                      <a:blip r:embed="rId14"/>
                      <a:stretch>
                        <a:fillRect/>
                      </a:stretch>
                    </pic:blipFill>
                    <pic:spPr>
                      <a:xfrm>
                        <a:off x="0" y="0"/>
                        <a:ext cx="5972810" cy="4732020"/>
                      </a:xfrm>
                      <a:prstGeom prst="rect">
                        <a:avLst/>
                      </a:prstGeom>
                    </pic:spPr>
                  </pic:pic>
                </a:graphicData>
              </a:graphic>
            </wp:inline>
          </w:drawing>
        </w:r>
      </w:del>
    </w:p>
    <w:p w14:paraId="46038A96" w14:textId="77777777" w:rsidR="00415BEA" w:rsidRDefault="006675DF">
      <w:pPr>
        <w:pStyle w:val="ImageCaption"/>
        <w:rPr>
          <w:del w:id="180" w:author="Manuscript Authors" w:date="2025-11-03T14:55:00Z" w16du:dateUtc="2025-11-03T19:55:00Z"/>
        </w:rPr>
      </w:pPr>
      <w:del w:id="181" w:author="Manuscript Authors" w:date="2025-11-03T14:55:00Z" w16du:dateUtc="2025-11-03T19:55:00Z">
        <w:r>
          <w:rPr>
            <w:i/>
            <w:iCs/>
          </w:rPr>
          <w:delText>Figure</w:delText>
        </w:r>
        <w:r>
          <w:delText xml:space="preserve"> 1. Overview of the 2 (Face movement) x 2 (Cover story) x 2 (Emotional Context) experimental design. Colored boxes indicate the simple effect of posed smiles in the associated condition, along with the set of hypotheses that would predict the simple effect.</w:delText>
        </w:r>
      </w:del>
    </w:p>
    <w:p w14:paraId="10E86733" w14:textId="77777777" w:rsidR="00CA29AE" w:rsidRDefault="00CA29AE">
      <w:pPr>
        <w:spacing w:before="0" w:after="200" w:line="240" w:lineRule="auto"/>
        <w:rPr>
          <w:del w:id="182" w:author="Manuscript Authors" w:date="2025-11-03T14:55:00Z" w16du:dateUtc="2025-11-03T19:55:00Z"/>
          <w:rFonts w:eastAsiaTheme="majorEastAsia" w:cstheme="majorBidi"/>
          <w:b/>
          <w:szCs w:val="32"/>
        </w:rPr>
      </w:pPr>
      <w:del w:id="183" w:author="Manuscript Authors" w:date="2025-11-03T14:55:00Z" w16du:dateUtc="2025-11-03T19:55:00Z">
        <w:r>
          <w:br w:type="page"/>
        </w:r>
      </w:del>
    </w:p>
    <w:p w14:paraId="35CF30FA" w14:textId="3101AA4D" w:rsidR="00F3346C" w:rsidRPr="00CF5EFD" w:rsidRDefault="00DC2955" w:rsidP="006A15A7">
      <w:pPr>
        <w:pStyle w:val="Heading2"/>
      </w:pPr>
      <w:bookmarkStart w:id="184" w:name="fig:design"/>
      <w:bookmarkStart w:id="185" w:name="participants-and-procedures"/>
      <w:bookmarkEnd w:id="184"/>
      <w:r w:rsidRPr="00CF5EFD">
        <w:t xml:space="preserve">Participants and </w:t>
      </w:r>
      <w:del w:id="186" w:author="Manuscript Authors" w:date="2025-11-03T14:55:00Z" w16du:dateUtc="2025-11-03T19:55:00Z">
        <w:r w:rsidR="006675DF">
          <w:delText>procedures</w:delText>
        </w:r>
      </w:del>
      <w:ins w:id="187" w:author="Manuscript Authors" w:date="2025-11-03T14:55:00Z" w16du:dateUtc="2025-11-03T19:55:00Z">
        <w:r w:rsidR="006A15A7">
          <w:t>P</w:t>
        </w:r>
        <w:r w:rsidRPr="00CF5EFD">
          <w:t>rocedures</w:t>
        </w:r>
      </w:ins>
    </w:p>
    <w:p w14:paraId="14420108" w14:textId="01D397EC" w:rsidR="00BA13B6" w:rsidRDefault="00DC2955" w:rsidP="00913072">
      <w:pPr>
        <w:spacing w:before="0"/>
        <w:ind w:firstLine="720"/>
        <w:rPr>
          <w:rFonts w:cs="Times New Roman"/>
        </w:rPr>
        <w:pPrChange w:id="188" w:author="Manuscript Authors" w:date="2025-11-03T14:55:00Z" w16du:dateUtc="2025-11-03T19:55:00Z">
          <w:pPr>
            <w:pStyle w:val="FirstParagraph"/>
          </w:pPr>
        </w:pPrChange>
      </w:pPr>
      <w:r w:rsidRPr="005F3483">
        <w:rPr>
          <w:rFonts w:cs="Times New Roman"/>
        </w:rPr>
        <w:t xml:space="preserve">N = </w:t>
      </w:r>
      <w:del w:id="189" w:author="Manuscript Authors" w:date="2025-11-03T14:55:00Z" w16du:dateUtc="2025-11-03T19:55:00Z">
        <w:r w:rsidR="006675DF">
          <w:delText>3,500</w:delText>
        </w:r>
      </w:del>
      <w:ins w:id="190" w:author="Manuscript Authors" w:date="2025-11-03T14:55:00Z" w16du:dateUtc="2025-11-03T19:55:00Z">
        <w:r w:rsidR="6751F997" w:rsidRPr="005F3483">
          <w:rPr>
            <w:rFonts w:cs="Times New Roman"/>
          </w:rPr>
          <w:t>1200</w:t>
        </w:r>
      </w:ins>
      <w:r w:rsidRPr="005F3483">
        <w:rPr>
          <w:rFonts w:cs="Times New Roman"/>
        </w:rPr>
        <w:t xml:space="preserve"> participants will be recruited from </w:t>
      </w:r>
      <w:del w:id="191" w:author="Manuscript Authors" w:date="2025-11-03T14:55:00Z" w16du:dateUtc="2025-11-03T19:55:00Z">
        <w:r w:rsidR="006675DF">
          <w:delText xml:space="preserve">the </w:delText>
        </w:r>
      </w:del>
      <w:r w:rsidRPr="005F3483">
        <w:rPr>
          <w:rFonts w:cs="Times New Roman"/>
        </w:rPr>
        <w:t>Prolific</w:t>
      </w:r>
      <w:del w:id="192" w:author="Manuscript Authors" w:date="2025-11-03T14:55:00Z" w16du:dateUtc="2025-11-03T19:55:00Z">
        <w:r w:rsidR="006675DF">
          <w:delText xml:space="preserve"> participant recruitment </w:delText>
        </w:r>
      </w:del>
      <w:ins w:id="193" w:author="Manuscript Authors" w:date="2025-11-03T14:55:00Z" w16du:dateUtc="2025-11-03T19:55:00Z">
        <w:r w:rsidRPr="005F3483">
          <w:rPr>
            <w:rFonts w:cs="Times New Roman"/>
          </w:rPr>
          <w:t xml:space="preserve">: an online </w:t>
        </w:r>
      </w:ins>
      <w:r w:rsidRPr="005F3483">
        <w:rPr>
          <w:rFonts w:cs="Times New Roman"/>
        </w:rPr>
        <w:t xml:space="preserve">platform </w:t>
      </w:r>
      <w:ins w:id="194" w:author="Manuscript Authors" w:date="2025-11-03T14:55:00Z" w16du:dateUtc="2025-11-03T19:55:00Z">
        <w:r w:rsidRPr="005F3483">
          <w:rPr>
            <w:rFonts w:cs="Times New Roman"/>
          </w:rPr>
          <w:t xml:space="preserve">where people complete studies </w:t>
        </w:r>
      </w:ins>
      <w:r w:rsidRPr="005F3483">
        <w:rPr>
          <w:rFonts w:cs="Times New Roman"/>
        </w:rPr>
        <w:t xml:space="preserve">in exchange for </w:t>
      </w:r>
      <w:del w:id="195" w:author="Manuscript Authors" w:date="2025-11-03T14:55:00Z" w16du:dateUtc="2025-11-03T19:55:00Z">
        <w:r w:rsidR="006675DF">
          <w:delText>$4 ($12 / hr).</w:delText>
        </w:r>
      </w:del>
      <w:ins w:id="196" w:author="Manuscript Authors" w:date="2025-11-03T14:55:00Z" w16du:dateUtc="2025-11-03T19:55:00Z">
        <w:r w:rsidRPr="005F3483">
          <w:rPr>
            <w:rFonts w:cs="Times New Roman"/>
          </w:rPr>
          <w:t xml:space="preserve">payment. (See </w:t>
        </w:r>
        <w:r w:rsidRPr="005F3483">
          <w:rPr>
            <w:rFonts w:cs="Times New Roman"/>
            <w:i/>
            <w:iCs/>
          </w:rPr>
          <w:t xml:space="preserve">Power </w:t>
        </w:r>
        <w:r w:rsidR="003B29E2" w:rsidRPr="005F3483">
          <w:rPr>
            <w:rFonts w:cs="Times New Roman"/>
            <w:i/>
            <w:iCs/>
          </w:rPr>
          <w:t>S</w:t>
        </w:r>
        <w:r w:rsidRPr="005F3483">
          <w:rPr>
            <w:rFonts w:cs="Times New Roman"/>
            <w:i/>
            <w:iCs/>
          </w:rPr>
          <w:t>imulation</w:t>
        </w:r>
        <w:r w:rsidRPr="005F3483">
          <w:rPr>
            <w:rFonts w:cs="Times New Roman"/>
          </w:rPr>
          <w:t xml:space="preserve"> for more information.)</w:t>
        </w:r>
      </w:ins>
      <w:r w:rsidRPr="005F3483">
        <w:rPr>
          <w:rFonts w:cs="Times New Roman"/>
        </w:rPr>
        <w:t xml:space="preserve"> Workers on the platform will be eligible to participate if they (a) </w:t>
      </w:r>
      <w:r w:rsidR="00730276" w:rsidRPr="005F3483">
        <w:rPr>
          <w:rFonts w:cs="Times New Roman"/>
        </w:rPr>
        <w:t xml:space="preserve">speak English, </w:t>
      </w:r>
      <w:r w:rsidR="00801D3D">
        <w:rPr>
          <w:rFonts w:cs="Times New Roman"/>
        </w:rPr>
        <w:t xml:space="preserve">(b) have </w:t>
      </w:r>
      <w:ins w:id="197" w:author="Manuscript Authors" w:date="2025-11-03T14:55:00Z" w16du:dateUtc="2025-11-03T19:55:00Z">
        <w:r w:rsidR="00801D3D">
          <w:rPr>
            <w:rFonts w:cs="Times New Roman"/>
          </w:rPr>
          <w:t xml:space="preserve">a functioning webcam, </w:t>
        </w:r>
        <w:r w:rsidR="00730276" w:rsidRPr="005F3483">
          <w:rPr>
            <w:rFonts w:cs="Times New Roman"/>
          </w:rPr>
          <w:t>(</w:t>
        </w:r>
        <w:r w:rsidR="00801D3D">
          <w:rPr>
            <w:rFonts w:cs="Times New Roman"/>
          </w:rPr>
          <w:t>c</w:t>
        </w:r>
        <w:r w:rsidR="00730276" w:rsidRPr="005F3483">
          <w:rPr>
            <w:rFonts w:cs="Times New Roman"/>
          </w:rPr>
          <w:t xml:space="preserve">) </w:t>
        </w:r>
        <w:r w:rsidRPr="005F3483">
          <w:rPr>
            <w:rFonts w:cs="Times New Roman"/>
          </w:rPr>
          <w:t xml:space="preserve">have </w:t>
        </w:r>
        <w:r w:rsidR="00420679">
          <w:rPr>
            <w:rFonts w:cs="Times New Roman"/>
          </w:rPr>
          <w:t xml:space="preserve">previously </w:t>
        </w:r>
      </w:ins>
      <w:r w:rsidRPr="005F3483">
        <w:rPr>
          <w:rFonts w:cs="Times New Roman"/>
        </w:rPr>
        <w:t>completed at least 5 studies</w:t>
      </w:r>
      <w:del w:id="198" w:author="Manuscript Authors" w:date="2025-11-03T14:55:00Z" w16du:dateUtc="2025-11-03T19:55:00Z">
        <w:r w:rsidR="006675DF">
          <w:delText xml:space="preserve"> on the platform</w:delText>
        </w:r>
      </w:del>
      <w:r w:rsidR="00420679">
        <w:rPr>
          <w:rFonts w:cs="Times New Roman"/>
        </w:rPr>
        <w:t xml:space="preserve">, </w:t>
      </w:r>
      <w:r w:rsidRPr="005F3483">
        <w:rPr>
          <w:rFonts w:cs="Times New Roman"/>
        </w:rPr>
        <w:t>and (</w:t>
      </w:r>
      <w:del w:id="199" w:author="Manuscript Authors" w:date="2025-11-03T14:55:00Z" w16du:dateUtc="2025-11-03T19:55:00Z">
        <w:r w:rsidR="006675DF">
          <w:delText>c</w:delText>
        </w:r>
      </w:del>
      <w:ins w:id="200" w:author="Manuscript Authors" w:date="2025-11-03T14:55:00Z" w16du:dateUtc="2025-11-03T19:55:00Z">
        <w:r w:rsidR="00801D3D">
          <w:rPr>
            <w:rFonts w:cs="Times New Roman"/>
          </w:rPr>
          <w:t>d</w:t>
        </w:r>
      </w:ins>
      <w:r w:rsidRPr="005F3483">
        <w:rPr>
          <w:rFonts w:cs="Times New Roman"/>
        </w:rPr>
        <w:t>) have at least 90% of their study submissions accepted. Th</w:t>
      </w:r>
      <w:r w:rsidR="00794BDB" w:rsidRPr="005F3483">
        <w:rPr>
          <w:rFonts w:cs="Times New Roman"/>
        </w:rPr>
        <w:t xml:space="preserve">ese latter two </w:t>
      </w:r>
      <w:del w:id="201" w:author="Manuscript Authors" w:date="2025-11-03T14:55:00Z" w16du:dateUtc="2025-11-03T19:55:00Z">
        <w:r w:rsidR="006675DF">
          <w:delText xml:space="preserve">inclusion </w:delText>
        </w:r>
      </w:del>
      <w:r w:rsidR="00794BDB" w:rsidRPr="005F3483">
        <w:rPr>
          <w:rFonts w:cs="Times New Roman"/>
        </w:rPr>
        <w:t xml:space="preserve">criteria </w:t>
      </w:r>
      <w:del w:id="202" w:author="Manuscript Authors" w:date="2025-11-03T14:55:00Z" w16du:dateUtc="2025-11-03T19:55:00Z">
        <w:r w:rsidR="006675DF">
          <w:delText>are used to</w:delText>
        </w:r>
      </w:del>
      <w:ins w:id="203" w:author="Manuscript Authors" w:date="2025-11-03T14:55:00Z" w16du:dateUtc="2025-11-03T19:55:00Z">
        <w:r w:rsidRPr="005F3483">
          <w:rPr>
            <w:rFonts w:cs="Times New Roman"/>
          </w:rPr>
          <w:t>help</w:t>
        </w:r>
      </w:ins>
      <w:r w:rsidR="00794BDB" w:rsidRPr="005F3483">
        <w:rPr>
          <w:rFonts w:cs="Times New Roman"/>
        </w:rPr>
        <w:t xml:space="preserve"> </w:t>
      </w:r>
      <w:r w:rsidRPr="005F3483">
        <w:rPr>
          <w:rFonts w:cs="Times New Roman"/>
        </w:rPr>
        <w:t xml:space="preserve">ensure that the quality of participants’ responses </w:t>
      </w:r>
      <w:del w:id="204" w:author="Manuscript Authors" w:date="2025-11-03T14:55:00Z" w16du:dateUtc="2025-11-03T19:55:00Z">
        <w:r w:rsidR="006675DF">
          <w:delText>have</w:delText>
        </w:r>
      </w:del>
      <w:ins w:id="205" w:author="Manuscript Authors" w:date="2025-11-03T14:55:00Z" w16du:dateUtc="2025-11-03T19:55:00Z">
        <w:r w:rsidR="6174FB1D" w:rsidRPr="005F3483">
          <w:rPr>
            <w:rFonts w:cs="Times New Roman"/>
          </w:rPr>
          <w:t>has</w:t>
        </w:r>
      </w:ins>
      <w:r w:rsidRPr="005F3483">
        <w:rPr>
          <w:rFonts w:cs="Times New Roman"/>
        </w:rPr>
        <w:t xml:space="preserve"> been vetted by other researchers</w:t>
      </w:r>
      <w:r w:rsidR="00801D3D">
        <w:rPr>
          <w:rFonts w:cs="Times New Roman"/>
        </w:rPr>
        <w:t>.</w:t>
      </w:r>
      <w:r w:rsidRPr="313472C8">
        <w:rPr>
          <w:rFonts w:cs="Times New Roman"/>
        </w:rPr>
        <w:t xml:space="preserve"> </w:t>
      </w:r>
      <w:del w:id="206" w:author="Manuscript Authors" w:date="2025-11-03T14:55:00Z" w16du:dateUtc="2025-11-03T19:55:00Z">
        <w:r w:rsidR="006675DF">
          <w:delText>The experiment will be advertised as a “A study on simple math”.</w:delText>
        </w:r>
      </w:del>
    </w:p>
    <w:p w14:paraId="35CF30FC" w14:textId="2E150E98" w:rsidR="00F3346C" w:rsidRPr="00CF5EFD" w:rsidRDefault="00DC2955" w:rsidP="00FA59F0">
      <w:pPr>
        <w:spacing w:before="0"/>
        <w:ind w:firstLine="720"/>
        <w:rPr>
          <w:rFonts w:cs="Times New Roman"/>
        </w:rPr>
        <w:pPrChange w:id="207" w:author="Manuscript Authors" w:date="2025-11-03T14:55:00Z" w16du:dateUtc="2025-11-03T19:55:00Z">
          <w:pPr>
            <w:pStyle w:val="BodyText"/>
          </w:pPr>
        </w:pPrChange>
      </w:pPr>
      <w:r w:rsidRPr="00CF5EFD">
        <w:rPr>
          <w:rFonts w:cs="Times New Roman"/>
        </w:rPr>
        <w:t xml:space="preserve">Participants will complete the online </w:t>
      </w:r>
      <w:del w:id="208" w:author="Manuscript Authors" w:date="2025-11-03T14:55:00Z" w16du:dateUtc="2025-11-03T19:55:00Z">
        <w:r w:rsidR="006675DF">
          <w:delText xml:space="preserve">study </w:delText>
        </w:r>
      </w:del>
      <w:r w:rsidRPr="00CF5EFD">
        <w:rPr>
          <w:rFonts w:cs="Times New Roman"/>
        </w:rPr>
        <w:t xml:space="preserve">experiment via a browser-based </w:t>
      </w:r>
      <w:del w:id="209" w:author="Manuscript Authors" w:date="2025-11-03T14:55:00Z" w16du:dateUtc="2025-11-03T19:55:00Z">
        <w:r w:rsidR="006675DF">
          <w:delText xml:space="preserve">experiment </w:delText>
        </w:r>
      </w:del>
      <w:r w:rsidRPr="00CF5EFD">
        <w:rPr>
          <w:rFonts w:cs="Times New Roman"/>
        </w:rPr>
        <w:t xml:space="preserve">platform, Gorilla Experiment Builder (Anwyl-Irvine, Massonnié, Flitton, Kirkham, &amp; Evershed, 2020). </w:t>
      </w:r>
      <w:del w:id="210" w:author="Manuscript Authors" w:date="2025-11-03T14:55:00Z" w16du:dateUtc="2025-11-03T19:55:00Z">
        <w:r w:rsidR="006675DF">
          <w:delText xml:space="preserve">After consenting and testing the functionality of their webcam, </w:delText>
        </w:r>
      </w:del>
      <w:ins w:id="211" w:author="Manuscript Authors" w:date="2025-11-03T14:55:00Z" w16du:dateUtc="2025-11-03T19:55:00Z">
        <w:r w:rsidR="003657C6" w:rsidRPr="00CF5EFD">
          <w:rPr>
            <w:rFonts w:cs="Times New Roman"/>
          </w:rPr>
          <w:t xml:space="preserve">To minimize </w:t>
        </w:r>
        <w:r w:rsidR="009F744C" w:rsidRPr="00CF5EFD">
          <w:rPr>
            <w:rFonts w:cs="Times New Roman"/>
          </w:rPr>
          <w:t xml:space="preserve">the impact of </w:t>
        </w:r>
        <w:r w:rsidR="003657C6" w:rsidRPr="00CF5EFD">
          <w:rPr>
            <w:rFonts w:cs="Times New Roman"/>
          </w:rPr>
          <w:t>demand characteristics</w:t>
        </w:r>
        <w:r w:rsidR="009F744C" w:rsidRPr="00CF5EFD">
          <w:rPr>
            <w:rFonts w:cs="Times New Roman"/>
          </w:rPr>
          <w:t xml:space="preserve"> (</w:t>
        </w:r>
        <w:r w:rsidR="00DD1B64" w:rsidRPr="00DD1B64">
          <w:rPr>
            <w:rFonts w:cs="Times New Roman"/>
          </w:rPr>
          <w:t>Coles, Wyatt, &amp; Frank, 2025; Orne, 1962</w:t>
        </w:r>
        <w:r w:rsidR="009F744C" w:rsidRPr="00CF5EFD">
          <w:rPr>
            <w:rFonts w:cs="Times New Roman"/>
          </w:rPr>
          <w:t>)</w:t>
        </w:r>
        <w:r w:rsidR="003657C6" w:rsidRPr="00CF5EFD">
          <w:rPr>
            <w:rFonts w:cs="Times New Roman"/>
          </w:rPr>
          <w:t xml:space="preserve">, </w:t>
        </w:r>
      </w:ins>
      <w:r w:rsidR="003657C6" w:rsidRPr="00CF5EFD">
        <w:rPr>
          <w:rFonts w:cs="Times New Roman"/>
        </w:rPr>
        <w:t xml:space="preserve">participants will be </w:t>
      </w:r>
      <w:del w:id="212" w:author="Manuscript Authors" w:date="2025-11-03T14:55:00Z" w16du:dateUtc="2025-11-03T19:55:00Z">
        <w:r w:rsidR="006675DF">
          <w:delText xml:space="preserve">given the cover story. For the </w:delText>
        </w:r>
        <w:r w:rsidR="006675DF">
          <w:rPr>
            <w:i/>
            <w:iCs/>
          </w:rPr>
          <w:delText>ambiguous cover story</w:delText>
        </w:r>
        <w:r w:rsidR="006675DF">
          <w:delText xml:space="preserve">, they will be </w:delText>
        </w:r>
      </w:del>
      <w:r w:rsidR="003657C6" w:rsidRPr="00CF5EFD">
        <w:rPr>
          <w:rFonts w:cs="Times New Roman"/>
        </w:rPr>
        <w:t xml:space="preserve">told </w:t>
      </w:r>
      <w:del w:id="213" w:author="Manuscript Authors" w:date="2025-11-03T14:55:00Z" w16du:dateUtc="2025-11-03T19:55:00Z">
        <w:r w:rsidR="006675DF">
          <w:delText xml:space="preserve">that “we are examining </w:delText>
        </w:r>
      </w:del>
      <w:ins w:id="214" w:author="Manuscript Authors" w:date="2025-11-03T14:55:00Z" w16du:dateUtc="2025-11-03T19:55:00Z">
        <w:r w:rsidR="003657C6" w:rsidRPr="00CF5EFD">
          <w:rPr>
            <w:rFonts w:cs="Times New Roman"/>
          </w:rPr>
          <w:t>the study examines “</w:t>
        </w:r>
      </w:ins>
      <w:r w:rsidR="003657C6" w:rsidRPr="00CF5EFD">
        <w:rPr>
          <w:rFonts w:cs="Times New Roman"/>
        </w:rPr>
        <w:t>how physical multi-tasking influences mathematical speed and accuracy</w:t>
      </w:r>
      <w:del w:id="215" w:author="Manuscript Authors" w:date="2025-11-03T14:55:00Z" w16du:dateUtc="2025-11-03T19:55:00Z">
        <w:r w:rsidR="006675DF">
          <w:delText xml:space="preserve">.” In the </w:delText>
        </w:r>
        <w:r w:rsidR="006675DF">
          <w:rPr>
            <w:i/>
            <w:iCs/>
          </w:rPr>
          <w:delText>emotion labor cover story</w:delText>
        </w:r>
        <w:r w:rsidR="006675DF">
          <w:delText xml:space="preserve">, they </w:delText>
        </w:r>
      </w:del>
      <w:ins w:id="216" w:author="Manuscript Authors" w:date="2025-11-03T14:55:00Z" w16du:dateUtc="2025-11-03T19:55:00Z">
        <w:r w:rsidR="003657C6" w:rsidRPr="00CF5EFD">
          <w:rPr>
            <w:rFonts w:cs="Times New Roman"/>
          </w:rPr>
          <w:t xml:space="preserve">”. </w:t>
        </w:r>
        <w:r w:rsidR="00D26DD2">
          <w:rPr>
            <w:rFonts w:cs="Times New Roman"/>
          </w:rPr>
          <w:t>For payment, p</w:t>
        </w:r>
        <w:r w:rsidR="00AD2AE8" w:rsidRPr="00CF5EFD">
          <w:rPr>
            <w:rFonts w:cs="Times New Roman"/>
          </w:rPr>
          <w:t xml:space="preserve">articipants will be told that they will receive </w:t>
        </w:r>
        <w:r w:rsidR="00EE1FD9" w:rsidRPr="00CF5EFD">
          <w:rPr>
            <w:rFonts w:cs="Times New Roman"/>
          </w:rPr>
          <w:t xml:space="preserve">up to </w:t>
        </w:r>
        <w:r w:rsidR="00AD2AE8" w:rsidRPr="00CF5EFD">
          <w:rPr>
            <w:rFonts w:cs="Times New Roman"/>
          </w:rPr>
          <w:t>$</w:t>
        </w:r>
        <w:r w:rsidR="00EE1FD9" w:rsidRPr="00CF5EFD">
          <w:rPr>
            <w:rFonts w:cs="Times New Roman"/>
          </w:rPr>
          <w:t>6</w:t>
        </w:r>
        <w:r w:rsidR="00AD2AE8" w:rsidRPr="00CF5EFD">
          <w:rPr>
            <w:rFonts w:cs="Times New Roman"/>
          </w:rPr>
          <w:t>.</w:t>
        </w:r>
        <w:r w:rsidR="00EE1FD9" w:rsidRPr="00CF5EFD">
          <w:rPr>
            <w:rFonts w:cs="Times New Roman"/>
          </w:rPr>
          <w:t xml:space="preserve"> Howev</w:t>
        </w:r>
        <w:r w:rsidR="004B5D1A" w:rsidRPr="00CF5EFD">
          <w:rPr>
            <w:rFonts w:cs="Times New Roman"/>
          </w:rPr>
          <w:t>er, half of participants will be informed that $2</w:t>
        </w:r>
        <w:r w:rsidR="002352C7" w:rsidRPr="00CF5EFD">
          <w:rPr>
            <w:rFonts w:cs="Times New Roman"/>
          </w:rPr>
          <w:t xml:space="preserve"> </w:t>
        </w:r>
      </w:ins>
      <w:r w:rsidR="002352C7" w:rsidRPr="00CF5EFD">
        <w:rPr>
          <w:rFonts w:cs="Times New Roman"/>
        </w:rPr>
        <w:t xml:space="preserve">will be </w:t>
      </w:r>
      <w:del w:id="217" w:author="Manuscript Authors" w:date="2025-11-03T14:55:00Z" w16du:dateUtc="2025-11-03T19:55:00Z">
        <w:r w:rsidR="006675DF">
          <w:delText>told “we are examining how managing emotional expressions in the context</w:delText>
        </w:r>
      </w:del>
      <w:ins w:id="218" w:author="Manuscript Authors" w:date="2025-11-03T14:55:00Z" w16du:dateUtc="2025-11-03T19:55:00Z">
        <w:r w:rsidR="002352C7" w:rsidRPr="00CF5EFD">
          <w:rPr>
            <w:rFonts w:cs="Times New Roman"/>
          </w:rPr>
          <w:t>deducted</w:t>
        </w:r>
        <w:r w:rsidR="00BD1736" w:rsidRPr="00CF5EFD">
          <w:rPr>
            <w:rFonts w:cs="Times New Roman"/>
          </w:rPr>
          <w:t xml:space="preserve"> if we </w:t>
        </w:r>
        <w:r w:rsidR="00FA59F0">
          <w:rPr>
            <w:rFonts w:cs="Times New Roman"/>
          </w:rPr>
          <w:t xml:space="preserve">do not find that they followed instructions </w:t>
        </w:r>
        <w:r w:rsidR="00101A40" w:rsidRPr="00CF5EFD">
          <w:rPr>
            <w:rFonts w:cs="Times New Roman"/>
          </w:rPr>
          <w:t xml:space="preserve">satisfactorily </w:t>
        </w:r>
        <w:r w:rsidR="00653961" w:rsidRPr="00CF5EFD">
          <w:rPr>
            <w:rFonts w:cs="Times New Roman"/>
          </w:rPr>
          <w:t>during recorded segments of the study.</w:t>
        </w:r>
        <w:r w:rsidR="00FA59F0">
          <w:rPr>
            <w:rFonts w:cs="Times New Roman"/>
          </w:rPr>
          <w:t xml:space="preserve"> </w:t>
        </w:r>
        <w:r w:rsidR="0088416E" w:rsidRPr="00CF5EFD">
          <w:rPr>
            <w:rFonts w:cs="Times New Roman"/>
          </w:rPr>
          <w:t xml:space="preserve">This serves as our manipulation of </w:t>
        </w:r>
        <w:r w:rsidR="00D3699E" w:rsidRPr="00CF5EFD">
          <w:rPr>
            <w:rFonts w:cs="Times New Roman"/>
          </w:rPr>
          <w:t xml:space="preserve">Punishment Threat, </w:t>
        </w:r>
        <w:r w:rsidR="002906D4" w:rsidRPr="00CF5EFD">
          <w:rPr>
            <w:rFonts w:cs="Times New Roman"/>
          </w:rPr>
          <w:t xml:space="preserve">but </w:t>
        </w:r>
        <w:r w:rsidR="00C244F2" w:rsidRPr="00CF5EFD">
          <w:rPr>
            <w:rFonts w:cs="Times New Roman"/>
          </w:rPr>
          <w:t xml:space="preserve">all </w:t>
        </w:r>
        <w:r w:rsidR="00D3699E" w:rsidRPr="00CF5EFD">
          <w:rPr>
            <w:rFonts w:cs="Times New Roman"/>
          </w:rPr>
          <w:t>participants</w:t>
        </w:r>
        <w:r w:rsidR="002906D4" w:rsidRPr="00CF5EFD">
          <w:rPr>
            <w:rFonts w:cs="Times New Roman"/>
          </w:rPr>
          <w:t xml:space="preserve"> </w:t>
        </w:r>
        <w:r w:rsidR="00C244F2" w:rsidRPr="00CF5EFD">
          <w:rPr>
            <w:rFonts w:cs="Times New Roman"/>
          </w:rPr>
          <w:t xml:space="preserve">will receive full </w:t>
        </w:r>
        <w:r w:rsidR="0049253D" w:rsidRPr="00CF5EFD">
          <w:rPr>
            <w:rFonts w:cs="Times New Roman"/>
          </w:rPr>
          <w:t>compensation</w:t>
        </w:r>
        <w:r w:rsidR="00C244F2" w:rsidRPr="00CF5EFD">
          <w:rPr>
            <w:rFonts w:cs="Times New Roman"/>
          </w:rPr>
          <w:t xml:space="preserve"> ($6)</w:t>
        </w:r>
        <w:r w:rsidR="00E82161" w:rsidRPr="00CF5EFD">
          <w:rPr>
            <w:rFonts w:cs="Times New Roman"/>
          </w:rPr>
          <w:t xml:space="preserve">. </w:t>
        </w:r>
        <w:r w:rsidR="006475B7" w:rsidRPr="00CF5EFD">
          <w:rPr>
            <w:rFonts w:cs="Times New Roman"/>
          </w:rPr>
          <w:t>Regardless</w:t>
        </w:r>
      </w:ins>
      <w:r w:rsidR="006475B7" w:rsidRPr="00CF5EFD">
        <w:rPr>
          <w:rFonts w:cs="Times New Roman"/>
        </w:rPr>
        <w:t xml:space="preserve"> of </w:t>
      </w:r>
      <w:del w:id="219" w:author="Manuscript Authors" w:date="2025-11-03T14:55:00Z" w16du:dateUtc="2025-11-03T19:55:00Z">
        <w:r w:rsidR="006675DF">
          <w:delText>work (e.g., customer service) influences mathematical speed</w:delText>
        </w:r>
      </w:del>
      <w:ins w:id="220" w:author="Manuscript Authors" w:date="2025-11-03T14:55:00Z" w16du:dateUtc="2025-11-03T19:55:00Z">
        <w:r w:rsidR="00464A04" w:rsidRPr="00CF5EFD">
          <w:rPr>
            <w:rFonts w:cs="Times New Roman"/>
          </w:rPr>
          <w:t>assigned condition</w:t>
        </w:r>
        <w:r w:rsidRPr="00CF5EFD">
          <w:rPr>
            <w:rFonts w:cs="Times New Roman"/>
          </w:rPr>
          <w:t xml:space="preserve">, participants will </w:t>
        </w:r>
        <w:r w:rsidR="00464A04" w:rsidRPr="00CF5EFD">
          <w:rPr>
            <w:rFonts w:cs="Times New Roman"/>
          </w:rPr>
          <w:t xml:space="preserve">be informed </w:t>
        </w:r>
        <w:r w:rsidR="00367FF2" w:rsidRPr="00CF5EFD">
          <w:rPr>
            <w:rFonts w:cs="Times New Roman"/>
          </w:rPr>
          <w:t>of recording</w:t>
        </w:r>
        <w:r w:rsidR="0016156E" w:rsidRPr="00CF5EFD">
          <w:rPr>
            <w:rFonts w:cs="Times New Roman"/>
          </w:rPr>
          <w:t xml:space="preserve"> and will confirm webcam functionality</w:t>
        </w:r>
        <w:r w:rsidR="0061063A" w:rsidRPr="00CF5EFD">
          <w:rPr>
            <w:rFonts w:cs="Times New Roman"/>
          </w:rPr>
          <w:t xml:space="preserve"> by submitting</w:t>
        </w:r>
      </w:ins>
      <w:r w:rsidR="0061063A" w:rsidRPr="00CF5EFD">
        <w:rPr>
          <w:rFonts w:cs="Times New Roman"/>
        </w:rPr>
        <w:t xml:space="preserve"> and </w:t>
      </w:r>
      <w:del w:id="221" w:author="Manuscript Authors" w:date="2025-11-03T14:55:00Z" w16du:dateUtc="2025-11-03T19:55:00Z">
        <w:r w:rsidR="006675DF">
          <w:delText>accuracy”.</w:delText>
        </w:r>
      </w:del>
      <w:ins w:id="222" w:author="Manuscript Authors" w:date="2025-11-03T14:55:00Z" w16du:dateUtc="2025-11-03T19:55:00Z">
        <w:r w:rsidR="0061063A" w:rsidRPr="00CF5EFD">
          <w:rPr>
            <w:rFonts w:cs="Times New Roman"/>
          </w:rPr>
          <w:t>confirming the playback of a short video through the survey program.</w:t>
        </w:r>
        <w:r w:rsidRPr="00CF5EFD">
          <w:rPr>
            <w:rFonts w:cs="Times New Roman"/>
          </w:rPr>
          <w:t xml:space="preserve"> </w:t>
        </w:r>
      </w:ins>
    </w:p>
    <w:p w14:paraId="7899636B" w14:textId="2DC1EBF7" w:rsidR="005E7C5A" w:rsidRDefault="006675DF" w:rsidP="005E7C5A">
      <w:pPr>
        <w:spacing w:before="0"/>
        <w:ind w:firstLine="720"/>
        <w:rPr>
          <w:rFonts w:cs="Times New Roman"/>
        </w:rPr>
        <w:pPrChange w:id="223" w:author="Manuscript Authors" w:date="2025-11-03T14:55:00Z" w16du:dateUtc="2025-11-03T19:55:00Z">
          <w:pPr>
            <w:pStyle w:val="BodyText"/>
          </w:pPr>
        </w:pPrChange>
      </w:pPr>
      <w:del w:id="224" w:author="Manuscript Authors" w:date="2025-11-03T14:55:00Z" w16du:dateUtc="2025-11-03T19:55:00Z">
        <w:r>
          <w:delText>Participants</w:delText>
        </w:r>
      </w:del>
      <w:ins w:id="225" w:author="Manuscript Authors" w:date="2025-11-03T14:55:00Z" w16du:dateUtc="2025-11-03T19:55:00Z">
        <w:r w:rsidR="00DC2955" w:rsidRPr="00CF5EFD">
          <w:rPr>
            <w:rFonts w:cs="Times New Roman"/>
          </w:rPr>
          <w:t>During the study, participants</w:t>
        </w:r>
      </w:ins>
      <w:r w:rsidR="00DC2955" w:rsidRPr="00CF5EFD">
        <w:rPr>
          <w:rFonts w:cs="Times New Roman"/>
        </w:rPr>
        <w:t xml:space="preserve"> will complete </w:t>
      </w:r>
      <w:r w:rsidR="000E02B3" w:rsidRPr="00CF5EFD">
        <w:rPr>
          <w:rFonts w:cs="Times New Roman"/>
        </w:rPr>
        <w:t xml:space="preserve">four </w:t>
      </w:r>
      <w:r w:rsidR="00AA78F4" w:rsidRPr="00CF5EFD">
        <w:rPr>
          <w:rFonts w:cs="Times New Roman"/>
        </w:rPr>
        <w:t>tr</w:t>
      </w:r>
      <w:r w:rsidR="00BF793F" w:rsidRPr="00CF5EFD">
        <w:rPr>
          <w:rFonts w:cs="Times New Roman"/>
        </w:rPr>
        <w:t>ia</w:t>
      </w:r>
      <w:r w:rsidR="00AA78F4" w:rsidRPr="00CF5EFD">
        <w:rPr>
          <w:rFonts w:cs="Times New Roman"/>
        </w:rPr>
        <w:t>ls</w:t>
      </w:r>
      <w:r w:rsidR="00DC2955" w:rsidRPr="00CF5EFD">
        <w:rPr>
          <w:rFonts w:cs="Times New Roman"/>
        </w:rPr>
        <w:t xml:space="preserve">, all </w:t>
      </w:r>
      <w:ins w:id="226" w:author="Manuscript Authors" w:date="2025-11-03T14:55:00Z" w16du:dateUtc="2025-11-03T19:55:00Z">
        <w:r w:rsidR="06C850DD" w:rsidRPr="00CF5EFD">
          <w:rPr>
            <w:rFonts w:cs="Times New Roman"/>
          </w:rPr>
          <w:t>of</w:t>
        </w:r>
        <w:r w:rsidR="00085EC2" w:rsidRPr="00CF5EFD">
          <w:rPr>
            <w:rFonts w:cs="Times New Roman"/>
          </w:rPr>
          <w:t xml:space="preserve"> </w:t>
        </w:r>
      </w:ins>
      <w:r w:rsidR="00DC2955" w:rsidRPr="00CF5EFD">
        <w:rPr>
          <w:rFonts w:cs="Times New Roman"/>
        </w:rPr>
        <w:t xml:space="preserve">which are </w:t>
      </w:r>
      <w:del w:id="227" w:author="Manuscript Authors" w:date="2025-11-03T14:55:00Z" w16du:dateUtc="2025-11-03T19:55:00Z">
        <w:r>
          <w:delText xml:space="preserve">a </w:delText>
        </w:r>
      </w:del>
      <w:r w:rsidR="00DC2955" w:rsidRPr="00CF5EFD">
        <w:rPr>
          <w:rFonts w:cs="Times New Roman"/>
        </w:rPr>
        <w:t xml:space="preserve">conceptual </w:t>
      </w:r>
      <w:del w:id="228" w:author="Manuscript Authors" w:date="2025-11-03T14:55:00Z" w16du:dateUtc="2025-11-03T19:55:00Z">
        <w:r>
          <w:delText>replication</w:delText>
        </w:r>
      </w:del>
      <w:ins w:id="229" w:author="Manuscript Authors" w:date="2025-11-03T14:55:00Z" w16du:dateUtc="2025-11-03T19:55:00Z">
        <w:r w:rsidR="7894A068" w:rsidRPr="00CF5EFD">
          <w:rPr>
            <w:rFonts w:cs="Times New Roman"/>
          </w:rPr>
          <w:t>replications</w:t>
        </w:r>
      </w:ins>
      <w:r w:rsidR="00DC2955" w:rsidRPr="00CF5EFD">
        <w:rPr>
          <w:rFonts w:cs="Times New Roman"/>
        </w:rPr>
        <w:t xml:space="preserve"> of a large multi-lab adversarial test of facial feedback effects (Coles et al., 2022). </w:t>
      </w:r>
      <w:r w:rsidR="000E02B3" w:rsidRPr="00CF5EFD">
        <w:rPr>
          <w:rFonts w:cs="Times New Roman"/>
        </w:rPr>
        <w:t xml:space="preserve">The first and </w:t>
      </w:r>
      <w:r w:rsidR="00D2534C" w:rsidRPr="00CF5EFD">
        <w:rPr>
          <w:rFonts w:cs="Times New Roman"/>
        </w:rPr>
        <w:t xml:space="preserve">last </w:t>
      </w:r>
      <w:del w:id="230" w:author="Manuscript Authors" w:date="2025-11-03T14:55:00Z" w16du:dateUtc="2025-11-03T19:55:00Z">
        <w:r>
          <w:delText>trials will be filler trials</w:delText>
        </w:r>
      </w:del>
      <w:ins w:id="231" w:author="Manuscript Authors" w:date="2025-11-03T14:55:00Z" w16du:dateUtc="2025-11-03T19:55:00Z">
        <w:r w:rsidR="000E02B3" w:rsidRPr="00CF5EFD">
          <w:rPr>
            <w:rFonts w:cs="Times New Roman"/>
          </w:rPr>
          <w:t xml:space="preserve">trial </w:t>
        </w:r>
        <w:r w:rsidR="00D2534C" w:rsidRPr="00CF5EFD">
          <w:rPr>
            <w:rFonts w:cs="Times New Roman"/>
          </w:rPr>
          <w:t>are sham tasks</w:t>
        </w:r>
      </w:ins>
      <w:r w:rsidR="00D2534C" w:rsidRPr="00CF5EFD">
        <w:rPr>
          <w:rFonts w:cs="Times New Roman"/>
        </w:rPr>
        <w:t xml:space="preserve"> designed to </w:t>
      </w:r>
      <w:del w:id="232" w:author="Manuscript Authors" w:date="2025-11-03T14:55:00Z" w16du:dateUtc="2025-11-03T19:55:00Z">
        <w:r>
          <w:delText>ensure that</w:delText>
        </w:r>
      </w:del>
      <w:ins w:id="233" w:author="Manuscript Authors" w:date="2025-11-03T14:55:00Z" w16du:dateUtc="2025-11-03T19:55:00Z">
        <w:r w:rsidR="00DC2955" w:rsidRPr="00CF5EFD">
          <w:rPr>
            <w:rFonts w:cs="Times New Roman"/>
          </w:rPr>
          <w:t>corroborate</w:t>
        </w:r>
      </w:ins>
      <w:r w:rsidR="00DC2955" w:rsidRPr="00CF5EFD">
        <w:rPr>
          <w:rFonts w:cs="Times New Roman"/>
        </w:rPr>
        <w:t xml:space="preserve"> the cover </w:t>
      </w:r>
      <w:del w:id="234" w:author="Manuscript Authors" w:date="2025-11-03T14:55:00Z" w16du:dateUtc="2025-11-03T19:55:00Z">
        <w:r>
          <w:delText>stories are believable. In</w:delText>
        </w:r>
      </w:del>
      <w:ins w:id="235" w:author="Manuscript Authors" w:date="2025-11-03T14:55:00Z" w16du:dateUtc="2025-11-03T19:55:00Z">
        <w:r w:rsidR="00DC2955" w:rsidRPr="00CF5EFD">
          <w:rPr>
            <w:rFonts w:cs="Times New Roman"/>
          </w:rPr>
          <w:t>stor</w:t>
        </w:r>
        <w:r w:rsidR="00AA78F4" w:rsidRPr="00CF5EFD">
          <w:rPr>
            <w:rFonts w:cs="Times New Roman"/>
          </w:rPr>
          <w:t>y</w:t>
        </w:r>
        <w:r w:rsidR="00DC2955" w:rsidRPr="00CF5EFD">
          <w:rPr>
            <w:rFonts w:cs="Times New Roman"/>
          </w:rPr>
          <w:t xml:space="preserve">. </w:t>
        </w:r>
        <w:r w:rsidR="008D4720" w:rsidRPr="00CF5EFD">
          <w:rPr>
            <w:rFonts w:cs="Times New Roman"/>
          </w:rPr>
          <w:t>E.g., in</w:t>
        </w:r>
      </w:ins>
      <w:r w:rsidR="008D4720" w:rsidRPr="00CF5EFD">
        <w:rPr>
          <w:rFonts w:cs="Times New Roman"/>
        </w:rPr>
        <w:t xml:space="preserve"> the first trial, participants will be asked to “place</w:t>
      </w:r>
      <w:r w:rsidR="00DC2955" w:rsidRPr="00CF5EFD">
        <w:rPr>
          <w:rFonts w:cs="Times New Roman"/>
        </w:rPr>
        <w:t xml:space="preserve"> your left hand behind your head and blink your eyes once per </w:t>
      </w:r>
      <w:r w:rsidR="00DC2955" w:rsidRPr="00CF5EFD">
        <w:rPr>
          <w:rFonts w:cs="Times New Roman"/>
        </w:rPr>
        <w:lastRenderedPageBreak/>
        <w:t xml:space="preserve">second for 5 seconds”. In the last trial, </w:t>
      </w:r>
      <w:del w:id="236" w:author="Manuscript Authors" w:date="2025-11-03T14:55:00Z" w16du:dateUtc="2025-11-03T19:55:00Z">
        <w:r>
          <w:delText>participants</w:delText>
        </w:r>
      </w:del>
      <w:ins w:id="237" w:author="Manuscript Authors" w:date="2025-11-03T14:55:00Z" w16du:dateUtc="2025-11-03T19:55:00Z">
        <w:r w:rsidR="00F95A9C" w:rsidRPr="00CF5EFD">
          <w:rPr>
            <w:rFonts w:cs="Times New Roman"/>
          </w:rPr>
          <w:t>they</w:t>
        </w:r>
      </w:ins>
      <w:r w:rsidR="00F95A9C" w:rsidRPr="00CF5EFD">
        <w:rPr>
          <w:rFonts w:cs="Times New Roman"/>
        </w:rPr>
        <w:t xml:space="preserve"> </w:t>
      </w:r>
      <w:r w:rsidR="00DC2955" w:rsidRPr="00CF5EFD">
        <w:rPr>
          <w:rFonts w:cs="Times New Roman"/>
        </w:rPr>
        <w:t>will be asked to “Tap your left leg with your right-hand index finger once per second for 5 seconds.”</w:t>
      </w:r>
    </w:p>
    <w:p w14:paraId="35CF30FE" w14:textId="07E15D3A" w:rsidR="00E37EBA" w:rsidRDefault="7752BEC2" w:rsidP="00E37EBA">
      <w:pPr>
        <w:spacing w:before="0"/>
        <w:ind w:firstLine="720"/>
        <w:rPr>
          <w:rFonts w:cs="Times New Roman"/>
        </w:rPr>
        <w:pPrChange w:id="238" w:author="Manuscript Authors" w:date="2025-11-03T14:55:00Z" w16du:dateUtc="2025-11-03T19:55:00Z">
          <w:pPr>
            <w:pStyle w:val="BodyText"/>
          </w:pPr>
        </w:pPrChange>
      </w:pPr>
      <w:r w:rsidRPr="7283F3E1">
        <w:rPr>
          <w:rFonts w:cs="Times New Roman"/>
        </w:rPr>
        <w:t xml:space="preserve">More </w:t>
      </w:r>
      <w:r w:rsidR="01398A7B" w:rsidRPr="7283F3E1">
        <w:rPr>
          <w:rFonts w:cs="Times New Roman"/>
        </w:rPr>
        <w:t>critical</w:t>
      </w:r>
      <w:r w:rsidR="242242B3" w:rsidRPr="7283F3E1">
        <w:rPr>
          <w:rFonts w:cs="Times New Roman"/>
        </w:rPr>
        <w:t xml:space="preserve">ly, </w:t>
      </w:r>
      <w:del w:id="239" w:author="Manuscript Authors" w:date="2025-11-03T14:55:00Z" w16du:dateUtc="2025-11-03T19:55:00Z">
        <w:r w:rsidR="006675DF">
          <w:delText>during</w:delText>
        </w:r>
      </w:del>
      <w:ins w:id="240" w:author="Manuscript Authors" w:date="2025-11-03T14:55:00Z" w16du:dateUtc="2025-11-03T19:55:00Z">
        <w:r w:rsidR="242242B3" w:rsidRPr="7283F3E1">
          <w:rPr>
            <w:rFonts w:cs="Times New Roman"/>
          </w:rPr>
          <w:t>in</w:t>
        </w:r>
      </w:ins>
      <w:r w:rsidR="242242B3" w:rsidRPr="7283F3E1">
        <w:rPr>
          <w:rFonts w:cs="Times New Roman"/>
        </w:rPr>
        <w:t xml:space="preserve"> the second and third trials,</w:t>
      </w:r>
      <w:r w:rsidR="01398A7B" w:rsidRPr="7283F3E1">
        <w:rPr>
          <w:rFonts w:cs="Times New Roman"/>
        </w:rPr>
        <w:t xml:space="preserve"> </w:t>
      </w:r>
      <w:r w:rsidRPr="7283F3E1">
        <w:rPr>
          <w:rFonts w:cs="Times New Roman"/>
        </w:rPr>
        <w:t xml:space="preserve">participants </w:t>
      </w:r>
      <w:r w:rsidR="242242B3" w:rsidRPr="7283F3E1">
        <w:rPr>
          <w:rFonts w:cs="Times New Roman"/>
        </w:rPr>
        <w:t xml:space="preserve">will be </w:t>
      </w:r>
      <w:del w:id="241" w:author="Manuscript Authors" w:date="2025-11-03T14:55:00Z" w16du:dateUtc="2025-11-03T19:55:00Z">
        <w:r w:rsidR="006675DF">
          <w:delText>asked</w:delText>
        </w:r>
      </w:del>
      <w:ins w:id="242" w:author="Manuscript Authors" w:date="2025-11-03T14:55:00Z" w16du:dateUtc="2025-11-03T19:55:00Z">
        <w:r w:rsidRPr="7283F3E1">
          <w:rPr>
            <w:rFonts w:cs="Times New Roman"/>
          </w:rPr>
          <w:t>instructed</w:t>
        </w:r>
      </w:ins>
      <w:r w:rsidRPr="7283F3E1">
        <w:rPr>
          <w:rFonts w:cs="Times New Roman"/>
        </w:rPr>
        <w:t xml:space="preserve"> to </w:t>
      </w:r>
      <w:del w:id="243" w:author="Manuscript Authors" w:date="2025-11-03T14:55:00Z" w16du:dateUtc="2025-11-03T19:55:00Z">
        <w:r w:rsidR="006675DF">
          <w:delText xml:space="preserve">either </w:delText>
        </w:r>
      </w:del>
      <w:r w:rsidRPr="7283F3E1">
        <w:rPr>
          <w:rFonts w:cs="Times New Roman"/>
        </w:rPr>
        <w:t>pose</w:t>
      </w:r>
      <w:r w:rsidR="3E2BA251" w:rsidRPr="7283F3E1">
        <w:rPr>
          <w:rFonts w:cs="Times New Roman"/>
        </w:rPr>
        <w:t xml:space="preserve"> </w:t>
      </w:r>
      <w:del w:id="244" w:author="Manuscript Authors" w:date="2025-11-03T14:55:00Z" w16du:dateUtc="2025-11-03T19:55:00Z">
        <w:r w:rsidR="006675DF">
          <w:delText>a smile</w:delText>
        </w:r>
      </w:del>
      <w:ins w:id="245" w:author="Manuscript Authors" w:date="2025-11-03T14:55:00Z" w16du:dateUtc="2025-11-03T19:55:00Z">
        <w:r w:rsidRPr="7283F3E1">
          <w:rPr>
            <w:rFonts w:cs="Times New Roman"/>
          </w:rPr>
          <w:t>smile</w:t>
        </w:r>
        <w:r w:rsidR="3E2BA251" w:rsidRPr="7283F3E1">
          <w:rPr>
            <w:rFonts w:cs="Times New Roman"/>
          </w:rPr>
          <w:t>s</w:t>
        </w:r>
      </w:ins>
      <w:r w:rsidRPr="7283F3E1">
        <w:rPr>
          <w:rFonts w:cs="Times New Roman"/>
        </w:rPr>
        <w:t xml:space="preserve"> or</w:t>
      </w:r>
      <w:del w:id="246" w:author="Manuscript Authors" w:date="2025-11-03T14:55:00Z" w16du:dateUtc="2025-11-03T19:55:00Z">
        <w:r w:rsidR="006675DF">
          <w:delText xml:space="preserve"> to</w:delText>
        </w:r>
      </w:del>
      <w:r w:rsidRPr="7283F3E1">
        <w:rPr>
          <w:rFonts w:cs="Times New Roman"/>
        </w:rPr>
        <w:t xml:space="preserve"> express themselves normally for 5 seconds. </w:t>
      </w:r>
      <w:del w:id="247" w:author="Manuscript Authors" w:date="2025-11-03T14:55:00Z" w16du:dateUtc="2025-11-03T19:55:00Z">
        <w:r w:rsidR="006675DF">
          <w:delText>More specifically, participants</w:delText>
        </w:r>
      </w:del>
      <w:ins w:id="248" w:author="Manuscript Authors" w:date="2025-11-03T14:55:00Z" w16du:dateUtc="2025-11-03T19:55:00Z">
        <w:r w:rsidR="6385497E" w:rsidRPr="7283F3E1">
          <w:rPr>
            <w:rFonts w:cs="Times New Roman"/>
          </w:rPr>
          <w:t>This serves as our manipulation of Fac</w:t>
        </w:r>
        <w:r w:rsidR="427D1833" w:rsidRPr="7283F3E1">
          <w:rPr>
            <w:rFonts w:cs="Times New Roman"/>
          </w:rPr>
          <w:t>e</w:t>
        </w:r>
        <w:r w:rsidR="6385497E" w:rsidRPr="7283F3E1">
          <w:rPr>
            <w:rFonts w:cs="Times New Roman"/>
          </w:rPr>
          <w:t xml:space="preserve"> Movement. </w:t>
        </w:r>
        <w:r w:rsidR="7A6F0B8C" w:rsidRPr="7283F3E1">
          <w:rPr>
            <w:rFonts w:cs="Times New Roman"/>
          </w:rPr>
          <w:t>P</w:t>
        </w:r>
        <w:r w:rsidRPr="7283F3E1">
          <w:rPr>
            <w:rFonts w:cs="Times New Roman"/>
          </w:rPr>
          <w:t>articipants</w:t>
        </w:r>
      </w:ins>
      <w:r w:rsidRPr="7283F3E1">
        <w:rPr>
          <w:rFonts w:cs="Times New Roman"/>
        </w:rPr>
        <w:t xml:space="preserve"> will be shown </w:t>
      </w:r>
      <w:del w:id="249" w:author="Manuscript Authors" w:date="2025-11-03T14:55:00Z" w16du:dateUtc="2025-11-03T19:55:00Z">
        <w:r w:rsidR="006675DF">
          <w:delText>a 2x2 image matrix</w:delText>
        </w:r>
      </w:del>
      <w:ins w:id="250" w:author="Manuscript Authors" w:date="2025-11-03T14:55:00Z" w16du:dateUtc="2025-11-03T19:55:00Z">
        <w:r w:rsidRPr="7283F3E1">
          <w:rPr>
            <w:rFonts w:cs="Times New Roman"/>
          </w:rPr>
          <w:t>four images</w:t>
        </w:r>
      </w:ins>
      <w:r w:rsidRPr="7283F3E1">
        <w:rPr>
          <w:rFonts w:cs="Times New Roman"/>
        </w:rPr>
        <w:t xml:space="preserve"> of actors </w:t>
      </w:r>
      <w:del w:id="251" w:author="Manuscript Authors" w:date="2025-11-03T14:55:00Z" w16du:dateUtc="2025-11-03T19:55:00Z">
        <w:r w:rsidR="006675DF">
          <w:delText>displaying</w:delText>
        </w:r>
      </w:del>
      <w:ins w:id="252" w:author="Manuscript Authors" w:date="2025-11-03T14:55:00Z" w16du:dateUtc="2025-11-03T19:55:00Z">
        <w:r w:rsidRPr="7283F3E1">
          <w:rPr>
            <w:rFonts w:cs="Times New Roman"/>
          </w:rPr>
          <w:t>trained to display</w:t>
        </w:r>
      </w:ins>
      <w:r w:rsidRPr="7283F3E1">
        <w:rPr>
          <w:rFonts w:cs="Times New Roman"/>
        </w:rPr>
        <w:t xml:space="preserve"> prototypical expressions of happiness</w:t>
      </w:r>
      <w:del w:id="253" w:author="Manuscript Authors" w:date="2025-11-03T14:55:00Z" w16du:dateUtc="2025-11-03T19:55:00Z">
        <w:r w:rsidR="006675DF">
          <w:delText xml:space="preserve"> </w:delText>
        </w:r>
      </w:del>
      <w:ins w:id="254" w:author="Manuscript Authors" w:date="2025-11-03T14:55:00Z" w16du:dateUtc="2025-11-03T19:55:00Z">
        <w:r w:rsidRPr="7283F3E1">
          <w:rPr>
            <w:rFonts w:cs="Times New Roman"/>
          </w:rPr>
          <w:t xml:space="preserve">. These images were originally compiled from the Extended Cohn-Kanade Dataset (Lucey et al., 2010) and arranged in a single 2x2 image matrix </w:t>
        </w:r>
      </w:ins>
      <w:r w:rsidRPr="7283F3E1">
        <w:rPr>
          <w:rFonts w:cs="Times New Roman"/>
        </w:rPr>
        <w:t xml:space="preserve">(Coles et al., 2022). </w:t>
      </w:r>
      <w:del w:id="255" w:author="Manuscript Authors" w:date="2025-11-03T14:55:00Z" w16du:dateUtc="2025-11-03T19:55:00Z">
        <w:r w:rsidR="006675DF">
          <w:delText>They</w:delText>
        </w:r>
      </w:del>
      <w:ins w:id="256" w:author="Manuscript Authors" w:date="2025-11-03T14:55:00Z" w16du:dateUtc="2025-11-03T19:55:00Z">
        <w:r w:rsidRPr="7283F3E1">
          <w:rPr>
            <w:rFonts w:cs="Times New Roman"/>
          </w:rPr>
          <w:t>Participants</w:t>
        </w:r>
      </w:ins>
      <w:r w:rsidRPr="7283F3E1">
        <w:rPr>
          <w:rFonts w:cs="Times New Roman"/>
        </w:rPr>
        <w:t xml:space="preserve"> will </w:t>
      </w:r>
      <w:ins w:id="257" w:author="Manuscript Authors" w:date="2025-11-03T14:55:00Z" w16du:dateUtc="2025-11-03T19:55:00Z">
        <w:r w:rsidRPr="7283F3E1">
          <w:rPr>
            <w:rFonts w:cs="Times New Roman"/>
          </w:rPr>
          <w:t xml:space="preserve">be </w:t>
        </w:r>
      </w:ins>
      <w:r w:rsidRPr="7283F3E1">
        <w:rPr>
          <w:rFonts w:cs="Times New Roman"/>
        </w:rPr>
        <w:t xml:space="preserve">asked to either (a) adopt the pictured expression, or (b) not attempt to control their </w:t>
      </w:r>
      <w:del w:id="258" w:author="Manuscript Authors" w:date="2025-11-03T14:55:00Z" w16du:dateUtc="2025-11-03T19:55:00Z">
        <w:r w:rsidR="006675DF">
          <w:delText>facial</w:delText>
        </w:r>
      </w:del>
      <w:ins w:id="259" w:author="Manuscript Authors" w:date="2025-11-03T14:55:00Z" w16du:dateUtc="2025-11-03T19:55:00Z">
        <w:r w:rsidR="0123703A" w:rsidRPr="7283F3E1">
          <w:rPr>
            <w:rFonts w:cs="Times New Roman"/>
          </w:rPr>
          <w:t>face</w:t>
        </w:r>
      </w:ins>
      <w:r w:rsidRPr="7283F3E1">
        <w:rPr>
          <w:rFonts w:cs="Times New Roman"/>
        </w:rPr>
        <w:t xml:space="preserve"> movements. Importantly, having participants view the same image matrix in </w:t>
      </w:r>
      <w:del w:id="260" w:author="Manuscript Authors" w:date="2025-11-03T14:55:00Z" w16du:dateUtc="2025-11-03T19:55:00Z">
        <w:r w:rsidR="006675DF">
          <w:delText>all</w:delText>
        </w:r>
      </w:del>
      <w:ins w:id="261" w:author="Manuscript Authors" w:date="2025-11-03T14:55:00Z" w16du:dateUtc="2025-11-03T19:55:00Z">
        <w:r w:rsidRPr="7283F3E1">
          <w:rPr>
            <w:rFonts w:cs="Times New Roman"/>
          </w:rPr>
          <w:t>both</w:t>
        </w:r>
      </w:ins>
      <w:r w:rsidRPr="7283F3E1">
        <w:rPr>
          <w:rFonts w:cs="Times New Roman"/>
        </w:rPr>
        <w:t xml:space="preserve"> trials </w:t>
      </w:r>
      <w:proofErr w:type="gramStart"/>
      <w:r w:rsidRPr="7283F3E1">
        <w:rPr>
          <w:rFonts w:cs="Times New Roman"/>
        </w:rPr>
        <w:t>helps</w:t>
      </w:r>
      <w:proofErr w:type="gramEnd"/>
      <w:r w:rsidRPr="7283F3E1">
        <w:rPr>
          <w:rFonts w:cs="Times New Roman"/>
        </w:rPr>
        <w:t xml:space="preserve"> eliminate the potentially confounding effect that images of smiling people may have on emotional experience. </w:t>
      </w:r>
      <w:del w:id="262" w:author="Manuscript Authors" w:date="2025-11-03T14:55:00Z" w16du:dateUtc="2025-11-03T19:55:00Z">
        <w:r w:rsidR="006675DF">
          <w:delText>While completing the trial, participants’ facial movements will be recorded through their webcam.</w:delText>
        </w:r>
      </w:del>
      <w:ins w:id="263" w:author="Manuscript Authors" w:date="2025-11-03T14:55:00Z" w16du:dateUtc="2025-11-03T19:55:00Z">
        <w:r w:rsidRPr="7283F3E1">
          <w:rPr>
            <w:rFonts w:cs="Times New Roman"/>
          </w:rPr>
          <w:t xml:space="preserve">Limiting the </w:t>
        </w:r>
        <w:r w:rsidR="036F997F" w:rsidRPr="7283F3E1">
          <w:rPr>
            <w:rFonts w:cs="Times New Roman"/>
          </w:rPr>
          <w:t>pose</w:t>
        </w:r>
        <w:r w:rsidRPr="7283F3E1">
          <w:rPr>
            <w:rFonts w:cs="Times New Roman"/>
          </w:rPr>
          <w:t xml:space="preserve"> to 5 seconds helps ensure a similar duration as authentic emotional expressions (Ekman</w:t>
        </w:r>
        <w:r w:rsidR="47F3D1E1" w:rsidRPr="7283F3E1">
          <w:rPr>
            <w:rFonts w:cs="Times New Roman"/>
          </w:rPr>
          <w:t>, 20</w:t>
        </w:r>
        <w:r w:rsidR="0C11B8D9" w:rsidRPr="7283F3E1">
          <w:rPr>
            <w:rFonts w:cs="Times New Roman"/>
          </w:rPr>
          <w:t>0</w:t>
        </w:r>
        <w:r w:rsidR="47F3D1E1" w:rsidRPr="7283F3E1">
          <w:rPr>
            <w:rFonts w:cs="Times New Roman"/>
          </w:rPr>
          <w:t>3</w:t>
        </w:r>
        <w:r w:rsidRPr="7283F3E1">
          <w:rPr>
            <w:rFonts w:cs="Times New Roman"/>
          </w:rPr>
          <w:t>).</w:t>
        </w:r>
      </w:ins>
    </w:p>
    <w:p w14:paraId="35CF30FF" w14:textId="6BE27D33" w:rsidR="00E37EBA" w:rsidRDefault="00DC2955" w:rsidP="00E37EBA">
      <w:pPr>
        <w:spacing w:before="0"/>
        <w:ind w:firstLine="720"/>
        <w:rPr>
          <w:rFonts w:cs="Times New Roman"/>
        </w:rPr>
        <w:pPrChange w:id="264" w:author="Manuscript Authors" w:date="2025-11-03T14:55:00Z" w16du:dateUtc="2025-11-03T19:55:00Z">
          <w:pPr>
            <w:pStyle w:val="BodyText"/>
          </w:pPr>
        </w:pPrChange>
      </w:pPr>
      <w:r w:rsidRPr="00CF5EFD">
        <w:rPr>
          <w:rFonts w:cs="Times New Roman"/>
        </w:rPr>
        <w:t xml:space="preserve">During the two </w:t>
      </w:r>
      <w:del w:id="265" w:author="Manuscript Authors" w:date="2025-11-03T14:55:00Z" w16du:dateUtc="2025-11-03T19:55:00Z">
        <w:r w:rsidR="006675DF">
          <w:delText xml:space="preserve">critical </w:delText>
        </w:r>
      </w:del>
      <w:ins w:id="266" w:author="Manuscript Authors" w:date="2025-11-03T14:55:00Z" w16du:dateUtc="2025-11-03T19:55:00Z">
        <w:r w:rsidR="00BF793F" w:rsidRPr="00CF5EFD">
          <w:rPr>
            <w:rFonts w:cs="Times New Roman"/>
          </w:rPr>
          <w:t xml:space="preserve">face movement </w:t>
        </w:r>
      </w:ins>
      <w:r w:rsidR="00BF793F" w:rsidRPr="00CF5EFD">
        <w:rPr>
          <w:rFonts w:cs="Times New Roman"/>
        </w:rPr>
        <w:t>trials</w:t>
      </w:r>
      <w:r w:rsidRPr="00CF5EFD">
        <w:rPr>
          <w:rFonts w:cs="Times New Roman"/>
        </w:rPr>
        <w:t xml:space="preserve">, participants will encounter </w:t>
      </w:r>
      <w:del w:id="267" w:author="Manuscript Authors" w:date="2025-11-03T14:55:00Z" w16du:dateUtc="2025-11-03T19:55:00Z">
        <w:r w:rsidR="006675DF">
          <w:delText>pre-</w:delText>
        </w:r>
      </w:del>
      <w:ins w:id="268" w:author="Manuscript Authors" w:date="2025-11-03T14:55:00Z" w16du:dateUtc="2025-11-03T19:55:00Z">
        <w:r w:rsidR="005D7DF1" w:rsidRPr="00CF5EFD">
          <w:rPr>
            <w:rFonts w:cs="Times New Roman"/>
          </w:rPr>
          <w:t>images</w:t>
        </w:r>
        <w:r w:rsidRPr="00CF5EFD">
          <w:rPr>
            <w:rFonts w:cs="Times New Roman"/>
          </w:rPr>
          <w:t xml:space="preserve"> </w:t>
        </w:r>
        <w:r w:rsidR="003E6385" w:rsidRPr="00CF5EFD">
          <w:rPr>
            <w:rFonts w:cs="Times New Roman"/>
          </w:rPr>
          <w:t xml:space="preserve">previously </w:t>
        </w:r>
      </w:ins>
      <w:r w:rsidRPr="00CF5EFD">
        <w:rPr>
          <w:rFonts w:cs="Times New Roman"/>
        </w:rPr>
        <w:t xml:space="preserve">validated </w:t>
      </w:r>
      <w:del w:id="269" w:author="Manuscript Authors" w:date="2025-11-03T14:55:00Z" w16du:dateUtc="2025-11-03T19:55:00Z">
        <w:r w:rsidR="006675DF">
          <w:delText xml:space="preserve">image matrices designed </w:delText>
        </w:r>
      </w:del>
      <w:r w:rsidRPr="00CF5EFD">
        <w:rPr>
          <w:rFonts w:cs="Times New Roman"/>
        </w:rPr>
        <w:t xml:space="preserve">to elicit </w:t>
      </w:r>
      <w:ins w:id="270" w:author="Manuscript Authors" w:date="2025-11-03T14:55:00Z" w16du:dateUtc="2025-11-03T19:55:00Z">
        <w:r w:rsidRPr="00CF5EFD">
          <w:rPr>
            <w:rFonts w:cs="Times New Roman"/>
          </w:rPr>
          <w:t xml:space="preserve">either </w:t>
        </w:r>
      </w:ins>
      <w:r w:rsidRPr="00CF5EFD">
        <w:rPr>
          <w:rFonts w:cs="Times New Roman"/>
        </w:rPr>
        <w:t>a positive or negative mood</w:t>
      </w:r>
      <w:r w:rsidR="009462DA" w:rsidRPr="00CF5EFD">
        <w:rPr>
          <w:rFonts w:cs="Times New Roman"/>
        </w:rPr>
        <w:t xml:space="preserve"> (</w:t>
      </w:r>
      <w:r w:rsidR="00E37EBA" w:rsidRPr="00E37EBA">
        <w:rPr>
          <w:rFonts w:cs="Times New Roman"/>
        </w:rPr>
        <w:t>Coles, 2020</w:t>
      </w:r>
      <w:r w:rsidR="009462DA" w:rsidRPr="00CF5EFD">
        <w:rPr>
          <w:rFonts w:cs="Times New Roman"/>
        </w:rPr>
        <w:t>)</w:t>
      </w:r>
      <w:r w:rsidRPr="00CF5EFD">
        <w:rPr>
          <w:rFonts w:cs="Times New Roman"/>
        </w:rPr>
        <w:t xml:space="preserve">. </w:t>
      </w:r>
      <w:ins w:id="271" w:author="Manuscript Authors" w:date="2025-11-03T14:55:00Z" w16du:dateUtc="2025-11-03T19:55:00Z">
        <w:r w:rsidR="003B1F2B" w:rsidRPr="00CF5EFD">
          <w:rPr>
            <w:rFonts w:cs="Times New Roman"/>
          </w:rPr>
          <w:t xml:space="preserve">This serves as our manipulation of Emotional Context. </w:t>
        </w:r>
      </w:ins>
      <w:r w:rsidRPr="00CF5EFD">
        <w:rPr>
          <w:rFonts w:cs="Times New Roman"/>
        </w:rPr>
        <w:t xml:space="preserve">For </w:t>
      </w:r>
      <w:del w:id="272" w:author="Manuscript Authors" w:date="2025-11-03T14:55:00Z" w16du:dateUtc="2025-11-03T19:55:00Z">
        <w:r w:rsidR="006675DF">
          <w:delText xml:space="preserve">example, in the </w:delText>
        </w:r>
      </w:del>
      <w:r w:rsidRPr="00CF5EFD">
        <w:rPr>
          <w:rFonts w:cs="Times New Roman"/>
        </w:rPr>
        <w:t xml:space="preserve">positive </w:t>
      </w:r>
      <w:del w:id="273" w:author="Manuscript Authors" w:date="2025-11-03T14:55:00Z" w16du:dateUtc="2025-11-03T19:55:00Z">
        <w:r w:rsidR="006675DF">
          <w:delText>image matrix</w:delText>
        </w:r>
      </w:del>
      <w:ins w:id="274" w:author="Manuscript Authors" w:date="2025-11-03T14:55:00Z" w16du:dateUtc="2025-11-03T19:55:00Z">
        <w:r w:rsidR="003B1F2B" w:rsidRPr="00CF5EFD">
          <w:rPr>
            <w:rFonts w:cs="Times New Roman"/>
          </w:rPr>
          <w:t>contexts</w:t>
        </w:r>
      </w:ins>
      <w:r w:rsidRPr="00CF5EFD">
        <w:rPr>
          <w:rFonts w:cs="Times New Roman"/>
        </w:rPr>
        <w:t xml:space="preserve">, participants will view </w:t>
      </w:r>
      <w:del w:id="275" w:author="Manuscript Authors" w:date="2025-11-03T14:55:00Z" w16du:dateUtc="2025-11-03T19:55:00Z">
        <w:r w:rsidR="006675DF">
          <w:delText>pictures</w:delText>
        </w:r>
      </w:del>
      <w:ins w:id="276" w:author="Manuscript Authors" w:date="2025-11-03T14:55:00Z" w16du:dateUtc="2025-11-03T19:55:00Z">
        <w:r w:rsidR="005D7DF1" w:rsidRPr="00CF5EFD">
          <w:rPr>
            <w:rFonts w:cs="Times New Roman"/>
          </w:rPr>
          <w:t>images</w:t>
        </w:r>
      </w:ins>
      <w:r w:rsidRPr="00CF5EFD">
        <w:rPr>
          <w:rFonts w:cs="Times New Roman"/>
        </w:rPr>
        <w:t xml:space="preserve"> of </w:t>
      </w:r>
      <w:ins w:id="277" w:author="Manuscript Authors" w:date="2025-11-03T14:55:00Z" w16du:dateUtc="2025-11-03T19:55:00Z">
        <w:r w:rsidRPr="00CF5EFD">
          <w:rPr>
            <w:rFonts w:cs="Times New Roman"/>
          </w:rPr>
          <w:t xml:space="preserve">flower, kittens, and </w:t>
        </w:r>
      </w:ins>
      <w:r w:rsidRPr="00CF5EFD">
        <w:rPr>
          <w:rFonts w:cs="Times New Roman"/>
        </w:rPr>
        <w:t>rainbows</w:t>
      </w:r>
      <w:del w:id="278" w:author="Manuscript Authors" w:date="2025-11-03T14:55:00Z" w16du:dateUtc="2025-11-03T19:55:00Z">
        <w:r w:rsidR="006675DF">
          <w:delText xml:space="preserve"> and butterflies – in the</w:delText>
        </w:r>
      </w:del>
      <w:ins w:id="279" w:author="Manuscript Authors" w:date="2025-11-03T14:55:00Z" w16du:dateUtc="2025-11-03T19:55:00Z">
        <w:r w:rsidRPr="00CF5EFD">
          <w:rPr>
            <w:rFonts w:cs="Times New Roman"/>
          </w:rPr>
          <w:t xml:space="preserve">, arranged in a single 1 x 3 row. </w:t>
        </w:r>
        <w:r w:rsidR="00624F1A" w:rsidRPr="00CF5EFD">
          <w:rPr>
            <w:rFonts w:cs="Times New Roman"/>
          </w:rPr>
          <w:t>For</w:t>
        </w:r>
      </w:ins>
      <w:r w:rsidR="00624F1A" w:rsidRPr="00CF5EFD">
        <w:rPr>
          <w:rFonts w:cs="Times New Roman"/>
        </w:rPr>
        <w:t xml:space="preserve"> </w:t>
      </w:r>
      <w:r w:rsidRPr="00CF5EFD">
        <w:rPr>
          <w:rFonts w:cs="Times New Roman"/>
        </w:rPr>
        <w:t xml:space="preserve">negative </w:t>
      </w:r>
      <w:del w:id="280" w:author="Manuscript Authors" w:date="2025-11-03T14:55:00Z" w16du:dateUtc="2025-11-03T19:55:00Z">
        <w:r w:rsidR="006675DF">
          <w:delText>image matrix</w:delText>
        </w:r>
      </w:del>
      <w:ins w:id="281" w:author="Manuscript Authors" w:date="2025-11-03T14:55:00Z" w16du:dateUtc="2025-11-03T19:55:00Z">
        <w:r w:rsidR="003B1F2B" w:rsidRPr="00CF5EFD">
          <w:rPr>
            <w:rFonts w:cs="Times New Roman"/>
          </w:rPr>
          <w:t>contexts</w:t>
        </w:r>
      </w:ins>
      <w:r w:rsidRPr="00CF5EFD">
        <w:rPr>
          <w:rFonts w:cs="Times New Roman"/>
        </w:rPr>
        <w:t xml:space="preserve">, they will view </w:t>
      </w:r>
      <w:del w:id="282" w:author="Manuscript Authors" w:date="2025-11-03T14:55:00Z" w16du:dateUtc="2025-11-03T19:55:00Z">
        <w:r w:rsidR="006675DF">
          <w:delText>pictures</w:delText>
        </w:r>
      </w:del>
      <w:ins w:id="283" w:author="Manuscript Authors" w:date="2025-11-03T14:55:00Z" w16du:dateUtc="2025-11-03T19:55:00Z">
        <w:r w:rsidR="005D7DF1" w:rsidRPr="00CF5EFD">
          <w:rPr>
            <w:rFonts w:cs="Times New Roman"/>
          </w:rPr>
          <w:t xml:space="preserve">images </w:t>
        </w:r>
        <w:r w:rsidRPr="00CF5EFD">
          <w:rPr>
            <w:rFonts w:cs="Times New Roman"/>
          </w:rPr>
          <w:t>of inconsiderately parked vehicles, acts</w:t>
        </w:r>
      </w:ins>
      <w:r w:rsidRPr="00CF5EFD">
        <w:rPr>
          <w:rFonts w:cs="Times New Roman"/>
        </w:rPr>
        <w:t xml:space="preserve"> of theft</w:t>
      </w:r>
      <w:ins w:id="284" w:author="Manuscript Authors" w:date="2025-11-03T14:55:00Z" w16du:dateUtc="2025-11-03T19:55:00Z">
        <w:r w:rsidRPr="00CF5EFD">
          <w:rPr>
            <w:rFonts w:cs="Times New Roman"/>
          </w:rPr>
          <w:t>,</w:t>
        </w:r>
      </w:ins>
      <w:r w:rsidRPr="00CF5EFD">
        <w:rPr>
          <w:rFonts w:cs="Times New Roman"/>
        </w:rPr>
        <w:t xml:space="preserve"> and </w:t>
      </w:r>
      <w:del w:id="285" w:author="Manuscript Authors" w:date="2025-11-03T14:55:00Z" w16du:dateUtc="2025-11-03T19:55:00Z">
        <w:r w:rsidR="006675DF">
          <w:delText>abuse. These images</w:delText>
        </w:r>
      </w:del>
      <w:ins w:id="286" w:author="Manuscript Authors" w:date="2025-11-03T14:55:00Z" w16du:dateUtc="2025-11-03T19:55:00Z">
        <w:r w:rsidRPr="00CF5EFD">
          <w:rPr>
            <w:rFonts w:cs="Times New Roman"/>
          </w:rPr>
          <w:t>animal maltreatment (</w:t>
        </w:r>
        <w:r w:rsidR="00624F1A" w:rsidRPr="00CF5EFD">
          <w:rPr>
            <w:rFonts w:cs="Times New Roman"/>
          </w:rPr>
          <w:t xml:space="preserve">also </w:t>
        </w:r>
        <w:r w:rsidRPr="00CF5EFD">
          <w:rPr>
            <w:rFonts w:cs="Times New Roman"/>
          </w:rPr>
          <w:t xml:space="preserve">arranged in a single row). </w:t>
        </w:r>
        <w:r w:rsidR="006812EB" w:rsidRPr="00CF5EFD">
          <w:rPr>
            <w:rFonts w:cs="Times New Roman"/>
          </w:rPr>
          <w:t>Images</w:t>
        </w:r>
      </w:ins>
      <w:r w:rsidR="006812EB" w:rsidRPr="00CF5EFD">
        <w:rPr>
          <w:rFonts w:cs="Times New Roman"/>
        </w:rPr>
        <w:t xml:space="preserve"> will be </w:t>
      </w:r>
      <w:del w:id="287" w:author="Manuscript Authors" w:date="2025-11-03T14:55:00Z" w16du:dateUtc="2025-11-03T19:55:00Z">
        <w:r w:rsidR="006675DF">
          <w:delText>presented</w:delText>
        </w:r>
      </w:del>
      <w:ins w:id="288" w:author="Manuscript Authors" w:date="2025-11-03T14:55:00Z" w16du:dateUtc="2025-11-03T19:55:00Z">
        <w:r w:rsidR="006812EB" w:rsidRPr="00CF5EFD">
          <w:rPr>
            <w:rFonts w:cs="Times New Roman"/>
          </w:rPr>
          <w:t>displayed alongside an</w:t>
        </w:r>
      </w:ins>
      <w:r w:rsidR="006812EB" w:rsidRPr="00CF5EFD">
        <w:rPr>
          <w:rFonts w:cs="Times New Roman"/>
        </w:rPr>
        <w:t xml:space="preserve"> on</w:t>
      </w:r>
      <w:del w:id="289" w:author="Manuscript Authors" w:date="2025-11-03T14:55:00Z" w16du:dateUtc="2025-11-03T19:55:00Z">
        <w:r w:rsidR="006675DF">
          <w:delText xml:space="preserve"> </w:delText>
        </w:r>
      </w:del>
      <w:ins w:id="290" w:author="Manuscript Authors" w:date="2025-11-03T14:55:00Z" w16du:dateUtc="2025-11-03T19:55:00Z">
        <w:r w:rsidR="006812EB" w:rsidRPr="00CF5EFD">
          <w:rPr>
            <w:rFonts w:cs="Times New Roman"/>
          </w:rPr>
          <w:t>-</w:t>
        </w:r>
      </w:ins>
      <w:r w:rsidR="006812EB" w:rsidRPr="00CF5EFD">
        <w:rPr>
          <w:rFonts w:cs="Times New Roman"/>
        </w:rPr>
        <w:t xml:space="preserve">screen </w:t>
      </w:r>
      <w:ins w:id="291" w:author="Manuscript Authors" w:date="2025-11-03T14:55:00Z" w16du:dateUtc="2025-11-03T19:55:00Z">
        <w:r w:rsidR="006812EB" w:rsidRPr="00CF5EFD">
          <w:rPr>
            <w:rFonts w:cs="Times New Roman"/>
          </w:rPr>
          <w:t xml:space="preserve">timer </w:t>
        </w:r>
      </w:ins>
      <w:r w:rsidR="006812EB" w:rsidRPr="00CF5EFD">
        <w:rPr>
          <w:rFonts w:cs="Times New Roman"/>
        </w:rPr>
        <w:t xml:space="preserve">while </w:t>
      </w:r>
      <w:r w:rsidRPr="00CF5EFD">
        <w:rPr>
          <w:rFonts w:cs="Times New Roman"/>
        </w:rPr>
        <w:t xml:space="preserve">participants complete the </w:t>
      </w:r>
      <w:del w:id="292" w:author="Manuscript Authors" w:date="2025-11-03T14:55:00Z" w16du:dateUtc="2025-11-03T19:55:00Z">
        <w:r w:rsidR="006675DF">
          <w:delText>facial movement tasks</w:delText>
        </w:r>
      </w:del>
      <w:ins w:id="293" w:author="Manuscript Authors" w:date="2025-11-03T14:55:00Z" w16du:dateUtc="2025-11-03T19:55:00Z">
        <w:r w:rsidR="003B1F2B" w:rsidRPr="00CF5EFD">
          <w:rPr>
            <w:rFonts w:cs="Times New Roman"/>
          </w:rPr>
          <w:t>face</w:t>
        </w:r>
        <w:r w:rsidRPr="00CF5EFD">
          <w:rPr>
            <w:rFonts w:cs="Times New Roman"/>
          </w:rPr>
          <w:t xml:space="preserve"> movement </w:t>
        </w:r>
        <w:r w:rsidR="005D7DF1" w:rsidRPr="00CF5EFD">
          <w:rPr>
            <w:rFonts w:cs="Times New Roman"/>
          </w:rPr>
          <w:t>ta</w:t>
        </w:r>
        <w:r w:rsidR="009462DA" w:rsidRPr="00CF5EFD">
          <w:rPr>
            <w:rFonts w:cs="Times New Roman"/>
          </w:rPr>
          <w:t>s</w:t>
        </w:r>
        <w:r w:rsidR="005D7DF1" w:rsidRPr="00CF5EFD">
          <w:rPr>
            <w:rFonts w:cs="Times New Roman"/>
          </w:rPr>
          <w:t>k</w:t>
        </w:r>
        <w:r w:rsidRPr="00CF5EFD">
          <w:rPr>
            <w:rFonts w:cs="Times New Roman"/>
          </w:rPr>
          <w:t>. While doing so, participants’ will be recorded through their webcam, which is automatically toggled through the survey program</w:t>
        </w:r>
      </w:ins>
      <w:r w:rsidRPr="00CF5EFD">
        <w:rPr>
          <w:rFonts w:cs="Times New Roman"/>
        </w:rPr>
        <w:t>.</w:t>
      </w:r>
    </w:p>
    <w:p w14:paraId="35CF3100" w14:textId="0A22A4BA" w:rsidR="00797C93" w:rsidRDefault="006675DF" w:rsidP="00797C93">
      <w:pPr>
        <w:spacing w:before="0"/>
        <w:ind w:firstLine="720"/>
        <w:rPr>
          <w:ins w:id="294" w:author="Manuscript Authors" w:date="2025-11-03T14:55:00Z" w16du:dateUtc="2025-11-03T19:55:00Z"/>
          <w:rFonts w:cs="Times New Roman"/>
        </w:rPr>
      </w:pPr>
      <w:del w:id="295" w:author="Manuscript Authors" w:date="2025-11-03T14:55:00Z" w16du:dateUtc="2025-11-03T19:55:00Z">
        <w:r>
          <w:delText xml:space="preserve">After each trial, </w:delText>
        </w:r>
      </w:del>
      <w:ins w:id="296" w:author="Manuscript Authors" w:date="2025-11-03T14:55:00Z" w16du:dateUtc="2025-11-03T19:55:00Z">
        <w:r w:rsidR="00C2481F" w:rsidRPr="00CF5EFD">
          <w:rPr>
            <w:rFonts w:cs="Times New Roman"/>
          </w:rPr>
          <w:t>H</w:t>
        </w:r>
        <w:r w:rsidR="00CF6D6E" w:rsidRPr="00CF5EFD">
          <w:rPr>
            <w:rFonts w:cs="Times New Roman"/>
          </w:rPr>
          <w:t xml:space="preserve">alf of </w:t>
        </w:r>
        <w:r w:rsidR="004C3D08" w:rsidRPr="00CF5EFD">
          <w:rPr>
            <w:rFonts w:cs="Times New Roman"/>
          </w:rPr>
          <w:t xml:space="preserve">participants </w:t>
        </w:r>
        <w:r w:rsidR="00C24A97" w:rsidRPr="00CF5EFD">
          <w:rPr>
            <w:rFonts w:cs="Times New Roman"/>
          </w:rPr>
          <w:t xml:space="preserve">will be </w:t>
        </w:r>
        <w:r w:rsidR="008F13D1" w:rsidRPr="00CF5EFD">
          <w:rPr>
            <w:rFonts w:cs="Times New Roman"/>
          </w:rPr>
          <w:t>randomly assigned</w:t>
        </w:r>
        <w:r w:rsidR="00C24A97" w:rsidRPr="00CF5EFD">
          <w:rPr>
            <w:rFonts w:cs="Times New Roman"/>
          </w:rPr>
          <w:t xml:space="preserve"> to complete </w:t>
        </w:r>
        <w:r w:rsidR="004C3D08" w:rsidRPr="00CF5EFD">
          <w:rPr>
            <w:rFonts w:cs="Times New Roman"/>
          </w:rPr>
          <w:t xml:space="preserve">the </w:t>
        </w:r>
        <w:r w:rsidR="003B1F2B" w:rsidRPr="00CF5EFD">
          <w:rPr>
            <w:rFonts w:cs="Times New Roman"/>
          </w:rPr>
          <w:t>face</w:t>
        </w:r>
        <w:r w:rsidR="004C3D08" w:rsidRPr="00CF5EFD">
          <w:rPr>
            <w:rFonts w:cs="Times New Roman"/>
          </w:rPr>
          <w:t xml:space="preserve"> movement task once</w:t>
        </w:r>
        <w:r w:rsidR="00424388" w:rsidRPr="00CF5EFD">
          <w:rPr>
            <w:rFonts w:cs="Times New Roman"/>
          </w:rPr>
          <w:t xml:space="preserve"> before proceeding to the next trial</w:t>
        </w:r>
        <w:r w:rsidR="00C2481F" w:rsidRPr="00CF5EFD">
          <w:rPr>
            <w:rFonts w:cs="Times New Roman"/>
          </w:rPr>
          <w:t>, which serves as a conceptual replication of Coles et al. (2022)</w:t>
        </w:r>
        <w:r w:rsidR="00CF6D6E" w:rsidRPr="00CF5EFD">
          <w:rPr>
            <w:rFonts w:cs="Times New Roman"/>
          </w:rPr>
          <w:t xml:space="preserve">. </w:t>
        </w:r>
        <w:r w:rsidR="00CF6D6E" w:rsidRPr="00CF5EFD">
          <w:rPr>
            <w:rFonts w:cs="Times New Roman"/>
          </w:rPr>
          <w:lastRenderedPageBreak/>
          <w:t xml:space="preserve">The other half of </w:t>
        </w:r>
      </w:ins>
      <w:r w:rsidR="00CF6D6E" w:rsidRPr="00CF5EFD">
        <w:rPr>
          <w:rFonts w:cs="Times New Roman"/>
        </w:rPr>
        <w:t xml:space="preserve">participants will </w:t>
      </w:r>
      <w:ins w:id="297" w:author="Manuscript Authors" w:date="2025-11-03T14:55:00Z" w16du:dateUtc="2025-11-03T19:55:00Z">
        <w:r w:rsidR="00CF6D6E" w:rsidRPr="00CF5EFD">
          <w:rPr>
            <w:rFonts w:cs="Times New Roman"/>
          </w:rPr>
          <w:t xml:space="preserve">be </w:t>
        </w:r>
        <w:r w:rsidR="008F13D1" w:rsidRPr="00CF5EFD">
          <w:rPr>
            <w:rFonts w:cs="Times New Roman"/>
          </w:rPr>
          <w:t>assigned</w:t>
        </w:r>
        <w:r w:rsidR="00CF6D6E" w:rsidRPr="00CF5EFD">
          <w:rPr>
            <w:rFonts w:cs="Times New Roman"/>
          </w:rPr>
          <w:t xml:space="preserve"> to </w:t>
        </w:r>
      </w:ins>
      <w:r w:rsidR="00CF6D6E" w:rsidRPr="00CF5EFD">
        <w:rPr>
          <w:rFonts w:cs="Times New Roman"/>
        </w:rPr>
        <w:t xml:space="preserve">complete </w:t>
      </w:r>
      <w:del w:id="298" w:author="Manuscript Authors" w:date="2025-11-03T14:55:00Z" w16du:dateUtc="2025-11-03T19:55:00Z">
        <w:r>
          <w:delText>a simple filler math problem (e.g., 2+ 2 = ?).</w:delText>
        </w:r>
      </w:del>
      <w:ins w:id="299" w:author="Manuscript Authors" w:date="2025-11-03T14:55:00Z" w16du:dateUtc="2025-11-03T19:55:00Z">
        <w:r w:rsidR="00CF6D6E" w:rsidRPr="00CF5EFD">
          <w:rPr>
            <w:rFonts w:cs="Times New Roman"/>
          </w:rPr>
          <w:t xml:space="preserve">the task </w:t>
        </w:r>
        <w:r w:rsidR="009B0BAD" w:rsidRPr="00CF5EFD">
          <w:rPr>
            <w:rFonts w:cs="Times New Roman"/>
          </w:rPr>
          <w:t>ten</w:t>
        </w:r>
        <w:r w:rsidR="00CF6D6E" w:rsidRPr="00CF5EFD">
          <w:rPr>
            <w:rFonts w:cs="Times New Roman"/>
          </w:rPr>
          <w:t xml:space="preserve"> times.</w:t>
        </w:r>
      </w:ins>
      <w:r w:rsidR="00CF6D6E" w:rsidRPr="00CF5EFD">
        <w:rPr>
          <w:rFonts w:cs="Times New Roman"/>
        </w:rPr>
        <w:t xml:space="preserve"> </w:t>
      </w:r>
      <w:r w:rsidR="00D66356" w:rsidRPr="00CF5EFD">
        <w:rPr>
          <w:rFonts w:cs="Times New Roman"/>
        </w:rPr>
        <w:t xml:space="preserve">This </w:t>
      </w:r>
      <w:del w:id="300" w:author="Manuscript Authors" w:date="2025-11-03T14:55:00Z" w16du:dateUtc="2025-11-03T19:55:00Z">
        <w:r>
          <w:delText>is done to obscure the true purpose</w:delText>
        </w:r>
      </w:del>
      <w:ins w:id="301" w:author="Manuscript Authors" w:date="2025-11-03T14:55:00Z" w16du:dateUtc="2025-11-03T19:55:00Z">
        <w:r w:rsidR="00D66356" w:rsidRPr="00CF5EFD">
          <w:rPr>
            <w:rFonts w:cs="Times New Roman"/>
          </w:rPr>
          <w:t>serves as our manipulation</w:t>
        </w:r>
      </w:ins>
      <w:r w:rsidR="00D66356" w:rsidRPr="00CF5EFD">
        <w:rPr>
          <w:rFonts w:cs="Times New Roman"/>
        </w:rPr>
        <w:t xml:space="preserve"> of </w:t>
      </w:r>
      <w:ins w:id="302" w:author="Manuscript Authors" w:date="2025-11-03T14:55:00Z" w16du:dateUtc="2025-11-03T19:55:00Z">
        <w:r w:rsidR="00D66356" w:rsidRPr="00CF5EFD">
          <w:rPr>
            <w:rFonts w:cs="Times New Roman"/>
          </w:rPr>
          <w:t xml:space="preserve">Repetition. </w:t>
        </w:r>
        <w:r w:rsidR="004C3D08" w:rsidRPr="00CF5EFD">
          <w:rPr>
            <w:rFonts w:cs="Times New Roman"/>
          </w:rPr>
          <w:t>Immediately after</w:t>
        </w:r>
        <w:r w:rsidR="000D78EC" w:rsidRPr="00CF5EFD">
          <w:rPr>
            <w:rFonts w:cs="Times New Roman"/>
          </w:rPr>
          <w:t xml:space="preserve"> completing </w:t>
        </w:r>
      </w:ins>
      <w:r w:rsidR="000D78EC" w:rsidRPr="00CF5EFD">
        <w:rPr>
          <w:rFonts w:cs="Times New Roman"/>
        </w:rPr>
        <w:t xml:space="preserve">the </w:t>
      </w:r>
      <w:del w:id="303" w:author="Manuscript Authors" w:date="2025-11-03T14:55:00Z" w16du:dateUtc="2025-11-03T19:55:00Z">
        <w:r>
          <w:delText>study and evaluate whether participants are paying attention. Critically,</w:delText>
        </w:r>
      </w:del>
      <w:ins w:id="304" w:author="Manuscript Authors" w:date="2025-11-03T14:55:00Z" w16du:dateUtc="2025-11-03T19:55:00Z">
        <w:r w:rsidR="003B1F2B" w:rsidRPr="00CF5EFD">
          <w:rPr>
            <w:rFonts w:cs="Times New Roman"/>
          </w:rPr>
          <w:t>face</w:t>
        </w:r>
        <w:r w:rsidR="000D78EC" w:rsidRPr="00CF5EFD">
          <w:rPr>
            <w:rFonts w:cs="Times New Roman"/>
          </w:rPr>
          <w:t xml:space="preserve"> movement task (either once or </w:t>
        </w:r>
        <w:r w:rsidR="009B0BAD" w:rsidRPr="00CF5EFD">
          <w:rPr>
            <w:rFonts w:cs="Times New Roman"/>
          </w:rPr>
          <w:t>ten</w:t>
        </w:r>
        <w:r w:rsidR="000D78EC" w:rsidRPr="00CF5EFD">
          <w:rPr>
            <w:rFonts w:cs="Times New Roman"/>
          </w:rPr>
          <w:t xml:space="preserve"> times)</w:t>
        </w:r>
        <w:r w:rsidR="004C3D08" w:rsidRPr="00CF5EFD">
          <w:rPr>
            <w:rFonts w:cs="Times New Roman"/>
          </w:rPr>
          <w:t>,</w:t>
        </w:r>
      </w:ins>
      <w:r w:rsidR="004C3D08" w:rsidRPr="00CF5EFD">
        <w:rPr>
          <w:rFonts w:cs="Times New Roman"/>
        </w:rPr>
        <w:t xml:space="preserve"> participants will </w:t>
      </w:r>
      <w:del w:id="305" w:author="Manuscript Authors" w:date="2025-11-03T14:55:00Z" w16du:dateUtc="2025-11-03T19:55:00Z">
        <w:r>
          <w:delText>then self-report their experience of happiness, anger, and anxiety using</w:delText>
        </w:r>
      </w:del>
      <w:ins w:id="306" w:author="Manuscript Authors" w:date="2025-11-03T14:55:00Z" w16du:dateUtc="2025-11-03T19:55:00Z">
        <w:r w:rsidR="004C3D08" w:rsidRPr="00CF5EFD">
          <w:rPr>
            <w:rFonts w:cs="Times New Roman"/>
          </w:rPr>
          <w:t>complete</w:t>
        </w:r>
      </w:ins>
      <w:r w:rsidR="004C3D08" w:rsidRPr="00CF5EFD">
        <w:rPr>
          <w:rFonts w:cs="Times New Roman"/>
        </w:rPr>
        <w:t xml:space="preserve"> a modified Discrete </w:t>
      </w:r>
      <w:del w:id="307" w:author="Manuscript Authors" w:date="2025-11-03T14:55:00Z" w16du:dateUtc="2025-11-03T19:55:00Z">
        <w:r>
          <w:delText>Emotion Questionnaire (</w:delText>
        </w:r>
      </w:del>
      <w:ins w:id="308" w:author="Manuscript Authors" w:date="2025-11-03T14:55:00Z" w16du:dateUtc="2025-11-03T19:55:00Z">
        <w:r w:rsidR="004C3D08" w:rsidRPr="00CF5EFD">
          <w:rPr>
            <w:rFonts w:cs="Times New Roman"/>
          </w:rPr>
          <w:t>Emotions Questionnaire</w:t>
        </w:r>
        <w:r w:rsidR="005D6DDC" w:rsidRPr="00CF5EFD">
          <w:rPr>
            <w:rFonts w:cs="Times New Roman"/>
          </w:rPr>
          <w:t>,</w:t>
        </w:r>
        <w:r w:rsidR="004C3D08" w:rsidRPr="00CF5EFD">
          <w:rPr>
            <w:rFonts w:cs="Times New Roman"/>
          </w:rPr>
          <w:t xml:space="preserve"> wherein they </w:t>
        </w:r>
        <w:r w:rsidR="005D6DDC" w:rsidRPr="00CF5EFD">
          <w:rPr>
            <w:rFonts w:cs="Times New Roman"/>
          </w:rPr>
          <w:t xml:space="preserve">will </w:t>
        </w:r>
        <w:r w:rsidR="004C3D08" w:rsidRPr="00CF5EFD">
          <w:rPr>
            <w:rFonts w:cs="Times New Roman"/>
          </w:rPr>
          <w:t>report the extent to which they experienced a variety of emotions during the preceding trial (1 = Not at all, 7 = An extreme amount</w:t>
        </w:r>
        <w:r w:rsidR="00447C9D">
          <w:rPr>
            <w:rFonts w:cs="Times New Roman"/>
          </w:rPr>
          <w:t xml:space="preserve">; </w:t>
        </w:r>
      </w:ins>
      <w:r w:rsidR="00447C9D" w:rsidRPr="00CF5EFD">
        <w:rPr>
          <w:rFonts w:cs="Times New Roman"/>
        </w:rPr>
        <w:t>Harmon-Jones, Bastian, &amp; Harmon-Jones, 2016</w:t>
      </w:r>
      <w:r w:rsidR="004C3D08" w:rsidRPr="00CF5EFD">
        <w:rPr>
          <w:rFonts w:cs="Times New Roman"/>
        </w:rPr>
        <w:t xml:space="preserve">). </w:t>
      </w:r>
      <w:ins w:id="309" w:author="Manuscript Authors" w:date="2025-11-03T14:55:00Z" w16du:dateUtc="2025-11-03T19:55:00Z">
        <w:r w:rsidR="004C3D08" w:rsidRPr="00CF5EFD">
          <w:rPr>
            <w:rFonts w:cs="Times New Roman"/>
          </w:rPr>
          <w:t>Following</w:t>
        </w:r>
        <w:r w:rsidR="005D6DDC" w:rsidRPr="00CF5EFD">
          <w:rPr>
            <w:rFonts w:cs="Times New Roman"/>
          </w:rPr>
          <w:t xml:space="preserve"> </w:t>
        </w:r>
        <w:r w:rsidR="004C3D08" w:rsidRPr="00CF5EFD">
          <w:rPr>
            <w:rFonts w:cs="Times New Roman"/>
          </w:rPr>
          <w:t>Coles et al. (2023)</w:t>
        </w:r>
        <w:r w:rsidR="00DC4C91" w:rsidRPr="00CF5EFD">
          <w:rPr>
            <w:rFonts w:cs="Times New Roman"/>
          </w:rPr>
          <w:t xml:space="preserve">, we </w:t>
        </w:r>
        <w:r w:rsidR="004C3D08" w:rsidRPr="00CF5EFD">
          <w:rPr>
            <w:rFonts w:cs="Times New Roman"/>
          </w:rPr>
          <w:t xml:space="preserve">modified the questionnaire in three </w:t>
        </w:r>
        <w:r w:rsidR="005D6DDC" w:rsidRPr="00CF5EFD">
          <w:rPr>
            <w:rFonts w:cs="Times New Roman"/>
          </w:rPr>
          <w:t>ways</w:t>
        </w:r>
        <w:r w:rsidR="004C3D08" w:rsidRPr="00CF5EFD">
          <w:rPr>
            <w:rFonts w:cs="Times New Roman"/>
          </w:rPr>
          <w:t xml:space="preserve">. First, to shorten the </w:t>
        </w:r>
        <w:r w:rsidR="005D6DDC" w:rsidRPr="00CF5EFD">
          <w:rPr>
            <w:rFonts w:cs="Times New Roman"/>
          </w:rPr>
          <w:t>length</w:t>
        </w:r>
        <w:r w:rsidR="004C3D08" w:rsidRPr="00CF5EFD">
          <w:rPr>
            <w:rFonts w:cs="Times New Roman"/>
          </w:rPr>
          <w:t xml:space="preserve">, we limited ourselves to </w:t>
        </w:r>
        <w:r w:rsidR="00DC4C91" w:rsidRPr="00CF5EFD">
          <w:rPr>
            <w:rFonts w:cs="Times New Roman"/>
          </w:rPr>
          <w:t xml:space="preserve">three items per subscale. </w:t>
        </w:r>
        <w:r w:rsidR="00083054" w:rsidRPr="00CF5EFD">
          <w:rPr>
            <w:rFonts w:cs="Times New Roman"/>
          </w:rPr>
          <w:t>Second, we replaced the original anger items (anger, rage, mad, and pissed off) with more moderate options (e.g., irritation). Third</w:t>
        </w:r>
        <w:r w:rsidR="00DC4C91" w:rsidRPr="00CF5EFD">
          <w:rPr>
            <w:rFonts w:cs="Times New Roman"/>
          </w:rPr>
          <w:t xml:space="preserve">, we limited ourselves to </w:t>
        </w:r>
        <w:r w:rsidR="004315E7" w:rsidRPr="00CF5EFD">
          <w:rPr>
            <w:rFonts w:cs="Times New Roman"/>
          </w:rPr>
          <w:t xml:space="preserve">three </w:t>
        </w:r>
        <w:r w:rsidR="00084EC8" w:rsidRPr="00CF5EFD">
          <w:rPr>
            <w:rFonts w:cs="Times New Roman"/>
          </w:rPr>
          <w:t xml:space="preserve">emotion </w:t>
        </w:r>
        <w:r w:rsidR="004315E7" w:rsidRPr="00CF5EFD">
          <w:rPr>
            <w:rFonts w:cs="Times New Roman"/>
          </w:rPr>
          <w:t>subscales:</w:t>
        </w:r>
        <w:r w:rsidR="00083054" w:rsidRPr="00CF5EFD">
          <w:rPr>
            <w:rFonts w:cs="Times New Roman"/>
          </w:rPr>
          <w:t xml:space="preserve"> </w:t>
        </w:r>
        <w:r w:rsidR="004C3D08" w:rsidRPr="00CF5EFD">
          <w:rPr>
            <w:rFonts w:cs="Times New Roman"/>
          </w:rPr>
          <w:t xml:space="preserve">happiness (three averaged items: happiness, satisfaction, and enjoyment), anger (irritation, aggravation, and annoyance), and fear (alarmed, scared, fear). </w:t>
        </w:r>
      </w:ins>
    </w:p>
    <w:p w14:paraId="35CF3101" w14:textId="3D0A13F2" w:rsidR="00D54534" w:rsidRDefault="00DC2955" w:rsidP="00D54534">
      <w:pPr>
        <w:spacing w:before="0"/>
        <w:ind w:firstLine="720"/>
        <w:rPr>
          <w:rFonts w:cs="Times New Roman"/>
        </w:rPr>
        <w:pPrChange w:id="310" w:author="Manuscript Authors" w:date="2025-11-03T14:55:00Z" w16du:dateUtc="2025-11-03T19:55:00Z">
          <w:pPr>
            <w:pStyle w:val="BodyText"/>
          </w:pPr>
        </w:pPrChange>
      </w:pPr>
      <w:r w:rsidRPr="00CF5EFD">
        <w:rPr>
          <w:rFonts w:cs="Times New Roman"/>
        </w:rPr>
        <w:t xml:space="preserve">The key outcome-of-interest is self-reported happiness. However, </w:t>
      </w:r>
      <w:del w:id="311" w:author="Manuscript Authors" w:date="2025-11-03T14:55:00Z" w16du:dateUtc="2025-11-03T19:55:00Z">
        <w:r w:rsidR="006675DF">
          <w:delText>to</w:delText>
        </w:r>
      </w:del>
      <w:ins w:id="312" w:author="Manuscript Authors" w:date="2025-11-03T14:55:00Z" w16du:dateUtc="2025-11-03T19:55:00Z">
        <w:r w:rsidR="00083054" w:rsidRPr="00CF5EFD">
          <w:rPr>
            <w:rFonts w:cs="Times New Roman"/>
          </w:rPr>
          <w:t>we will also</w:t>
        </w:r>
      </w:ins>
      <w:r w:rsidR="00083054" w:rsidRPr="00CF5EFD">
        <w:rPr>
          <w:rFonts w:cs="Times New Roman"/>
        </w:rPr>
        <w:t xml:space="preserve"> explore </w:t>
      </w:r>
      <w:del w:id="313" w:author="Manuscript Authors" w:date="2025-11-03T14:55:00Z" w16du:dateUtc="2025-11-03T19:55:00Z">
        <w:r w:rsidR="006675DF">
          <w:delText xml:space="preserve">potential </w:delText>
        </w:r>
      </w:del>
      <w:r w:rsidRPr="00CF5EFD">
        <w:rPr>
          <w:rFonts w:cs="Times New Roman"/>
        </w:rPr>
        <w:t xml:space="preserve">effects on </w:t>
      </w:r>
      <w:ins w:id="314" w:author="Manuscript Authors" w:date="2025-11-03T14:55:00Z" w16du:dateUtc="2025-11-03T19:55:00Z">
        <w:r w:rsidRPr="00CF5EFD">
          <w:rPr>
            <w:rFonts w:cs="Times New Roman"/>
          </w:rPr>
          <w:t xml:space="preserve">two other outcomes frequently discussed in the emotion labor literature: </w:t>
        </w:r>
      </w:ins>
      <w:r w:rsidRPr="00CF5EFD">
        <w:rPr>
          <w:rFonts w:cs="Times New Roman"/>
        </w:rPr>
        <w:t>well-being and burnout</w:t>
      </w:r>
      <w:ins w:id="315" w:author="Manuscript Authors" w:date="2025-11-03T14:55:00Z" w16du:dateUtc="2025-11-03T19:55:00Z">
        <w:r w:rsidRPr="00CF5EFD">
          <w:rPr>
            <w:rFonts w:cs="Times New Roman"/>
          </w:rPr>
          <w:t>. To do so</w:t>
        </w:r>
      </w:ins>
      <w:r w:rsidRPr="00CF5EFD">
        <w:rPr>
          <w:rFonts w:cs="Times New Roman"/>
        </w:rPr>
        <w:t xml:space="preserve">, participants will </w:t>
      </w:r>
      <w:del w:id="316" w:author="Manuscript Authors" w:date="2025-11-03T14:55:00Z" w16du:dateUtc="2025-11-03T19:55:00Z">
        <w:r w:rsidR="006675DF">
          <w:delText xml:space="preserve">also </w:delText>
        </w:r>
      </w:del>
      <w:r w:rsidRPr="00CF5EFD">
        <w:rPr>
          <w:rFonts w:cs="Times New Roman"/>
        </w:rPr>
        <w:t xml:space="preserve">complete measures of satisfaction with life </w:t>
      </w:r>
      <w:r w:rsidR="00797C93">
        <w:rPr>
          <w:rFonts w:cs="Times New Roman"/>
        </w:rPr>
        <w:t>(</w:t>
      </w:r>
      <w:ins w:id="317" w:author="Manuscript Authors" w:date="2025-11-03T14:55:00Z" w16du:dateUtc="2025-11-03T19:55:00Z">
        <w:r w:rsidRPr="00CF5EFD">
          <w:rPr>
            <w:rFonts w:cs="Times New Roman"/>
          </w:rPr>
          <w:t xml:space="preserve">e.g., “In most ways my life is close to my ideal”; 1 = Strongly Disagree, 7 = Strongly Agree; </w:t>
        </w:r>
      </w:ins>
      <w:r w:rsidRPr="00CF5EFD">
        <w:rPr>
          <w:rFonts w:cs="Times New Roman"/>
        </w:rPr>
        <w:t xml:space="preserve">Diener, Emmons, Larsen, </w:t>
      </w:r>
      <w:r w:rsidR="00797C93">
        <w:rPr>
          <w:rFonts w:cs="Times New Roman"/>
        </w:rPr>
        <w:t xml:space="preserve">&amp; </w:t>
      </w:r>
      <w:r w:rsidRPr="00CF5EFD">
        <w:rPr>
          <w:rFonts w:cs="Times New Roman"/>
        </w:rPr>
        <w:t>Griffin</w:t>
      </w:r>
      <w:del w:id="318" w:author="Manuscript Authors" w:date="2025-11-03T14:55:00Z" w16du:dateUtc="2025-11-03T19:55:00Z">
        <w:r w:rsidR="006675DF">
          <w:delText>,</w:delText>
        </w:r>
      </w:del>
      <w:ins w:id="319" w:author="Manuscript Authors" w:date="2025-11-03T14:55:00Z" w16du:dateUtc="2025-11-03T19:55:00Z">
        <w:r w:rsidR="00797C93">
          <w:rPr>
            <w:rFonts w:cs="Times New Roman"/>
          </w:rPr>
          <w:t>;</w:t>
        </w:r>
      </w:ins>
      <w:r w:rsidR="00797C93">
        <w:rPr>
          <w:rFonts w:cs="Times New Roman"/>
        </w:rPr>
        <w:t xml:space="preserve"> </w:t>
      </w:r>
      <w:r w:rsidRPr="00CF5EFD">
        <w:rPr>
          <w:rFonts w:cs="Times New Roman"/>
        </w:rPr>
        <w:t xml:space="preserve">1985) and burnout </w:t>
      </w:r>
      <w:r w:rsidR="00FD12A2">
        <w:rPr>
          <w:rFonts w:cs="Times New Roman"/>
        </w:rPr>
        <w:t>(</w:t>
      </w:r>
      <w:ins w:id="320" w:author="Manuscript Authors" w:date="2025-11-03T14:55:00Z" w16du:dateUtc="2025-11-03T19:55:00Z">
        <w:r w:rsidRPr="00CF5EFD">
          <w:rPr>
            <w:rFonts w:cs="Times New Roman"/>
          </w:rPr>
          <w:t xml:space="preserve">e.g., “To what extent to you feel hopeless; 1 = Not at all, 7 = An extreme amount; </w:t>
        </w:r>
      </w:ins>
      <w:r w:rsidRPr="00CF5EFD">
        <w:rPr>
          <w:rFonts w:cs="Times New Roman"/>
        </w:rPr>
        <w:t>Malach-Pines</w:t>
      </w:r>
      <w:r w:rsidR="00FD12A2">
        <w:rPr>
          <w:rFonts w:cs="Times New Roman"/>
        </w:rPr>
        <w:t xml:space="preserve">, </w:t>
      </w:r>
      <w:r w:rsidRPr="00CF5EFD">
        <w:rPr>
          <w:rFonts w:cs="Times New Roman"/>
        </w:rPr>
        <w:t>2005</w:t>
      </w:r>
      <w:del w:id="321" w:author="Manuscript Authors" w:date="2025-11-03T14:55:00Z" w16du:dateUtc="2025-11-03T19:55:00Z">
        <w:r w:rsidR="006675DF">
          <w:delText>).</w:delText>
        </w:r>
      </w:del>
      <w:ins w:id="322" w:author="Manuscript Authors" w:date="2025-11-03T14:55:00Z" w16du:dateUtc="2025-11-03T19:55:00Z">
        <w:r w:rsidRPr="00CF5EFD">
          <w:rPr>
            <w:rFonts w:cs="Times New Roman"/>
          </w:rPr>
          <w:t>)</w:t>
        </w:r>
        <w:r w:rsidR="009D0539" w:rsidRPr="00CF5EFD">
          <w:rPr>
            <w:rFonts w:cs="Times New Roman"/>
          </w:rPr>
          <w:t xml:space="preserve"> after the Discrete Emotion Questionnaire</w:t>
        </w:r>
        <w:r w:rsidRPr="00CF5EFD">
          <w:rPr>
            <w:rFonts w:cs="Times New Roman"/>
          </w:rPr>
          <w:t xml:space="preserve">. Afterwards, participants will complete a simple filler math problem (e.g., 2+ 2 </w:t>
        </w:r>
        <w:proofErr w:type="gramStart"/>
        <w:r w:rsidRPr="00CF5EFD">
          <w:rPr>
            <w:rFonts w:cs="Times New Roman"/>
          </w:rPr>
          <w:t>= ?</w:t>
        </w:r>
        <w:proofErr w:type="gramEnd"/>
        <w:r w:rsidRPr="00CF5EFD">
          <w:rPr>
            <w:rFonts w:cs="Times New Roman"/>
          </w:rPr>
          <w:t xml:space="preserve">). This is done to both (a) corroborate the cover story and (b) evaluate whether participants are paying attention. </w:t>
        </w:r>
      </w:ins>
    </w:p>
    <w:p w14:paraId="6234107F" w14:textId="793825C5" w:rsidR="00860235" w:rsidRDefault="00DC2955" w:rsidP="00860235">
      <w:pPr>
        <w:spacing w:before="0"/>
        <w:ind w:firstLine="720"/>
        <w:rPr>
          <w:ins w:id="323" w:author="Manuscript Authors" w:date="2025-11-03T14:55:00Z" w16du:dateUtc="2025-11-03T19:55:00Z"/>
          <w:rFonts w:cs="Times New Roman"/>
        </w:rPr>
      </w:pPr>
      <w:r w:rsidRPr="00CF5EFD">
        <w:rPr>
          <w:rFonts w:cs="Times New Roman"/>
        </w:rPr>
        <w:t xml:space="preserve">After completing all </w:t>
      </w:r>
      <w:del w:id="324" w:author="Manuscript Authors" w:date="2025-11-03T14:55:00Z" w16du:dateUtc="2025-11-03T19:55:00Z">
        <w:r w:rsidR="006675DF">
          <w:delText xml:space="preserve">four </w:delText>
        </w:r>
      </w:del>
      <w:r w:rsidRPr="00CF5EFD">
        <w:rPr>
          <w:rFonts w:cs="Times New Roman"/>
        </w:rPr>
        <w:t>trials, participants will self-report their age</w:t>
      </w:r>
      <w:del w:id="325" w:author="Manuscript Authors" w:date="2025-11-03T14:55:00Z" w16du:dateUtc="2025-11-03T19:55:00Z">
        <w:r w:rsidR="006675DF">
          <w:delText xml:space="preserve"> and</w:delText>
        </w:r>
      </w:del>
      <w:ins w:id="326" w:author="Manuscript Authors" w:date="2025-11-03T14:55:00Z" w16du:dateUtc="2025-11-03T19:55:00Z">
        <w:r w:rsidRPr="00CF5EFD">
          <w:rPr>
            <w:rFonts w:cs="Times New Roman"/>
          </w:rPr>
          <w:t>,</w:t>
        </w:r>
      </w:ins>
      <w:r w:rsidRPr="00CF5EFD">
        <w:rPr>
          <w:rFonts w:cs="Times New Roman"/>
        </w:rPr>
        <w:t xml:space="preserve"> gender</w:t>
      </w:r>
      <w:del w:id="327" w:author="Manuscript Authors" w:date="2025-11-03T14:55:00Z" w16du:dateUtc="2025-11-03T19:55:00Z">
        <w:r w:rsidR="006675DF">
          <w:delText>.</w:delText>
        </w:r>
      </w:del>
      <w:ins w:id="328" w:author="Manuscript Authors" w:date="2025-11-03T14:55:00Z" w16du:dateUtc="2025-11-03T19:55:00Z">
        <w:r w:rsidRPr="00CF5EFD">
          <w:rPr>
            <w:rFonts w:cs="Times New Roman"/>
          </w:rPr>
          <w:t xml:space="preserve"> </w:t>
        </w:r>
        <w:r w:rsidR="00D54534">
          <w:rPr>
            <w:rFonts w:cs="Times New Roman"/>
          </w:rPr>
          <w:t>(</w:t>
        </w:r>
        <w:r w:rsidRPr="00CF5EFD">
          <w:rPr>
            <w:rFonts w:cs="Times New Roman"/>
          </w:rPr>
          <w:t>Male, Female, Nonbinary;</w:t>
        </w:r>
        <w:r w:rsidR="009850FA" w:rsidRPr="009850FA">
          <w:t xml:space="preserve"> </w:t>
        </w:r>
        <w:r w:rsidR="009850FA" w:rsidRPr="009850FA">
          <w:rPr>
            <w:rFonts w:cs="Times New Roman"/>
          </w:rPr>
          <w:t>Garbarski, Dykema, Yonker, Bae, &amp; Rosenfeld, 2025</w:t>
        </w:r>
        <w:r w:rsidRPr="00CF5EFD">
          <w:rPr>
            <w:rFonts w:cs="Times New Roman"/>
          </w:rPr>
          <w:t>), and ethnicity (</w:t>
        </w:r>
        <w:r w:rsidR="003110CE" w:rsidRPr="003110CE">
          <w:rPr>
            <w:rFonts w:cs="Times New Roman"/>
          </w:rPr>
          <w:t>Revesz</w:t>
        </w:r>
        <w:r w:rsidRPr="00CF5EFD">
          <w:rPr>
            <w:rFonts w:cs="Times New Roman"/>
          </w:rPr>
          <w:t>, 2024).</w:t>
        </w:r>
      </w:ins>
      <w:r w:rsidRPr="00CF5EFD">
        <w:rPr>
          <w:rFonts w:cs="Times New Roman"/>
        </w:rPr>
        <w:t xml:space="preserve"> Afterwards, participants will </w:t>
      </w:r>
      <w:del w:id="329" w:author="Manuscript Authors" w:date="2025-11-03T14:55:00Z" w16du:dateUtc="2025-11-03T19:55:00Z">
        <w:r w:rsidR="006675DF">
          <w:delText>answer an open-ended</w:delText>
        </w:r>
      </w:del>
      <w:ins w:id="330" w:author="Manuscript Authors" w:date="2025-11-03T14:55:00Z" w16du:dateUtc="2025-11-03T19:55:00Z">
        <w:r w:rsidRPr="00CF5EFD">
          <w:rPr>
            <w:rFonts w:cs="Times New Roman"/>
          </w:rPr>
          <w:t>be asked two</w:t>
        </w:r>
      </w:ins>
      <w:r w:rsidRPr="00CF5EFD">
        <w:rPr>
          <w:rFonts w:cs="Times New Roman"/>
        </w:rPr>
        <w:t xml:space="preserve"> questions </w:t>
      </w:r>
      <w:del w:id="331" w:author="Manuscript Authors" w:date="2025-11-03T14:55:00Z" w16du:dateUtc="2025-11-03T19:55:00Z">
        <w:r w:rsidR="006675DF">
          <w:delText>about (</w:delText>
        </w:r>
      </w:del>
      <w:ins w:id="332" w:author="Manuscript Authors" w:date="2025-11-03T14:55:00Z" w16du:dateUtc="2025-11-03T19:55:00Z">
        <w:r w:rsidR="00523181" w:rsidRPr="00CF5EFD">
          <w:rPr>
            <w:rFonts w:cs="Times New Roman"/>
          </w:rPr>
          <w:t xml:space="preserve">in </w:t>
        </w:r>
      </w:ins>
      <w:r w:rsidR="00523181" w:rsidRPr="00CF5EFD">
        <w:rPr>
          <w:rFonts w:cs="Times New Roman"/>
        </w:rPr>
        <w:t>a</w:t>
      </w:r>
      <w:del w:id="333" w:author="Manuscript Authors" w:date="2025-11-03T14:55:00Z" w16du:dateUtc="2025-11-03T19:55:00Z">
        <w:r w:rsidR="006675DF">
          <w:delText>)</w:delText>
        </w:r>
      </w:del>
      <w:ins w:id="334" w:author="Manuscript Authors" w:date="2025-11-03T14:55:00Z" w16du:dateUtc="2025-11-03T19:55:00Z">
        <w:r w:rsidR="00523181" w:rsidRPr="00CF5EFD">
          <w:rPr>
            <w:rFonts w:cs="Times New Roman"/>
          </w:rPr>
          <w:t xml:space="preserve"> funnel debriefing</w:t>
        </w:r>
        <w:r w:rsidRPr="00CF5EFD">
          <w:rPr>
            <w:rFonts w:cs="Times New Roman"/>
          </w:rPr>
          <w:t>. First, participants will simply be asked what they believe was</w:t>
        </w:r>
      </w:ins>
      <w:r w:rsidRPr="00CF5EFD">
        <w:rPr>
          <w:rFonts w:cs="Times New Roman"/>
        </w:rPr>
        <w:t xml:space="preserve"> the purpose of </w:t>
      </w:r>
      <w:ins w:id="335" w:author="Manuscript Authors" w:date="2025-11-03T14:55:00Z" w16du:dateUtc="2025-11-03T19:55:00Z">
        <w:r w:rsidRPr="00CF5EFD">
          <w:rPr>
            <w:rFonts w:cs="Times New Roman"/>
          </w:rPr>
          <w:t xml:space="preserve">this study. Second, they will be informed </w:t>
        </w:r>
        <w:r w:rsidRPr="00CF5EFD">
          <w:rPr>
            <w:rFonts w:cs="Times New Roman"/>
          </w:rPr>
          <w:lastRenderedPageBreak/>
          <w:t xml:space="preserve">that “There are details about </w:t>
        </w:r>
      </w:ins>
      <w:r w:rsidRPr="00CF5EFD">
        <w:rPr>
          <w:rFonts w:cs="Times New Roman"/>
        </w:rPr>
        <w:t xml:space="preserve">the </w:t>
      </w:r>
      <w:del w:id="336" w:author="Manuscript Authors" w:date="2025-11-03T14:55:00Z" w16du:dateUtc="2025-11-03T19:55:00Z">
        <w:r w:rsidR="006675DF">
          <w:delText>study,</w:delText>
        </w:r>
      </w:del>
      <w:ins w:id="337" w:author="Manuscript Authors" w:date="2025-11-03T14:55:00Z" w16du:dateUtc="2025-11-03T19:55:00Z">
        <w:r w:rsidRPr="00CF5EFD">
          <w:rPr>
            <w:rFonts w:cs="Times New Roman"/>
          </w:rPr>
          <w:t>purpose of this study that we have not yet told you about”</w:t>
        </w:r>
      </w:ins>
      <w:r w:rsidRPr="00CF5EFD">
        <w:rPr>
          <w:rFonts w:cs="Times New Roman"/>
        </w:rPr>
        <w:t xml:space="preserve"> and </w:t>
      </w:r>
      <w:del w:id="338" w:author="Manuscript Authors" w:date="2025-11-03T14:55:00Z" w16du:dateUtc="2025-11-03T19:55:00Z">
        <w:r w:rsidR="006675DF">
          <w:delText>(b) any issues that may compromise</w:delText>
        </w:r>
      </w:del>
      <w:ins w:id="339" w:author="Manuscript Authors" w:date="2025-11-03T14:55:00Z" w16du:dateUtc="2025-11-03T19:55:00Z">
        <w:r w:rsidRPr="00CF5EFD">
          <w:rPr>
            <w:rFonts w:cs="Times New Roman"/>
          </w:rPr>
          <w:t xml:space="preserve">asked to guess those details. </w:t>
        </w:r>
        <w:r w:rsidR="00474268" w:rsidRPr="00CF5EFD">
          <w:rPr>
            <w:rFonts w:cs="Times New Roman"/>
          </w:rPr>
          <w:t>Afterwards</w:t>
        </w:r>
        <w:r w:rsidRPr="00CF5EFD">
          <w:rPr>
            <w:rFonts w:cs="Times New Roman"/>
          </w:rPr>
          <w:t>, participants will be fully debriefed</w:t>
        </w:r>
        <w:r w:rsidR="00B0159B" w:rsidRPr="00CF5EFD">
          <w:rPr>
            <w:rFonts w:cs="Times New Roman"/>
          </w:rPr>
          <w:t>.</w:t>
        </w:r>
      </w:ins>
    </w:p>
    <w:p w14:paraId="35CF3103" w14:textId="6C08D963" w:rsidR="00F3346C" w:rsidRPr="00CF5EFD" w:rsidRDefault="00DC2955" w:rsidP="00860235">
      <w:pPr>
        <w:spacing w:before="0"/>
        <w:ind w:firstLine="720"/>
        <w:rPr>
          <w:ins w:id="340" w:author="Manuscript Authors" w:date="2025-11-03T14:55:00Z" w16du:dateUtc="2025-11-03T19:55:00Z"/>
          <w:rFonts w:cs="Times New Roman"/>
        </w:rPr>
      </w:pPr>
      <w:ins w:id="341" w:author="Manuscript Authors" w:date="2025-11-03T14:55:00Z" w16du:dateUtc="2025-11-03T19:55:00Z">
        <w:r w:rsidRPr="00CF5EFD">
          <w:rPr>
            <w:rFonts w:cs="Times New Roman"/>
          </w:rPr>
          <w:t>After</w:t>
        </w:r>
      </w:ins>
      <w:r w:rsidRPr="00CF5EFD">
        <w:rPr>
          <w:rFonts w:cs="Times New Roman"/>
        </w:rPr>
        <w:t xml:space="preserve"> the </w:t>
      </w:r>
      <w:del w:id="342" w:author="Manuscript Authors" w:date="2025-11-03T14:55:00Z" w16du:dateUtc="2025-11-03T19:55:00Z">
        <w:r w:rsidR="006675DF">
          <w:delText>quality of their data. Two independent coders will review these responses</w:delText>
        </w:r>
      </w:del>
      <w:ins w:id="343" w:author="Manuscript Authors" w:date="2025-11-03T14:55:00Z" w16du:dateUtc="2025-11-03T19:55:00Z">
        <w:r w:rsidRPr="00CF5EFD">
          <w:rPr>
            <w:rFonts w:cs="Times New Roman"/>
          </w:rPr>
          <w:t xml:space="preserve">study is complete, we will </w:t>
        </w:r>
        <w:r w:rsidR="00161057">
          <w:rPr>
            <w:rFonts w:cs="Times New Roman"/>
          </w:rPr>
          <w:t>evaluate how well</w:t>
        </w:r>
        <w:r w:rsidRPr="00CF5EFD">
          <w:rPr>
            <w:rFonts w:cs="Times New Roman"/>
          </w:rPr>
          <w:t xml:space="preserve"> participants complete</w:t>
        </w:r>
        <w:r w:rsidR="007F01C5" w:rsidRPr="00CF5EFD">
          <w:rPr>
            <w:rFonts w:cs="Times New Roman"/>
          </w:rPr>
          <w:t>d</w:t>
        </w:r>
        <w:r w:rsidRPr="00CF5EFD">
          <w:rPr>
            <w:rFonts w:cs="Times New Roman"/>
          </w:rPr>
          <w:t xml:space="preserve"> the </w:t>
        </w:r>
        <w:r w:rsidR="003B1F2B" w:rsidRPr="00CF5EFD">
          <w:rPr>
            <w:rFonts w:cs="Times New Roman"/>
          </w:rPr>
          <w:t>face</w:t>
        </w:r>
        <w:r w:rsidRPr="00CF5EFD">
          <w:rPr>
            <w:rFonts w:cs="Times New Roman"/>
          </w:rPr>
          <w:t xml:space="preserve"> movement tasks. To do so, we will use a commercially available emotion expression recognition model, Hume AI</w:t>
        </w:r>
        <w:r w:rsidR="002C7ACF" w:rsidRPr="00CF5EFD">
          <w:rPr>
            <w:rFonts w:cs="Times New Roman"/>
          </w:rPr>
          <w:t xml:space="preserve"> (https://www.hume.ai/)</w:t>
        </w:r>
        <w:r w:rsidRPr="00CF5EFD">
          <w:rPr>
            <w:rFonts w:cs="Times New Roman"/>
          </w:rPr>
          <w:t xml:space="preserve">. Like other emotion expression recognition models, Hume AI uses computer vision to track facial landmarks (e.g., lips) associated with emotion expression (e.g., smiling) </w:t>
        </w:r>
        <w:r w:rsidR="00B0159B" w:rsidRPr="00CF5EFD">
          <w:rPr>
            <w:rFonts w:cs="Times New Roman"/>
          </w:rPr>
          <w:t xml:space="preserve">in each frame of </w:t>
        </w:r>
        <w:r w:rsidR="00751386" w:rsidRPr="00CF5EFD">
          <w:rPr>
            <w:rFonts w:cs="Times New Roman"/>
          </w:rPr>
          <w:t>a</w:t>
        </w:r>
        <w:r w:rsidR="00B0159B" w:rsidRPr="00CF5EFD">
          <w:rPr>
            <w:rFonts w:cs="Times New Roman"/>
          </w:rPr>
          <w:t xml:space="preserve"> user-uploaded video</w:t>
        </w:r>
        <w:r w:rsidRPr="00CF5EFD">
          <w:rPr>
            <w:rFonts w:cs="Times New Roman"/>
          </w:rPr>
          <w:t xml:space="preserve">. These features are passed through a </w:t>
        </w:r>
        <w:r w:rsidR="003C5D4F" w:rsidRPr="00CF5EFD">
          <w:rPr>
            <w:rFonts w:cs="Times New Roman"/>
          </w:rPr>
          <w:t xml:space="preserve">pre-trained </w:t>
        </w:r>
        <w:r w:rsidRPr="00CF5EFD">
          <w:rPr>
            <w:rFonts w:cs="Times New Roman"/>
          </w:rPr>
          <w:t>deep neural network to predict observer ratings of emotion (</w:t>
        </w:r>
        <w:r w:rsidR="006B7D44">
          <w:rPr>
            <w:rFonts w:cs="Times New Roman"/>
          </w:rPr>
          <w:t>Cowen et al., 2021</w:t>
        </w:r>
        <w:r w:rsidRPr="00CF5EFD">
          <w:rPr>
            <w:rFonts w:cs="Times New Roman"/>
          </w:rPr>
          <w:t xml:space="preserve">). To be clear, such models can fail to accurately infer peoples’ subjective emotional experiences in complex and/or real-world scenarios (Cross, Acevedo, &amp; Hunter, 2023). However, in relatively simple experimental contexts </w:t>
        </w:r>
        <w:r w:rsidR="003A6B87" w:rsidRPr="00CF5EFD">
          <w:rPr>
            <w:rFonts w:cs="Times New Roman"/>
          </w:rPr>
          <w:t xml:space="preserve">like </w:t>
        </w:r>
        <w:r w:rsidRPr="00CF5EFD">
          <w:rPr>
            <w:rFonts w:cs="Times New Roman"/>
          </w:rPr>
          <w:t xml:space="preserve">ours, </w:t>
        </w:r>
        <w:r w:rsidR="003A6B87" w:rsidRPr="00CF5EFD">
          <w:rPr>
            <w:rFonts w:cs="Times New Roman"/>
          </w:rPr>
          <w:t xml:space="preserve">such </w:t>
        </w:r>
        <w:r w:rsidRPr="00CF5EFD">
          <w:rPr>
            <w:rFonts w:cs="Times New Roman"/>
          </w:rPr>
          <w:t>models have been successfully deployed</w:t>
        </w:r>
      </w:ins>
      <w:r w:rsidRPr="00CF5EFD">
        <w:rPr>
          <w:rFonts w:cs="Times New Roman"/>
        </w:rPr>
        <w:t xml:space="preserve"> to identify </w:t>
      </w:r>
      <w:del w:id="344" w:author="Manuscript Authors" w:date="2025-11-03T14:55:00Z" w16du:dateUtc="2025-11-03T19:55:00Z">
        <w:r w:rsidR="006675DF">
          <w:delText>participants who should be removed from sensitivity analyses for (a) correctly identifying the true purpose of the study, or (b) being distracted. Using a commercial emotion recognition algorithm (Hume AI), we will also identify participants who should be removed from sensitivity analyses for not expressing more happiness during</w:delText>
        </w:r>
      </w:del>
      <w:ins w:id="345" w:author="Manuscript Authors" w:date="2025-11-03T14:55:00Z" w16du:dateUtc="2025-11-03T19:55:00Z">
        <w:r w:rsidRPr="00CF5EFD">
          <w:rPr>
            <w:rFonts w:cs="Times New Roman"/>
          </w:rPr>
          <w:t>non-smiling participants</w:t>
        </w:r>
        <w:r w:rsidR="00505D3B" w:rsidRPr="00CF5EFD">
          <w:rPr>
            <w:rFonts w:cs="Times New Roman"/>
          </w:rPr>
          <w:t xml:space="preserve"> in an efficient and scalable manner </w:t>
        </w:r>
        <w:r w:rsidRPr="00CF5EFD">
          <w:rPr>
            <w:rFonts w:cs="Times New Roman"/>
          </w:rPr>
          <w:t xml:space="preserve">(Coles, 2020; Coles et al., 2022). </w:t>
        </w:r>
        <w:r w:rsidR="003A6B87" w:rsidRPr="00CF5EFD">
          <w:rPr>
            <w:rFonts w:cs="Times New Roman"/>
          </w:rPr>
          <w:t xml:space="preserve">In </w:t>
        </w:r>
        <w:r w:rsidRPr="00CF5EFD">
          <w:rPr>
            <w:rFonts w:cs="Times New Roman"/>
          </w:rPr>
          <w:t xml:space="preserve">the present work, </w:t>
        </w:r>
        <w:r w:rsidR="00505D3B" w:rsidRPr="00CF5EFD">
          <w:rPr>
            <w:rFonts w:cs="Times New Roman"/>
          </w:rPr>
          <w:t>we wil</w:t>
        </w:r>
        <w:r w:rsidR="00ED2196" w:rsidRPr="00CF5EFD">
          <w:rPr>
            <w:rFonts w:cs="Times New Roman"/>
          </w:rPr>
          <w:t xml:space="preserve">l use </w:t>
        </w:r>
        <w:r w:rsidRPr="00CF5EFD">
          <w:rPr>
            <w:rFonts w:cs="Times New Roman"/>
          </w:rPr>
          <w:t xml:space="preserve">Hume AI </w:t>
        </w:r>
        <w:r w:rsidR="00ED2196" w:rsidRPr="00CF5EFD">
          <w:rPr>
            <w:rFonts w:cs="Times New Roman"/>
          </w:rPr>
          <w:t xml:space="preserve">to generate </w:t>
        </w:r>
        <w:r w:rsidRPr="00CF5EFD">
          <w:rPr>
            <w:rFonts w:cs="Times New Roman"/>
          </w:rPr>
          <w:t xml:space="preserve">moment-to-moment estimates of smiling-related activity using Facial Action Coding System classifications (Ekman &amp; Friesen, 1978). We will focus on Action Unit </w:t>
        </w:r>
        <w:proofErr w:type="gramStart"/>
        <w:r w:rsidRPr="00CF5EFD">
          <w:rPr>
            <w:rFonts w:cs="Times New Roman"/>
          </w:rPr>
          <w:t>12 in particular</w:t>
        </w:r>
        <w:proofErr w:type="gramEnd"/>
        <w:r w:rsidR="003A6B87" w:rsidRPr="00CF5EFD">
          <w:rPr>
            <w:rFonts w:cs="Times New Roman"/>
          </w:rPr>
          <w:t xml:space="preserve"> (</w:t>
        </w:r>
        <w:r w:rsidR="008351B7">
          <w:rPr>
            <w:rFonts w:cs="Times New Roman"/>
          </w:rPr>
          <w:t xml:space="preserve">measured on a </w:t>
        </w:r>
        <w:r w:rsidR="003A6B87" w:rsidRPr="00CF5EFD">
          <w:rPr>
            <w:rFonts w:cs="Times New Roman"/>
          </w:rPr>
          <w:t>0 – 1</w:t>
        </w:r>
        <w:r w:rsidR="008351B7">
          <w:rPr>
            <w:rFonts w:cs="Times New Roman"/>
          </w:rPr>
          <w:t xml:space="preserve"> scale</w:t>
        </w:r>
        <w:r w:rsidR="003A6B87" w:rsidRPr="00CF5EFD">
          <w:rPr>
            <w:rFonts w:cs="Times New Roman"/>
          </w:rPr>
          <w:t>)</w:t>
        </w:r>
        <w:r w:rsidRPr="00CF5EFD">
          <w:rPr>
            <w:rFonts w:cs="Times New Roman"/>
          </w:rPr>
          <w:t>, which is associated with pulling</w:t>
        </w:r>
      </w:ins>
      <w:r w:rsidRPr="00CF5EFD">
        <w:rPr>
          <w:rFonts w:cs="Times New Roman"/>
        </w:rPr>
        <w:t xml:space="preserve"> the </w:t>
      </w:r>
      <w:del w:id="346" w:author="Manuscript Authors" w:date="2025-11-03T14:55:00Z" w16du:dateUtc="2025-11-03T19:55:00Z">
        <w:r w:rsidR="006675DF">
          <w:delText xml:space="preserve">trial where they were asked to </w:delText>
        </w:r>
      </w:del>
      <w:ins w:id="347" w:author="Manuscript Authors" w:date="2025-11-03T14:55:00Z" w16du:dateUtc="2025-11-03T19:55:00Z">
        <w:r w:rsidRPr="00CF5EFD">
          <w:rPr>
            <w:rFonts w:cs="Times New Roman"/>
          </w:rPr>
          <w:t xml:space="preserve">corner of the lips back towards the ear. </w:t>
        </w:r>
      </w:ins>
    </w:p>
    <w:p w14:paraId="35CF3104" w14:textId="00D41423" w:rsidR="00F3346C" w:rsidRPr="00CF5EFD" w:rsidRDefault="00162755" w:rsidP="008351B7">
      <w:pPr>
        <w:pStyle w:val="Heading2"/>
        <w:rPr>
          <w:ins w:id="348" w:author="Manuscript Authors" w:date="2025-11-03T14:55:00Z" w16du:dateUtc="2025-11-03T19:55:00Z"/>
        </w:rPr>
      </w:pPr>
      <w:bookmarkStart w:id="349" w:name="hypotheses"/>
      <w:bookmarkEnd w:id="185"/>
      <w:ins w:id="350" w:author="Manuscript Authors" w:date="2025-11-03T14:55:00Z" w16du:dateUtc="2025-11-03T19:55:00Z">
        <w:r w:rsidRPr="00CF5EFD">
          <w:t>Potential Patterns of Results</w:t>
        </w:r>
      </w:ins>
    </w:p>
    <w:p w14:paraId="521E9267" w14:textId="57048ED6" w:rsidR="008351B7" w:rsidRDefault="0031634F" w:rsidP="008351B7">
      <w:pPr>
        <w:spacing w:before="0"/>
        <w:ind w:firstLine="720"/>
        <w:rPr>
          <w:rFonts w:cs="Times New Roman"/>
        </w:rPr>
        <w:pPrChange w:id="351" w:author="Manuscript Authors" w:date="2025-11-03T14:55:00Z" w16du:dateUtc="2025-11-03T19:55:00Z">
          <w:pPr>
            <w:pStyle w:val="BodyText"/>
          </w:pPr>
        </w:pPrChange>
      </w:pPr>
      <w:ins w:id="352" w:author="Manuscript Authors" w:date="2025-11-03T14:55:00Z" w16du:dateUtc="2025-11-03T19:55:00Z">
        <w:r w:rsidRPr="00CF5EFD">
          <w:rPr>
            <w:rFonts w:cs="Times New Roman"/>
          </w:rPr>
          <w:t>As a remind</w:t>
        </w:r>
        <w:r w:rsidR="0058542E" w:rsidRPr="00CF5EFD">
          <w:rPr>
            <w:rFonts w:cs="Times New Roman"/>
          </w:rPr>
          <w:t>er, our study deploys a</w:t>
        </w:r>
        <w:r w:rsidR="00B23903" w:rsidRPr="00CF5EFD">
          <w:rPr>
            <w:rFonts w:cs="Times New Roman"/>
          </w:rPr>
          <w:t xml:space="preserve"> </w:t>
        </w:r>
        <w:r w:rsidR="00CA0BFD" w:rsidRPr="00CF5EFD">
          <w:rPr>
            <w:rFonts w:cs="Times New Roman"/>
          </w:rPr>
          <w:t xml:space="preserve">2 (Face Movement: </w:t>
        </w:r>
      </w:ins>
      <w:r w:rsidR="00CA0BFD" w:rsidRPr="00CF5EFD">
        <w:rPr>
          <w:rFonts w:cs="Times New Roman"/>
        </w:rPr>
        <w:t xml:space="preserve">pose </w:t>
      </w:r>
      <w:del w:id="353" w:author="Manuscript Authors" w:date="2025-11-03T14:55:00Z" w16du:dateUtc="2025-11-03T19:55:00Z">
        <w:r w:rsidR="006675DF">
          <w:delText xml:space="preserve">a </w:delText>
        </w:r>
      </w:del>
      <w:r w:rsidR="00CA0BFD" w:rsidRPr="00CF5EFD">
        <w:rPr>
          <w:rFonts w:cs="Times New Roman"/>
        </w:rPr>
        <w:t>smile</w:t>
      </w:r>
      <w:del w:id="354" w:author="Manuscript Authors" w:date="2025-11-03T14:55:00Z" w16du:dateUtc="2025-11-03T19:55:00Z">
        <w:r w:rsidR="006675DF">
          <w:delText>.</w:delText>
        </w:r>
      </w:del>
      <w:ins w:id="355" w:author="Manuscript Authors" w:date="2025-11-03T14:55:00Z" w16du:dateUtc="2025-11-03T19:55:00Z">
        <w:r w:rsidR="00CA0BFD" w:rsidRPr="00CF5EFD">
          <w:rPr>
            <w:rFonts w:cs="Times New Roman"/>
          </w:rPr>
          <w:t>, express naturally) x 2 (Emotional Context: positive, negative) x 2 (Movement Repetitions: one time, ten times) x 2 (Punishment threat: present, absent) design</w:t>
        </w:r>
        <w:r w:rsidR="00B23903" w:rsidRPr="00CF5EFD">
          <w:rPr>
            <w:rFonts w:cs="Times New Roman"/>
          </w:rPr>
          <w:t>, with Face Movement manipulated within-subject.</w:t>
        </w:r>
        <w:r w:rsidR="00575B48" w:rsidRPr="00CF5EFD">
          <w:rPr>
            <w:rFonts w:cs="Times New Roman"/>
          </w:rPr>
          <w:t xml:space="preserve"> </w:t>
        </w:r>
      </w:ins>
    </w:p>
    <w:p w14:paraId="64E8913D" w14:textId="77777777" w:rsidR="00415BEA" w:rsidRDefault="006675DF">
      <w:pPr>
        <w:pStyle w:val="Heading2"/>
        <w:rPr>
          <w:del w:id="356" w:author="Manuscript Authors" w:date="2025-11-03T14:55:00Z" w16du:dateUtc="2025-11-03T19:55:00Z"/>
        </w:rPr>
      </w:pPr>
      <w:del w:id="357" w:author="Manuscript Authors" w:date="2025-11-03T14:55:00Z" w16du:dateUtc="2025-11-03T19:55:00Z">
        <w:r>
          <w:delText>Hypotheses</w:delText>
        </w:r>
      </w:del>
    </w:p>
    <w:p w14:paraId="4918C7C5" w14:textId="77777777" w:rsidR="00415BEA" w:rsidRDefault="003F77DA">
      <w:pPr>
        <w:pStyle w:val="FirstParagraph"/>
        <w:rPr>
          <w:del w:id="358" w:author="Manuscript Authors" w:date="2025-11-03T14:55:00Z" w16du:dateUtc="2025-11-03T19:55:00Z"/>
        </w:rPr>
      </w:pPr>
      <w:r w:rsidRPr="00CF5EFD">
        <w:rPr>
          <w:rFonts w:cs="Times New Roman"/>
        </w:rPr>
        <w:t xml:space="preserve">The </w:t>
      </w:r>
      <w:del w:id="359" w:author="Manuscript Authors" w:date="2025-11-03T14:55:00Z" w16du:dateUtc="2025-11-03T19:55:00Z">
        <w:r w:rsidR="006675DF">
          <w:delText>negativity confounding, cue incongruency, and contextual ambiguity hypotheses make different predictions about when simple effects of Face Movement will appear (Figure 1).</w:delText>
        </w:r>
      </w:del>
    </w:p>
    <w:p w14:paraId="6F10A5E3" w14:textId="77777777" w:rsidR="00415BEA" w:rsidRDefault="006675DF">
      <w:pPr>
        <w:pStyle w:val="BodyText"/>
        <w:rPr>
          <w:del w:id="360" w:author="Manuscript Authors" w:date="2025-11-03T14:55:00Z" w16du:dateUtc="2025-11-03T19:55:00Z"/>
        </w:rPr>
      </w:pPr>
      <w:del w:id="361" w:author="Manuscript Authors" w:date="2025-11-03T14:55:00Z" w16du:dateUtc="2025-11-03T19:55:00Z">
        <w:r>
          <w:delText xml:space="preserve">The negativity confounding hypothesis suggests that posed smiles consistently increase happiness – and that correlational evidence to the contrary is due to confounding with negative situations that require </w:delText>
        </w:r>
      </w:del>
      <w:r w:rsidR="003F77DA" w:rsidRPr="00CF5EFD">
        <w:rPr>
          <w:rFonts w:cs="Times New Roman"/>
        </w:rPr>
        <w:t xml:space="preserve">emotion </w:t>
      </w:r>
      <w:del w:id="362" w:author="Manuscript Authors" w:date="2025-11-03T14:55:00Z" w16du:dateUtc="2025-11-03T19:55:00Z">
        <w:r>
          <w:delText>regulation/labor. Thus, in the present study, this hypothesis predicts (a) a main effect of Face Movement, and (b) no higher-order interactions involving Cover Story and Emotional Context.</w:delText>
        </w:r>
      </w:del>
    </w:p>
    <w:p w14:paraId="504ED66D" w14:textId="77777777" w:rsidR="00415BEA" w:rsidRDefault="006675DF">
      <w:pPr>
        <w:pStyle w:val="BodyText"/>
        <w:rPr>
          <w:del w:id="363" w:author="Manuscript Authors" w:date="2025-11-03T14:55:00Z" w16du:dateUtc="2025-11-03T19:55:00Z"/>
        </w:rPr>
      </w:pPr>
      <w:del w:id="364" w:author="Manuscript Authors" w:date="2025-11-03T14:55:00Z" w16du:dateUtc="2025-11-03T19:55:00Z">
        <w:r>
          <w:delText>The cue incongruity hypothesis suggests that posed smiles only increase happiness when external cues (e.g., images) are congruent with the internal cues (e.g., posed smiles). In the present study, this hypothesis predicts (a)</w:delText>
        </w:r>
      </w:del>
      <w:ins w:id="365" w:author="Manuscript Authors" w:date="2025-11-03T14:55:00Z" w16du:dateUtc="2025-11-03T19:55:00Z">
        <w:r w:rsidR="003F77DA" w:rsidRPr="00CF5EFD">
          <w:rPr>
            <w:rFonts w:cs="Times New Roman"/>
          </w:rPr>
          <w:t>incongruence</w:t>
        </w:r>
        <w:r w:rsidR="002F7879" w:rsidRPr="00CF5EFD">
          <w:rPr>
            <w:rFonts w:cs="Times New Roman"/>
          </w:rPr>
          <w:t xml:space="preserve">, </w:t>
        </w:r>
        <w:r w:rsidR="003F77DA" w:rsidRPr="00CF5EFD">
          <w:rPr>
            <w:rFonts w:cs="Times New Roman"/>
          </w:rPr>
          <w:t xml:space="preserve">repetition, and punishment accounts </w:t>
        </w:r>
        <w:r w:rsidR="002F7879" w:rsidRPr="00CF5EFD">
          <w:rPr>
            <w:rFonts w:cs="Times New Roman"/>
          </w:rPr>
          <w:t xml:space="preserve">all </w:t>
        </w:r>
        <w:r w:rsidR="003F77DA" w:rsidRPr="00CF5EFD">
          <w:rPr>
            <w:rFonts w:cs="Times New Roman"/>
          </w:rPr>
          <w:t>predict</w:t>
        </w:r>
      </w:ins>
      <w:r w:rsidR="002F7879" w:rsidRPr="00CF5EFD">
        <w:rPr>
          <w:rFonts w:cs="Times New Roman"/>
        </w:rPr>
        <w:t xml:space="preserve"> a two-way interaction </w:t>
      </w:r>
      <w:ins w:id="366" w:author="Manuscript Authors" w:date="2025-11-03T14:55:00Z" w16du:dateUtc="2025-11-03T19:55:00Z">
        <w:r w:rsidR="002F7879" w:rsidRPr="00CF5EFD">
          <w:rPr>
            <w:rFonts w:cs="Times New Roman"/>
          </w:rPr>
          <w:t>with Face Movement</w:t>
        </w:r>
        <w:r w:rsidR="0058115A" w:rsidRPr="00CF5EFD">
          <w:rPr>
            <w:rFonts w:cs="Times New Roman"/>
          </w:rPr>
          <w:t xml:space="preserve"> – but </w:t>
        </w:r>
        <w:r w:rsidR="0071142B" w:rsidRPr="00CF5EFD">
          <w:rPr>
            <w:rFonts w:cs="Times New Roman"/>
          </w:rPr>
          <w:t>differ in their proposed moderat</w:t>
        </w:r>
        <w:r w:rsidR="00AE5812" w:rsidRPr="00CF5EFD">
          <w:rPr>
            <w:rFonts w:cs="Times New Roman"/>
          </w:rPr>
          <w:t>ing factor</w:t>
        </w:r>
        <w:r w:rsidR="00E405D8" w:rsidRPr="00CF5EFD">
          <w:rPr>
            <w:rFonts w:cs="Times New Roman"/>
          </w:rPr>
          <w:t xml:space="preserve">. </w:t>
        </w:r>
        <w:r w:rsidR="00164943" w:rsidRPr="00CF5EFD">
          <w:rPr>
            <w:rFonts w:cs="Times New Roman"/>
          </w:rPr>
          <w:t xml:space="preserve">More </w:t>
        </w:r>
        <w:r w:rsidR="00164943" w:rsidRPr="00CF5EFD">
          <w:rPr>
            <w:rFonts w:cs="Times New Roman"/>
          </w:rPr>
          <w:lastRenderedPageBreak/>
          <w:t>specifically</w:t>
        </w:r>
        <w:r w:rsidR="00E405D8" w:rsidRPr="00CF5EFD">
          <w:rPr>
            <w:rFonts w:cs="Times New Roman"/>
          </w:rPr>
          <w:t xml:space="preserve">, the emotion incongruence account predicts a two-way interaction </w:t>
        </w:r>
      </w:ins>
      <w:r w:rsidR="00E405D8" w:rsidRPr="00CF5EFD">
        <w:rPr>
          <w:rFonts w:cs="Times New Roman"/>
        </w:rPr>
        <w:t xml:space="preserve">between Face Movement and Emotional Context, </w:t>
      </w:r>
      <w:del w:id="367" w:author="Manuscript Authors" w:date="2025-11-03T14:55:00Z" w16du:dateUtc="2025-11-03T19:55:00Z">
        <w:r>
          <w:delText xml:space="preserve">(b) a significant simple effect of Face Movement when images are </w:delText>
        </w:r>
      </w:del>
      <w:ins w:id="368" w:author="Manuscript Authors" w:date="2025-11-03T14:55:00Z" w16du:dateUtc="2025-11-03T19:55:00Z">
        <w:r w:rsidR="00E405D8" w:rsidRPr="00CF5EFD">
          <w:rPr>
            <w:rFonts w:cs="Times New Roman"/>
          </w:rPr>
          <w:t xml:space="preserve">wherein </w:t>
        </w:r>
        <w:r w:rsidR="0004308E">
          <w:rPr>
            <w:rFonts w:cs="Times New Roman"/>
          </w:rPr>
          <w:t xml:space="preserve">there are only </w:t>
        </w:r>
      </w:ins>
      <w:r w:rsidR="0004308E">
        <w:rPr>
          <w:rFonts w:cs="Times New Roman"/>
        </w:rPr>
        <w:t>positive</w:t>
      </w:r>
      <w:del w:id="369" w:author="Manuscript Authors" w:date="2025-11-03T14:55:00Z" w16du:dateUtc="2025-11-03T19:55:00Z">
        <w:r>
          <w:delText xml:space="preserve">, and (c) a non-significant simple effect of Face </w:delText>
        </w:r>
      </w:del>
      <w:ins w:id="370" w:author="Manuscript Authors" w:date="2025-11-03T14:55:00Z" w16du:dateUtc="2025-11-03T19:55:00Z">
        <w:r w:rsidR="0004308E">
          <w:rPr>
            <w:rFonts w:cs="Times New Roman"/>
          </w:rPr>
          <w:t xml:space="preserve"> simple effects of </w:t>
        </w:r>
        <w:r w:rsidR="00E405D8" w:rsidRPr="00CF5EFD">
          <w:rPr>
            <w:rFonts w:cs="Times New Roman"/>
          </w:rPr>
          <w:t xml:space="preserve">Face Movement </w:t>
        </w:r>
        <w:r w:rsidR="00A03324" w:rsidRPr="00CF5EFD">
          <w:rPr>
            <w:rFonts w:cs="Times New Roman"/>
          </w:rPr>
          <w:t>in positive contexts (Table 1).</w:t>
        </w:r>
        <w:r w:rsidR="00164943" w:rsidRPr="00CF5EFD">
          <w:rPr>
            <w:rFonts w:cs="Times New Roman"/>
          </w:rPr>
          <w:t xml:space="preserve"> The </w:t>
        </w:r>
        <w:r w:rsidR="0058115A" w:rsidRPr="00CF5EFD">
          <w:rPr>
            <w:rFonts w:cs="Times New Roman"/>
          </w:rPr>
          <w:t xml:space="preserve">repetition account predicts </w:t>
        </w:r>
        <w:r w:rsidR="00156FF2" w:rsidRPr="00CF5EFD">
          <w:rPr>
            <w:rFonts w:cs="Times New Roman"/>
          </w:rPr>
          <w:t xml:space="preserve">a two-way interaction between Face Movement and </w:t>
        </w:r>
      </w:ins>
      <w:r w:rsidR="003A3D4D" w:rsidRPr="00CF5EFD">
        <w:rPr>
          <w:rFonts w:cs="Times New Roman"/>
        </w:rPr>
        <w:t xml:space="preserve">Movement </w:t>
      </w:r>
      <w:del w:id="371" w:author="Manuscript Authors" w:date="2025-11-03T14:55:00Z" w16du:dateUtc="2025-11-03T19:55:00Z">
        <w:r>
          <w:delText>when images are negative</w:delText>
        </w:r>
      </w:del>
    </w:p>
    <w:p w14:paraId="7D61C9DB" w14:textId="62D2E008" w:rsidR="00156FF2" w:rsidRPr="00CF5EFD" w:rsidRDefault="006675DF" w:rsidP="008351B7">
      <w:pPr>
        <w:spacing w:before="0"/>
        <w:ind w:firstLine="720"/>
        <w:rPr>
          <w:rFonts w:cs="Times New Roman"/>
        </w:rPr>
        <w:pPrChange w:id="372" w:author="Manuscript Authors" w:date="2025-11-03T14:55:00Z" w16du:dateUtc="2025-11-03T19:55:00Z">
          <w:pPr>
            <w:pStyle w:val="BodyText"/>
          </w:pPr>
        </w:pPrChange>
      </w:pPr>
      <w:del w:id="373" w:author="Manuscript Authors" w:date="2025-11-03T14:55:00Z" w16du:dateUtc="2025-11-03T19:55:00Z">
        <w:r>
          <w:delText xml:space="preserve">The contextual ambiguity hypothesis suggests that posed smiles </w:delText>
        </w:r>
      </w:del>
      <w:ins w:id="374" w:author="Manuscript Authors" w:date="2025-11-03T14:55:00Z" w16du:dateUtc="2025-11-03T19:55:00Z">
        <w:r w:rsidR="00156FF2" w:rsidRPr="00CF5EFD">
          <w:rPr>
            <w:rFonts w:cs="Times New Roman"/>
          </w:rPr>
          <w:t xml:space="preserve">Repetition, wherein Face Movement </w:t>
        </w:r>
      </w:ins>
      <w:r w:rsidR="00156FF2" w:rsidRPr="00CF5EFD">
        <w:rPr>
          <w:rFonts w:cs="Times New Roman"/>
        </w:rPr>
        <w:t xml:space="preserve">only </w:t>
      </w:r>
      <w:del w:id="375" w:author="Manuscript Authors" w:date="2025-11-03T14:55:00Z" w16du:dateUtc="2025-11-03T19:55:00Z">
        <w:r>
          <w:delText>increase happiness when participants do not have an emotion-related explanation for the behavior (e.g., that the expression is feigned to appear happy to customers). Thus, in the present study, this hypothesis</w:delText>
        </w:r>
      </w:del>
      <w:ins w:id="376" w:author="Manuscript Authors" w:date="2025-11-03T14:55:00Z" w16du:dateUtc="2025-11-03T19:55:00Z">
        <w:r w:rsidR="00156FF2" w:rsidRPr="00CF5EFD">
          <w:rPr>
            <w:rFonts w:cs="Times New Roman"/>
          </w:rPr>
          <w:t>has a positive simple effect when repeated once (Table 1). Last, the punishment account</w:t>
        </w:r>
      </w:ins>
      <w:r w:rsidR="00156FF2" w:rsidRPr="00CF5EFD">
        <w:rPr>
          <w:rFonts w:cs="Times New Roman"/>
        </w:rPr>
        <w:t xml:space="preserve"> predicts </w:t>
      </w:r>
      <w:del w:id="377" w:author="Manuscript Authors" w:date="2025-11-03T14:55:00Z" w16du:dateUtc="2025-11-03T19:55:00Z">
        <w:r>
          <w:delText xml:space="preserve">(a) </w:delText>
        </w:r>
      </w:del>
      <w:r w:rsidR="00156FF2" w:rsidRPr="00CF5EFD">
        <w:rPr>
          <w:rFonts w:cs="Times New Roman"/>
        </w:rPr>
        <w:t xml:space="preserve">a two-way interaction between Face Movement and </w:t>
      </w:r>
      <w:del w:id="378" w:author="Manuscript Authors" w:date="2025-11-03T14:55:00Z" w16du:dateUtc="2025-11-03T19:55:00Z">
        <w:r>
          <w:delText>Cover Story, (b) a significant</w:delText>
        </w:r>
      </w:del>
      <w:ins w:id="379" w:author="Manuscript Authors" w:date="2025-11-03T14:55:00Z" w16du:dateUtc="2025-11-03T19:55:00Z">
        <w:r w:rsidR="00156FF2" w:rsidRPr="00CF5EFD">
          <w:rPr>
            <w:rFonts w:cs="Times New Roman"/>
          </w:rPr>
          <w:t xml:space="preserve">Punishment, wherein </w:t>
        </w:r>
        <w:r w:rsidR="00601D7D">
          <w:rPr>
            <w:rFonts w:cs="Times New Roman"/>
          </w:rPr>
          <w:t>there are only positive</w:t>
        </w:r>
      </w:ins>
      <w:r w:rsidR="00601D7D">
        <w:rPr>
          <w:rFonts w:cs="Times New Roman"/>
        </w:rPr>
        <w:t xml:space="preserve"> simple </w:t>
      </w:r>
      <w:del w:id="380" w:author="Manuscript Authors" w:date="2025-11-03T14:55:00Z" w16du:dateUtc="2025-11-03T19:55:00Z">
        <w:r>
          <w:delText>effect</w:delText>
        </w:r>
      </w:del>
      <w:ins w:id="381" w:author="Manuscript Authors" w:date="2025-11-03T14:55:00Z" w16du:dateUtc="2025-11-03T19:55:00Z">
        <w:r w:rsidR="00601D7D">
          <w:rPr>
            <w:rFonts w:cs="Times New Roman"/>
          </w:rPr>
          <w:t>effects</w:t>
        </w:r>
      </w:ins>
      <w:r w:rsidR="00601D7D">
        <w:rPr>
          <w:rFonts w:cs="Times New Roman"/>
        </w:rPr>
        <w:t xml:space="preserve"> of </w:t>
      </w:r>
      <w:r w:rsidR="00156FF2" w:rsidRPr="00CF5EFD">
        <w:rPr>
          <w:rFonts w:cs="Times New Roman"/>
        </w:rPr>
        <w:t xml:space="preserve">Face Movement when </w:t>
      </w:r>
      <w:del w:id="382" w:author="Manuscript Authors" w:date="2025-11-03T14:55:00Z" w16du:dateUtc="2025-11-03T19:55:00Z">
        <w:r>
          <w:delText>the cover story describes multi-tasking, and (c) a</w:delText>
        </w:r>
      </w:del>
      <w:ins w:id="383" w:author="Manuscript Authors" w:date="2025-11-03T14:55:00Z" w16du:dateUtc="2025-11-03T19:55:00Z">
        <w:r w:rsidR="00156FF2" w:rsidRPr="00CF5EFD">
          <w:rPr>
            <w:rFonts w:cs="Times New Roman"/>
          </w:rPr>
          <w:t>there is no stated punishment for</w:t>
        </w:r>
      </w:ins>
      <w:r w:rsidR="00156FF2" w:rsidRPr="00CF5EFD">
        <w:rPr>
          <w:rFonts w:cs="Times New Roman"/>
        </w:rPr>
        <w:t xml:space="preserve"> non-</w:t>
      </w:r>
      <w:del w:id="384" w:author="Manuscript Authors" w:date="2025-11-03T14:55:00Z" w16du:dateUtc="2025-11-03T19:55:00Z">
        <w:r>
          <w:delText>significant simple effect of Face Movement with the cover story describes emotion labor.</w:delText>
        </w:r>
      </w:del>
      <w:ins w:id="385" w:author="Manuscript Authors" w:date="2025-11-03T14:55:00Z" w16du:dateUtc="2025-11-03T19:55:00Z">
        <w:r w:rsidR="00156FF2" w:rsidRPr="00CF5EFD">
          <w:rPr>
            <w:rFonts w:cs="Times New Roman"/>
          </w:rPr>
          <w:t xml:space="preserve">adherence (Table 1). </w:t>
        </w:r>
      </w:ins>
    </w:p>
    <w:p w14:paraId="1EC5D02E" w14:textId="1E71327B" w:rsidR="00B1463A" w:rsidRPr="00CF5EFD" w:rsidRDefault="00B1463A" w:rsidP="00CF5EFD">
      <w:pPr>
        <w:spacing w:before="0"/>
        <w:rPr>
          <w:ins w:id="386" w:author="Manuscript Authors" w:date="2025-11-03T14:55:00Z" w16du:dateUtc="2025-11-03T19:55:00Z"/>
          <w:rFonts w:cs="Times New Roman"/>
        </w:rPr>
        <w:sectPr w:rsidR="00B1463A" w:rsidRPr="00CF5EFD" w:rsidSect="00084144">
          <w:headerReference w:type="even" r:id="rId15"/>
          <w:headerReference w:type="default" r:id="rId16"/>
          <w:footerReference w:type="default" r:id="rId17"/>
          <w:headerReference w:type="first" r:id="rId18"/>
          <w:pgSz w:w="12240" w:h="15840"/>
          <w:pgMar w:top="1417" w:right="1417" w:bottom="1134" w:left="1417" w:header="720" w:footer="720" w:gutter="0"/>
          <w:cols w:space="720"/>
          <w:titlePg/>
          <w:docGrid w:linePitch="326"/>
        </w:sectPr>
      </w:pPr>
    </w:p>
    <w:p w14:paraId="0A5F1D1D" w14:textId="62D40BEF" w:rsidR="00921ED8" w:rsidRPr="00CF5EFD" w:rsidRDefault="22425973" w:rsidP="7283F3E1">
      <w:pPr>
        <w:spacing w:before="0"/>
        <w:rPr>
          <w:ins w:id="387" w:author="Manuscript Authors" w:date="2025-11-03T14:55:00Z" w16du:dateUtc="2025-11-03T19:55:00Z"/>
          <w:rFonts w:cs="Times New Roman"/>
          <w:b/>
          <w:bCs/>
        </w:rPr>
      </w:pPr>
      <w:ins w:id="388" w:author="Manuscript Authors" w:date="2025-11-03T14:55:00Z" w16du:dateUtc="2025-11-03T19:55:00Z">
        <w:r w:rsidRPr="7283F3E1">
          <w:rPr>
            <w:rFonts w:cs="Times New Roman"/>
            <w:b/>
            <w:bCs/>
          </w:rPr>
          <w:lastRenderedPageBreak/>
          <w:t xml:space="preserve">Table 1. </w:t>
        </w:r>
        <w:r w:rsidRPr="7283F3E1">
          <w:rPr>
            <w:rFonts w:cs="Times New Roman"/>
          </w:rPr>
          <w:t xml:space="preserve">Overview of potential patterns when </w:t>
        </w:r>
        <w:r w:rsidR="20404C73" w:rsidRPr="7283F3E1">
          <w:rPr>
            <w:rFonts w:cs="Times New Roman"/>
          </w:rPr>
          <w:t>examining</w:t>
        </w:r>
        <w:r w:rsidRPr="7283F3E1">
          <w:rPr>
            <w:rFonts w:cs="Times New Roman"/>
          </w:rPr>
          <w:t xml:space="preserve"> the simple effects of Face Movement in a </w:t>
        </w:r>
        <w:r w:rsidR="64BD7A25" w:rsidRPr="7283F3E1">
          <w:rPr>
            <w:rFonts w:cs="Times New Roman"/>
          </w:rPr>
          <w:t>2 (Face Movement: pose smile, express naturally) x 2 (Movement Repetitions: one time, ten times) x 2 (Emotional Context: positive, negative) x 2 (Punishment threat: present, absent) design</w:t>
        </w:r>
        <w:r w:rsidRPr="7283F3E1">
          <w:rPr>
            <w:rFonts w:cs="Times New Roman"/>
          </w:rPr>
          <w:t xml:space="preserve">. For each joint condition (e.g., </w:t>
        </w:r>
        <w:r w:rsidR="707CEBB2" w:rsidRPr="7283F3E1">
          <w:rPr>
            <w:rFonts w:cs="Times New Roman"/>
          </w:rPr>
          <w:t>one</w:t>
        </w:r>
        <w:r w:rsidRPr="7283F3E1">
          <w:rPr>
            <w:rFonts w:cs="Times New Roman"/>
          </w:rPr>
          <w:t xml:space="preserve"> movement repetition, </w:t>
        </w:r>
        <w:r w:rsidR="707CEBB2" w:rsidRPr="7283F3E1">
          <w:rPr>
            <w:rFonts w:cs="Times New Roman"/>
          </w:rPr>
          <w:t xml:space="preserve">positive </w:t>
        </w:r>
        <w:r w:rsidRPr="7283F3E1">
          <w:rPr>
            <w:rFonts w:cs="Times New Roman"/>
          </w:rPr>
          <w:t>context</w:t>
        </w:r>
        <w:r w:rsidR="707CEBB2" w:rsidRPr="7283F3E1">
          <w:rPr>
            <w:rFonts w:cs="Times New Roman"/>
          </w:rPr>
          <w:t>, with the potential for punishment</w:t>
        </w:r>
        <w:r w:rsidRPr="7283F3E1">
          <w:rPr>
            <w:rFonts w:cs="Times New Roman"/>
          </w:rPr>
          <w:t xml:space="preserve">), </w:t>
        </w:r>
        <w:r w:rsidRPr="7283F3E1">
          <w:rPr>
            <w:rFonts w:ascii="Segoe UI Symbol" w:hAnsi="Segoe UI Symbol" w:cs="Segoe UI Symbol"/>
          </w:rPr>
          <w:t>✓</w:t>
        </w:r>
        <w:r w:rsidRPr="7283F3E1">
          <w:rPr>
            <w:rFonts w:cs="Times New Roman"/>
          </w:rPr>
          <w:t xml:space="preserve">'s denote a predicted </w:t>
        </w:r>
        <w:r w:rsidR="392771D5" w:rsidRPr="7283F3E1">
          <w:rPr>
            <w:rFonts w:cs="Times New Roman"/>
          </w:rPr>
          <w:t>positive</w:t>
        </w:r>
        <w:r w:rsidRPr="7283F3E1">
          <w:rPr>
            <w:rFonts w:cs="Times New Roman"/>
          </w:rPr>
          <w:t xml:space="preserve"> effect</w:t>
        </w:r>
        <w:r w:rsidR="392771D5" w:rsidRPr="7283F3E1">
          <w:rPr>
            <w:rFonts w:cs="Times New Roman"/>
          </w:rPr>
          <w:t xml:space="preserve"> of F</w:t>
        </w:r>
        <w:r w:rsidR="3621D9E7" w:rsidRPr="7283F3E1">
          <w:rPr>
            <w:rFonts w:cs="Times New Roman"/>
          </w:rPr>
          <w:t>ace Movement on self-reported happiness</w:t>
        </w:r>
        <w:r w:rsidRPr="7283F3E1">
          <w:rPr>
            <w:rFonts w:cs="Times New Roman"/>
          </w:rPr>
          <w:t>.</w:t>
        </w:r>
        <w:r w:rsidR="31777723" w:rsidRPr="7283F3E1">
          <w:rPr>
            <w:rFonts w:cs="Times New Roman"/>
          </w:rPr>
          <w:t xml:space="preserve"> Potential patterns are shown separately for the emotion incongruence, repetition, and punishment accounts.</w:t>
        </w:r>
      </w:ins>
    </w:p>
    <w:tbl>
      <w:tblPr>
        <w:tblW w:w="12134" w:type="dxa"/>
        <w:tblLook w:val="04A0" w:firstRow="1" w:lastRow="0" w:firstColumn="1" w:lastColumn="0" w:noHBand="0" w:noVBand="1"/>
      </w:tblPr>
      <w:tblGrid>
        <w:gridCol w:w="2250"/>
        <w:gridCol w:w="2610"/>
        <w:gridCol w:w="1443"/>
        <w:gridCol w:w="345"/>
        <w:gridCol w:w="2556"/>
        <w:gridCol w:w="1380"/>
        <w:gridCol w:w="1550"/>
      </w:tblGrid>
      <w:tr w:rsidR="00B1463A" w:rsidRPr="00CF5EFD" w14:paraId="0F0CBBEA" w14:textId="77777777" w:rsidTr="75D636F5">
        <w:trPr>
          <w:trHeight w:val="320"/>
          <w:ins w:id="389" w:author="Manuscript Authors" w:date="2025-11-03T14:55:00Z" w16du:dateUtc="2025-11-03T19:55:00Z"/>
        </w:trPr>
        <w:tc>
          <w:tcPr>
            <w:tcW w:w="6303" w:type="dxa"/>
            <w:gridSpan w:val="3"/>
            <w:tcBorders>
              <w:top w:val="single" w:sz="4" w:space="0" w:color="auto"/>
              <w:left w:val="nil"/>
              <w:bottom w:val="single" w:sz="4" w:space="0" w:color="auto"/>
              <w:right w:val="nil"/>
            </w:tcBorders>
            <w:noWrap/>
            <w:vAlign w:val="bottom"/>
            <w:hideMark/>
          </w:tcPr>
          <w:p w14:paraId="4421030F" w14:textId="6B0E6B34" w:rsidR="00B1463A" w:rsidRPr="00CF5EFD" w:rsidRDefault="00B1463A" w:rsidP="00E541FB">
            <w:pPr>
              <w:spacing w:after="0" w:line="360" w:lineRule="auto"/>
              <w:jc w:val="center"/>
              <w:rPr>
                <w:ins w:id="390" w:author="Manuscript Authors" w:date="2025-11-03T14:55:00Z" w16du:dateUtc="2025-11-03T19:55:00Z"/>
                <w:rFonts w:eastAsia="Times New Roman" w:cs="Times New Roman"/>
                <w:b/>
                <w:bCs/>
                <w:color w:val="000000"/>
              </w:rPr>
            </w:pPr>
            <w:ins w:id="391" w:author="Manuscript Authors" w:date="2025-11-03T14:55:00Z" w16du:dateUtc="2025-11-03T19:55:00Z">
              <w:r w:rsidRPr="00CF5EFD">
                <w:rPr>
                  <w:rFonts w:eastAsia="Times New Roman" w:cs="Times New Roman"/>
                  <w:b/>
                  <w:bCs/>
                  <w:color w:val="000000"/>
                </w:rPr>
                <w:t xml:space="preserve">Factor </w:t>
              </w:r>
              <w:r w:rsidR="00F4601C" w:rsidRPr="00CF5EFD">
                <w:rPr>
                  <w:rFonts w:eastAsia="Times New Roman" w:cs="Times New Roman"/>
                  <w:b/>
                  <w:bCs/>
                  <w:color w:val="000000"/>
                </w:rPr>
                <w:t>L</w:t>
              </w:r>
              <w:r w:rsidRPr="00CF5EFD">
                <w:rPr>
                  <w:rFonts w:eastAsia="Times New Roman" w:cs="Times New Roman"/>
                  <w:b/>
                  <w:bCs/>
                  <w:color w:val="000000"/>
                </w:rPr>
                <w:t>evels</w:t>
              </w:r>
            </w:ins>
          </w:p>
        </w:tc>
        <w:tc>
          <w:tcPr>
            <w:tcW w:w="345" w:type="dxa"/>
            <w:tcBorders>
              <w:top w:val="single" w:sz="4" w:space="0" w:color="auto"/>
              <w:left w:val="nil"/>
              <w:bottom w:val="nil"/>
              <w:right w:val="nil"/>
            </w:tcBorders>
            <w:noWrap/>
            <w:vAlign w:val="bottom"/>
            <w:hideMark/>
          </w:tcPr>
          <w:p w14:paraId="417F28CC" w14:textId="384EF174" w:rsidR="00B1463A" w:rsidRPr="00CF5EFD" w:rsidRDefault="00B1463A" w:rsidP="00E541FB">
            <w:pPr>
              <w:spacing w:after="0" w:line="360" w:lineRule="auto"/>
              <w:jc w:val="center"/>
              <w:rPr>
                <w:ins w:id="392" w:author="Manuscript Authors" w:date="2025-11-03T14:55:00Z" w16du:dateUtc="2025-11-03T19:55:00Z"/>
                <w:rFonts w:eastAsia="Times New Roman" w:cs="Times New Roman"/>
                <w:b/>
                <w:bCs/>
                <w:color w:val="000000"/>
              </w:rPr>
            </w:pPr>
          </w:p>
        </w:tc>
        <w:tc>
          <w:tcPr>
            <w:tcW w:w="5486" w:type="dxa"/>
            <w:gridSpan w:val="3"/>
            <w:tcBorders>
              <w:top w:val="single" w:sz="4" w:space="0" w:color="auto"/>
              <w:left w:val="nil"/>
              <w:bottom w:val="single" w:sz="4" w:space="0" w:color="auto"/>
              <w:right w:val="nil"/>
            </w:tcBorders>
            <w:noWrap/>
            <w:vAlign w:val="bottom"/>
            <w:hideMark/>
          </w:tcPr>
          <w:p w14:paraId="464CE57D" w14:textId="77777777" w:rsidR="00B1463A" w:rsidRPr="00CF5EFD" w:rsidRDefault="00B1463A" w:rsidP="00E541FB">
            <w:pPr>
              <w:spacing w:after="0" w:line="360" w:lineRule="auto"/>
              <w:jc w:val="center"/>
              <w:rPr>
                <w:ins w:id="393" w:author="Manuscript Authors" w:date="2025-11-03T14:55:00Z" w16du:dateUtc="2025-11-03T19:55:00Z"/>
                <w:rFonts w:eastAsia="Times New Roman" w:cs="Times New Roman"/>
                <w:b/>
                <w:bCs/>
                <w:color w:val="000000"/>
              </w:rPr>
            </w:pPr>
            <w:ins w:id="394" w:author="Manuscript Authors" w:date="2025-11-03T14:55:00Z" w16du:dateUtc="2025-11-03T19:55:00Z">
              <w:r w:rsidRPr="00CF5EFD">
                <w:rPr>
                  <w:rFonts w:eastAsia="Times New Roman" w:cs="Times New Roman"/>
                  <w:b/>
                  <w:bCs/>
                  <w:color w:val="000000"/>
                </w:rPr>
                <w:t>Accounts</w:t>
              </w:r>
            </w:ins>
          </w:p>
        </w:tc>
      </w:tr>
      <w:tr w:rsidR="00CF5EFD" w:rsidRPr="00CF5EFD" w14:paraId="7EEBD57A" w14:textId="77777777" w:rsidTr="75D636F5">
        <w:trPr>
          <w:trHeight w:val="320"/>
          <w:ins w:id="395" w:author="Manuscript Authors" w:date="2025-11-03T14:55:00Z" w16du:dateUtc="2025-11-03T19:55:00Z"/>
        </w:trPr>
        <w:tc>
          <w:tcPr>
            <w:tcW w:w="2250" w:type="dxa"/>
            <w:tcBorders>
              <w:top w:val="nil"/>
              <w:left w:val="nil"/>
              <w:bottom w:val="single" w:sz="4" w:space="0" w:color="auto"/>
              <w:right w:val="nil"/>
            </w:tcBorders>
            <w:noWrap/>
            <w:vAlign w:val="bottom"/>
            <w:hideMark/>
          </w:tcPr>
          <w:p w14:paraId="7691A8C4" w14:textId="3AD36589" w:rsidR="00B1463A" w:rsidRPr="00CF5EFD" w:rsidRDefault="00844E1C" w:rsidP="0044601D">
            <w:pPr>
              <w:spacing w:after="0" w:line="360" w:lineRule="auto"/>
              <w:rPr>
                <w:ins w:id="396" w:author="Manuscript Authors" w:date="2025-11-03T14:55:00Z" w16du:dateUtc="2025-11-03T19:55:00Z"/>
                <w:rFonts w:eastAsia="Times New Roman" w:cs="Times New Roman"/>
                <w:b/>
                <w:bCs/>
                <w:color w:val="000000"/>
              </w:rPr>
            </w:pPr>
            <w:ins w:id="397" w:author="Manuscript Authors" w:date="2025-11-03T14:55:00Z" w16du:dateUtc="2025-11-03T19:55:00Z">
              <w:r w:rsidRPr="00CF5EFD">
                <w:rPr>
                  <w:rFonts w:eastAsia="Times New Roman" w:cs="Times New Roman"/>
                  <w:b/>
                  <w:bCs/>
                  <w:color w:val="000000"/>
                </w:rPr>
                <w:t xml:space="preserve">Emotional Context </w:t>
              </w:r>
            </w:ins>
          </w:p>
        </w:tc>
        <w:tc>
          <w:tcPr>
            <w:tcW w:w="2610" w:type="dxa"/>
            <w:tcBorders>
              <w:top w:val="nil"/>
              <w:left w:val="nil"/>
              <w:bottom w:val="single" w:sz="4" w:space="0" w:color="auto"/>
              <w:right w:val="nil"/>
            </w:tcBorders>
            <w:noWrap/>
            <w:vAlign w:val="bottom"/>
            <w:hideMark/>
          </w:tcPr>
          <w:p w14:paraId="4D046036" w14:textId="17EE38CA" w:rsidR="00B1463A" w:rsidRPr="00CF5EFD" w:rsidRDefault="00844E1C" w:rsidP="0044601D">
            <w:pPr>
              <w:spacing w:after="0" w:line="360" w:lineRule="auto"/>
              <w:rPr>
                <w:ins w:id="398" w:author="Manuscript Authors" w:date="2025-11-03T14:55:00Z" w16du:dateUtc="2025-11-03T19:55:00Z"/>
                <w:rFonts w:eastAsia="Times New Roman" w:cs="Times New Roman"/>
                <w:b/>
                <w:bCs/>
                <w:color w:val="000000"/>
              </w:rPr>
            </w:pPr>
            <w:ins w:id="399" w:author="Manuscript Authors" w:date="2025-11-03T14:55:00Z" w16du:dateUtc="2025-11-03T19:55:00Z">
              <w:r w:rsidRPr="00CF5EFD">
                <w:rPr>
                  <w:rFonts w:eastAsia="Times New Roman" w:cs="Times New Roman"/>
                  <w:b/>
                  <w:bCs/>
                  <w:color w:val="000000"/>
                </w:rPr>
                <w:t>Movement Repetitions</w:t>
              </w:r>
            </w:ins>
          </w:p>
        </w:tc>
        <w:tc>
          <w:tcPr>
            <w:tcW w:w="1443" w:type="dxa"/>
            <w:tcBorders>
              <w:top w:val="nil"/>
              <w:left w:val="nil"/>
              <w:bottom w:val="single" w:sz="4" w:space="0" w:color="auto"/>
              <w:right w:val="nil"/>
            </w:tcBorders>
            <w:noWrap/>
            <w:vAlign w:val="bottom"/>
            <w:hideMark/>
          </w:tcPr>
          <w:p w14:paraId="3BEBDEF2" w14:textId="77777777" w:rsidR="00B1463A" w:rsidRPr="00CF5EFD" w:rsidRDefault="00B1463A" w:rsidP="0044601D">
            <w:pPr>
              <w:spacing w:after="0" w:line="360" w:lineRule="auto"/>
              <w:rPr>
                <w:ins w:id="400" w:author="Manuscript Authors" w:date="2025-11-03T14:55:00Z" w16du:dateUtc="2025-11-03T19:55:00Z"/>
                <w:rFonts w:eastAsia="Times New Roman" w:cs="Times New Roman"/>
                <w:b/>
                <w:bCs/>
                <w:color w:val="000000"/>
              </w:rPr>
            </w:pPr>
            <w:ins w:id="401" w:author="Manuscript Authors" w:date="2025-11-03T14:55:00Z" w16du:dateUtc="2025-11-03T19:55:00Z">
              <w:r w:rsidRPr="00CF5EFD">
                <w:rPr>
                  <w:rFonts w:eastAsia="Times New Roman" w:cs="Times New Roman"/>
                  <w:b/>
                  <w:bCs/>
                  <w:color w:val="000000"/>
                </w:rPr>
                <w:t>Punishment</w:t>
              </w:r>
            </w:ins>
          </w:p>
        </w:tc>
        <w:tc>
          <w:tcPr>
            <w:tcW w:w="345" w:type="dxa"/>
            <w:tcBorders>
              <w:top w:val="nil"/>
              <w:left w:val="nil"/>
              <w:bottom w:val="single" w:sz="4" w:space="0" w:color="auto"/>
              <w:right w:val="nil"/>
            </w:tcBorders>
            <w:noWrap/>
            <w:vAlign w:val="bottom"/>
            <w:hideMark/>
          </w:tcPr>
          <w:p w14:paraId="62D4AFE5" w14:textId="77777777" w:rsidR="00B1463A" w:rsidRPr="00CF5EFD" w:rsidRDefault="00B1463A" w:rsidP="0044601D">
            <w:pPr>
              <w:spacing w:after="0" w:line="360" w:lineRule="auto"/>
              <w:rPr>
                <w:ins w:id="402" w:author="Manuscript Authors" w:date="2025-11-03T14:55:00Z" w16du:dateUtc="2025-11-03T19:55:00Z"/>
                <w:rFonts w:eastAsia="Times New Roman" w:cs="Times New Roman"/>
                <w:b/>
                <w:bCs/>
                <w:color w:val="000000"/>
              </w:rPr>
            </w:pPr>
            <w:ins w:id="403" w:author="Manuscript Authors" w:date="2025-11-03T14:55:00Z" w16du:dateUtc="2025-11-03T19:55:00Z">
              <w:r w:rsidRPr="00CF5EFD">
                <w:rPr>
                  <w:rFonts w:eastAsia="Times New Roman" w:cs="Times New Roman"/>
                  <w:b/>
                  <w:bCs/>
                  <w:color w:val="000000"/>
                </w:rPr>
                <w:t> </w:t>
              </w:r>
            </w:ins>
          </w:p>
        </w:tc>
        <w:tc>
          <w:tcPr>
            <w:tcW w:w="2556" w:type="dxa"/>
            <w:tcBorders>
              <w:top w:val="nil"/>
              <w:left w:val="nil"/>
              <w:bottom w:val="single" w:sz="4" w:space="0" w:color="auto"/>
              <w:right w:val="nil"/>
            </w:tcBorders>
            <w:noWrap/>
            <w:vAlign w:val="bottom"/>
            <w:hideMark/>
          </w:tcPr>
          <w:p w14:paraId="146CD70F" w14:textId="39068322" w:rsidR="00B1463A" w:rsidRPr="00CF5EFD" w:rsidRDefault="00B1463A" w:rsidP="0044601D">
            <w:pPr>
              <w:spacing w:after="0" w:line="360" w:lineRule="auto"/>
              <w:rPr>
                <w:ins w:id="404" w:author="Manuscript Authors" w:date="2025-11-03T14:55:00Z" w16du:dateUtc="2025-11-03T19:55:00Z"/>
                <w:rFonts w:eastAsia="Times New Roman" w:cs="Times New Roman"/>
                <w:b/>
                <w:bCs/>
                <w:color w:val="000000"/>
              </w:rPr>
            </w:pPr>
            <w:ins w:id="405" w:author="Manuscript Authors" w:date="2025-11-03T14:55:00Z" w16du:dateUtc="2025-11-03T19:55:00Z">
              <w:r w:rsidRPr="00CF5EFD">
                <w:rPr>
                  <w:rFonts w:eastAsia="Times New Roman" w:cs="Times New Roman"/>
                  <w:b/>
                  <w:bCs/>
                  <w:color w:val="000000"/>
                </w:rPr>
                <w:t xml:space="preserve">Emotion </w:t>
              </w:r>
              <w:r w:rsidR="00F4601C" w:rsidRPr="00CF5EFD">
                <w:rPr>
                  <w:rFonts w:eastAsia="Times New Roman" w:cs="Times New Roman"/>
                  <w:b/>
                  <w:bCs/>
                  <w:color w:val="000000"/>
                </w:rPr>
                <w:t>I</w:t>
              </w:r>
              <w:r w:rsidRPr="00CF5EFD">
                <w:rPr>
                  <w:rFonts w:eastAsia="Times New Roman" w:cs="Times New Roman"/>
                  <w:b/>
                  <w:bCs/>
                  <w:color w:val="000000"/>
                </w:rPr>
                <w:t>ncongruence</w:t>
              </w:r>
            </w:ins>
          </w:p>
        </w:tc>
        <w:tc>
          <w:tcPr>
            <w:tcW w:w="1380" w:type="dxa"/>
            <w:tcBorders>
              <w:top w:val="nil"/>
              <w:left w:val="nil"/>
              <w:bottom w:val="single" w:sz="4" w:space="0" w:color="auto"/>
              <w:right w:val="nil"/>
            </w:tcBorders>
            <w:noWrap/>
            <w:vAlign w:val="bottom"/>
            <w:hideMark/>
          </w:tcPr>
          <w:p w14:paraId="2E831F62" w14:textId="77777777" w:rsidR="00B1463A" w:rsidRPr="00CF5EFD" w:rsidRDefault="00B1463A" w:rsidP="0044601D">
            <w:pPr>
              <w:spacing w:after="0" w:line="360" w:lineRule="auto"/>
              <w:rPr>
                <w:ins w:id="406" w:author="Manuscript Authors" w:date="2025-11-03T14:55:00Z" w16du:dateUtc="2025-11-03T19:55:00Z"/>
                <w:rFonts w:eastAsia="Times New Roman" w:cs="Times New Roman"/>
                <w:b/>
                <w:bCs/>
                <w:color w:val="000000"/>
              </w:rPr>
            </w:pPr>
            <w:ins w:id="407" w:author="Manuscript Authors" w:date="2025-11-03T14:55:00Z" w16du:dateUtc="2025-11-03T19:55:00Z">
              <w:r w:rsidRPr="00CF5EFD">
                <w:rPr>
                  <w:rFonts w:eastAsia="Times New Roman" w:cs="Times New Roman"/>
                  <w:b/>
                  <w:bCs/>
                  <w:color w:val="000000"/>
                </w:rPr>
                <w:t>Repetition</w:t>
              </w:r>
            </w:ins>
          </w:p>
        </w:tc>
        <w:tc>
          <w:tcPr>
            <w:tcW w:w="1550" w:type="dxa"/>
            <w:tcBorders>
              <w:top w:val="nil"/>
              <w:left w:val="nil"/>
              <w:bottom w:val="single" w:sz="4" w:space="0" w:color="auto"/>
              <w:right w:val="nil"/>
            </w:tcBorders>
            <w:noWrap/>
            <w:vAlign w:val="bottom"/>
            <w:hideMark/>
          </w:tcPr>
          <w:p w14:paraId="7757D0A2" w14:textId="77777777" w:rsidR="00B1463A" w:rsidRPr="00CF5EFD" w:rsidRDefault="00B1463A" w:rsidP="0044601D">
            <w:pPr>
              <w:spacing w:after="0" w:line="360" w:lineRule="auto"/>
              <w:rPr>
                <w:ins w:id="408" w:author="Manuscript Authors" w:date="2025-11-03T14:55:00Z" w16du:dateUtc="2025-11-03T19:55:00Z"/>
                <w:rFonts w:eastAsia="Times New Roman" w:cs="Times New Roman"/>
                <w:b/>
                <w:bCs/>
                <w:color w:val="000000"/>
              </w:rPr>
            </w:pPr>
            <w:ins w:id="409" w:author="Manuscript Authors" w:date="2025-11-03T14:55:00Z" w16du:dateUtc="2025-11-03T19:55:00Z">
              <w:r w:rsidRPr="00CF5EFD">
                <w:rPr>
                  <w:rFonts w:eastAsia="Times New Roman" w:cs="Times New Roman"/>
                  <w:b/>
                  <w:bCs/>
                  <w:color w:val="000000"/>
                </w:rPr>
                <w:t>Punishment</w:t>
              </w:r>
            </w:ins>
          </w:p>
        </w:tc>
      </w:tr>
      <w:tr w:rsidR="00881907" w:rsidRPr="00CF5EFD" w14:paraId="2F24BAA1" w14:textId="77777777" w:rsidTr="75D636F5">
        <w:trPr>
          <w:trHeight w:val="320"/>
          <w:ins w:id="410" w:author="Manuscript Authors" w:date="2025-11-03T14:55:00Z" w16du:dateUtc="2025-11-03T19:55:00Z"/>
        </w:trPr>
        <w:tc>
          <w:tcPr>
            <w:tcW w:w="2250" w:type="dxa"/>
            <w:tcBorders>
              <w:top w:val="nil"/>
              <w:left w:val="nil"/>
              <w:bottom w:val="nil"/>
              <w:right w:val="nil"/>
            </w:tcBorders>
            <w:noWrap/>
            <w:vAlign w:val="bottom"/>
            <w:hideMark/>
          </w:tcPr>
          <w:p w14:paraId="3869A879" w14:textId="15A78777" w:rsidR="00B1463A" w:rsidRPr="00CF5EFD" w:rsidRDefault="00844E1C" w:rsidP="0044601D">
            <w:pPr>
              <w:spacing w:after="0" w:line="360" w:lineRule="auto"/>
              <w:rPr>
                <w:ins w:id="411" w:author="Manuscript Authors" w:date="2025-11-03T14:55:00Z" w16du:dateUtc="2025-11-03T19:55:00Z"/>
                <w:rFonts w:eastAsia="Times New Roman" w:cs="Times New Roman"/>
                <w:color w:val="000000"/>
              </w:rPr>
            </w:pPr>
            <w:ins w:id="412" w:author="Manuscript Authors" w:date="2025-11-03T14:55:00Z" w16du:dateUtc="2025-11-03T19:55:00Z">
              <w:r w:rsidRPr="00CF5EFD">
                <w:rPr>
                  <w:rFonts w:eastAsia="Times New Roman" w:cs="Times New Roman"/>
                  <w:color w:val="000000"/>
                </w:rPr>
                <w:t>positive</w:t>
              </w:r>
            </w:ins>
          </w:p>
        </w:tc>
        <w:tc>
          <w:tcPr>
            <w:tcW w:w="2610" w:type="dxa"/>
            <w:tcBorders>
              <w:top w:val="nil"/>
              <w:left w:val="nil"/>
              <w:bottom w:val="nil"/>
              <w:right w:val="nil"/>
            </w:tcBorders>
            <w:noWrap/>
            <w:vAlign w:val="bottom"/>
            <w:hideMark/>
          </w:tcPr>
          <w:p w14:paraId="48710D3D" w14:textId="5DB574BF" w:rsidR="00B1463A" w:rsidRPr="00CF5EFD" w:rsidRDefault="00844E1C" w:rsidP="0044601D">
            <w:pPr>
              <w:spacing w:after="0" w:line="360" w:lineRule="auto"/>
              <w:rPr>
                <w:ins w:id="413" w:author="Manuscript Authors" w:date="2025-11-03T14:55:00Z" w16du:dateUtc="2025-11-03T19:55:00Z"/>
                <w:rFonts w:eastAsia="Times New Roman" w:cs="Times New Roman"/>
                <w:color w:val="000000"/>
              </w:rPr>
            </w:pPr>
            <w:ins w:id="414" w:author="Manuscript Authors" w:date="2025-11-03T14:55:00Z" w16du:dateUtc="2025-11-03T19:55:00Z">
              <w:r w:rsidRPr="00CF5EFD">
                <w:rPr>
                  <w:rFonts w:eastAsia="Times New Roman" w:cs="Times New Roman"/>
                  <w:color w:val="000000"/>
                </w:rPr>
                <w:t>one</w:t>
              </w:r>
            </w:ins>
          </w:p>
        </w:tc>
        <w:tc>
          <w:tcPr>
            <w:tcW w:w="1443" w:type="dxa"/>
            <w:tcBorders>
              <w:top w:val="nil"/>
              <w:left w:val="nil"/>
              <w:bottom w:val="nil"/>
              <w:right w:val="nil"/>
            </w:tcBorders>
            <w:noWrap/>
            <w:vAlign w:val="bottom"/>
            <w:hideMark/>
          </w:tcPr>
          <w:p w14:paraId="3415AA7D" w14:textId="1C7BBD3B" w:rsidR="00B1463A" w:rsidRPr="00CF5EFD" w:rsidRDefault="00303968" w:rsidP="0044601D">
            <w:pPr>
              <w:spacing w:after="0" w:line="360" w:lineRule="auto"/>
              <w:rPr>
                <w:ins w:id="415" w:author="Manuscript Authors" w:date="2025-11-03T14:55:00Z" w16du:dateUtc="2025-11-03T19:55:00Z"/>
                <w:rFonts w:eastAsia="Times New Roman" w:cs="Times New Roman"/>
                <w:color w:val="000000"/>
              </w:rPr>
            </w:pPr>
            <w:ins w:id="416" w:author="Manuscript Authors" w:date="2025-11-03T14:55:00Z" w16du:dateUtc="2025-11-03T19:55:00Z">
              <w:r w:rsidRPr="00CF5EFD">
                <w:rPr>
                  <w:rFonts w:eastAsia="Times New Roman" w:cs="Times New Roman"/>
                  <w:color w:val="000000"/>
                </w:rPr>
                <w:t>No</w:t>
              </w:r>
            </w:ins>
          </w:p>
        </w:tc>
        <w:tc>
          <w:tcPr>
            <w:tcW w:w="345" w:type="dxa"/>
            <w:tcBorders>
              <w:top w:val="nil"/>
              <w:left w:val="nil"/>
              <w:bottom w:val="nil"/>
              <w:right w:val="nil"/>
            </w:tcBorders>
            <w:noWrap/>
            <w:vAlign w:val="bottom"/>
            <w:hideMark/>
          </w:tcPr>
          <w:p w14:paraId="3E3A4245" w14:textId="77777777" w:rsidR="00B1463A" w:rsidRPr="00CF5EFD" w:rsidRDefault="00B1463A" w:rsidP="0044601D">
            <w:pPr>
              <w:spacing w:after="0" w:line="360" w:lineRule="auto"/>
              <w:rPr>
                <w:ins w:id="417" w:author="Manuscript Authors" w:date="2025-11-03T14:55:00Z" w16du:dateUtc="2025-11-03T19:55:00Z"/>
                <w:rFonts w:eastAsia="Times New Roman" w:cs="Times New Roman"/>
                <w:color w:val="000000"/>
              </w:rPr>
            </w:pPr>
          </w:p>
        </w:tc>
        <w:tc>
          <w:tcPr>
            <w:tcW w:w="2556" w:type="dxa"/>
            <w:tcBorders>
              <w:top w:val="nil"/>
              <w:left w:val="nil"/>
              <w:bottom w:val="nil"/>
              <w:right w:val="nil"/>
            </w:tcBorders>
            <w:noWrap/>
            <w:vAlign w:val="center"/>
            <w:hideMark/>
          </w:tcPr>
          <w:p w14:paraId="5C0D2822" w14:textId="77777777" w:rsidR="00B1463A" w:rsidRPr="00CF5EFD" w:rsidRDefault="00B1463A" w:rsidP="0044601D">
            <w:pPr>
              <w:spacing w:after="0" w:line="360" w:lineRule="auto"/>
              <w:jc w:val="center"/>
              <w:rPr>
                <w:ins w:id="418" w:author="Manuscript Authors" w:date="2025-11-03T14:55:00Z" w16du:dateUtc="2025-11-03T19:55:00Z"/>
                <w:rFonts w:eastAsia="Times New Roman" w:cs="Times New Roman"/>
                <w:color w:val="000000"/>
              </w:rPr>
            </w:pPr>
            <w:ins w:id="419" w:author="Manuscript Authors" w:date="2025-11-03T14:55:00Z" w16du:dateUtc="2025-11-03T19:55:00Z">
              <w:r w:rsidRPr="00CF5EFD">
                <w:rPr>
                  <w:rFonts w:ascii="Segoe UI Symbol" w:eastAsia="Times New Roman" w:hAnsi="Segoe UI Symbol" w:cs="Segoe UI Symbol"/>
                  <w:color w:val="000000"/>
                </w:rPr>
                <w:t>✓</w:t>
              </w:r>
            </w:ins>
          </w:p>
        </w:tc>
        <w:tc>
          <w:tcPr>
            <w:tcW w:w="1380" w:type="dxa"/>
            <w:tcBorders>
              <w:top w:val="nil"/>
              <w:left w:val="nil"/>
              <w:bottom w:val="nil"/>
              <w:right w:val="nil"/>
            </w:tcBorders>
            <w:noWrap/>
            <w:vAlign w:val="center"/>
            <w:hideMark/>
          </w:tcPr>
          <w:p w14:paraId="7FC97CBC" w14:textId="77777777" w:rsidR="00B1463A" w:rsidRPr="00CF5EFD" w:rsidRDefault="00B1463A" w:rsidP="0044601D">
            <w:pPr>
              <w:spacing w:after="0" w:line="360" w:lineRule="auto"/>
              <w:jc w:val="center"/>
              <w:rPr>
                <w:ins w:id="420" w:author="Manuscript Authors" w:date="2025-11-03T14:55:00Z" w16du:dateUtc="2025-11-03T19:55:00Z"/>
                <w:rFonts w:eastAsia="Times New Roman" w:cs="Times New Roman"/>
                <w:color w:val="000000"/>
              </w:rPr>
            </w:pPr>
            <w:ins w:id="421" w:author="Manuscript Authors" w:date="2025-11-03T14:55:00Z" w16du:dateUtc="2025-11-03T19:55:00Z">
              <w:r w:rsidRPr="00CF5EFD">
                <w:rPr>
                  <w:rFonts w:ascii="Segoe UI Symbol" w:eastAsia="Times New Roman" w:hAnsi="Segoe UI Symbol" w:cs="Segoe UI Symbol"/>
                  <w:color w:val="000000"/>
                </w:rPr>
                <w:t>✓</w:t>
              </w:r>
            </w:ins>
          </w:p>
        </w:tc>
        <w:tc>
          <w:tcPr>
            <w:tcW w:w="1550" w:type="dxa"/>
            <w:tcBorders>
              <w:top w:val="nil"/>
              <w:left w:val="nil"/>
              <w:bottom w:val="nil"/>
              <w:right w:val="nil"/>
            </w:tcBorders>
            <w:noWrap/>
            <w:vAlign w:val="bottom"/>
            <w:hideMark/>
          </w:tcPr>
          <w:p w14:paraId="6FC33713" w14:textId="4A03A84A" w:rsidR="00B1463A" w:rsidRPr="00CF5EFD" w:rsidRDefault="00303968" w:rsidP="0044601D">
            <w:pPr>
              <w:spacing w:after="0" w:line="360" w:lineRule="auto"/>
              <w:jc w:val="center"/>
              <w:rPr>
                <w:ins w:id="422" w:author="Manuscript Authors" w:date="2025-11-03T14:55:00Z" w16du:dateUtc="2025-11-03T19:55:00Z"/>
                <w:rFonts w:eastAsia="Times New Roman" w:cs="Times New Roman"/>
                <w:color w:val="000000"/>
              </w:rPr>
            </w:pPr>
            <w:ins w:id="423" w:author="Manuscript Authors" w:date="2025-11-03T14:55:00Z" w16du:dateUtc="2025-11-03T19:55:00Z">
              <w:r w:rsidRPr="00CF5EFD">
                <w:rPr>
                  <w:rFonts w:ascii="Segoe UI Symbol" w:eastAsia="Times New Roman" w:hAnsi="Segoe UI Symbol" w:cs="Segoe UI Symbol"/>
                  <w:color w:val="000000"/>
                </w:rPr>
                <w:t>✓</w:t>
              </w:r>
            </w:ins>
          </w:p>
        </w:tc>
      </w:tr>
      <w:tr w:rsidR="00881907" w:rsidRPr="00CF5EFD" w14:paraId="193C6B12" w14:textId="77777777" w:rsidTr="75D636F5">
        <w:trPr>
          <w:trHeight w:val="320"/>
          <w:ins w:id="424" w:author="Manuscript Authors" w:date="2025-11-03T14:55:00Z" w16du:dateUtc="2025-11-03T19:55:00Z"/>
        </w:trPr>
        <w:tc>
          <w:tcPr>
            <w:tcW w:w="2250" w:type="dxa"/>
            <w:tcBorders>
              <w:top w:val="nil"/>
              <w:left w:val="nil"/>
              <w:bottom w:val="nil"/>
              <w:right w:val="nil"/>
            </w:tcBorders>
            <w:noWrap/>
            <w:vAlign w:val="bottom"/>
            <w:hideMark/>
          </w:tcPr>
          <w:p w14:paraId="2F188D87" w14:textId="77777777" w:rsidR="00B1463A" w:rsidRPr="00CF5EFD" w:rsidRDefault="00B1463A" w:rsidP="008351B7">
            <w:pPr>
              <w:spacing w:before="0" w:after="0" w:line="360" w:lineRule="auto"/>
              <w:rPr>
                <w:ins w:id="425" w:author="Manuscript Authors" w:date="2025-11-03T14:55:00Z" w16du:dateUtc="2025-11-03T19:55:00Z"/>
                <w:rFonts w:eastAsia="Times New Roman" w:cs="Times New Roman"/>
              </w:rPr>
            </w:pPr>
          </w:p>
        </w:tc>
        <w:tc>
          <w:tcPr>
            <w:tcW w:w="2610" w:type="dxa"/>
            <w:tcBorders>
              <w:top w:val="nil"/>
              <w:left w:val="nil"/>
              <w:bottom w:val="nil"/>
              <w:right w:val="nil"/>
            </w:tcBorders>
            <w:noWrap/>
            <w:vAlign w:val="bottom"/>
            <w:hideMark/>
          </w:tcPr>
          <w:p w14:paraId="5BFA421E" w14:textId="77777777" w:rsidR="00B1463A" w:rsidRPr="00CF5EFD" w:rsidRDefault="00B1463A" w:rsidP="008351B7">
            <w:pPr>
              <w:spacing w:before="0" w:after="0" w:line="360" w:lineRule="auto"/>
              <w:rPr>
                <w:ins w:id="426" w:author="Manuscript Authors" w:date="2025-11-03T14:55:00Z" w16du:dateUtc="2025-11-03T19:55:00Z"/>
                <w:rFonts w:eastAsia="Times New Roman" w:cs="Times New Roman"/>
              </w:rPr>
            </w:pPr>
          </w:p>
        </w:tc>
        <w:tc>
          <w:tcPr>
            <w:tcW w:w="1443" w:type="dxa"/>
            <w:tcBorders>
              <w:top w:val="nil"/>
              <w:left w:val="nil"/>
              <w:bottom w:val="nil"/>
              <w:right w:val="nil"/>
            </w:tcBorders>
            <w:noWrap/>
            <w:vAlign w:val="bottom"/>
            <w:hideMark/>
          </w:tcPr>
          <w:p w14:paraId="2AC75D14" w14:textId="388C181A" w:rsidR="00303968" w:rsidRPr="00CF5EFD" w:rsidRDefault="00303968" w:rsidP="008351B7">
            <w:pPr>
              <w:spacing w:before="0" w:after="0" w:line="360" w:lineRule="auto"/>
              <w:rPr>
                <w:ins w:id="427" w:author="Manuscript Authors" w:date="2025-11-03T14:55:00Z" w16du:dateUtc="2025-11-03T19:55:00Z"/>
                <w:rFonts w:eastAsia="Times New Roman" w:cs="Times New Roman"/>
                <w:color w:val="000000"/>
              </w:rPr>
            </w:pPr>
            <w:ins w:id="428" w:author="Manuscript Authors" w:date="2025-11-03T14:55:00Z" w16du:dateUtc="2025-11-03T19:55:00Z">
              <w:r w:rsidRPr="00CF5EFD">
                <w:rPr>
                  <w:rFonts w:eastAsia="Times New Roman" w:cs="Times New Roman"/>
                  <w:color w:val="000000"/>
                </w:rPr>
                <w:t>Yes</w:t>
              </w:r>
            </w:ins>
          </w:p>
        </w:tc>
        <w:tc>
          <w:tcPr>
            <w:tcW w:w="345" w:type="dxa"/>
            <w:tcBorders>
              <w:top w:val="nil"/>
              <w:left w:val="nil"/>
              <w:bottom w:val="nil"/>
              <w:right w:val="nil"/>
            </w:tcBorders>
            <w:noWrap/>
            <w:vAlign w:val="bottom"/>
            <w:hideMark/>
          </w:tcPr>
          <w:p w14:paraId="3D4A9C7C" w14:textId="77777777" w:rsidR="00B1463A" w:rsidRPr="00CF5EFD" w:rsidRDefault="00B1463A" w:rsidP="008351B7">
            <w:pPr>
              <w:spacing w:before="0" w:after="0" w:line="360" w:lineRule="auto"/>
              <w:rPr>
                <w:ins w:id="429" w:author="Manuscript Authors" w:date="2025-11-03T14:55:00Z" w16du:dateUtc="2025-11-03T19:55:00Z"/>
                <w:rFonts w:eastAsia="Times New Roman" w:cs="Times New Roman"/>
                <w:color w:val="000000"/>
              </w:rPr>
            </w:pPr>
          </w:p>
        </w:tc>
        <w:tc>
          <w:tcPr>
            <w:tcW w:w="2556" w:type="dxa"/>
            <w:tcBorders>
              <w:top w:val="nil"/>
              <w:left w:val="nil"/>
              <w:bottom w:val="nil"/>
              <w:right w:val="nil"/>
            </w:tcBorders>
            <w:noWrap/>
            <w:vAlign w:val="center"/>
            <w:hideMark/>
          </w:tcPr>
          <w:p w14:paraId="7262212D" w14:textId="77777777" w:rsidR="00B1463A" w:rsidRPr="00CF5EFD" w:rsidRDefault="00B1463A" w:rsidP="0044601D">
            <w:pPr>
              <w:spacing w:before="0" w:after="0" w:line="360" w:lineRule="auto"/>
              <w:jc w:val="center"/>
              <w:rPr>
                <w:ins w:id="430" w:author="Manuscript Authors" w:date="2025-11-03T14:55:00Z" w16du:dateUtc="2025-11-03T19:55:00Z"/>
                <w:rFonts w:eastAsia="Times New Roman" w:cs="Times New Roman"/>
                <w:color w:val="000000"/>
              </w:rPr>
            </w:pPr>
            <w:ins w:id="431" w:author="Manuscript Authors" w:date="2025-11-03T14:55:00Z" w16du:dateUtc="2025-11-03T19:55:00Z">
              <w:r w:rsidRPr="00CF5EFD">
                <w:rPr>
                  <w:rFonts w:ascii="Segoe UI Symbol" w:eastAsia="Times New Roman" w:hAnsi="Segoe UI Symbol" w:cs="Segoe UI Symbol"/>
                  <w:color w:val="000000"/>
                </w:rPr>
                <w:t>✓</w:t>
              </w:r>
            </w:ins>
          </w:p>
        </w:tc>
        <w:tc>
          <w:tcPr>
            <w:tcW w:w="1380" w:type="dxa"/>
            <w:tcBorders>
              <w:top w:val="nil"/>
              <w:left w:val="nil"/>
              <w:bottom w:val="nil"/>
              <w:right w:val="nil"/>
            </w:tcBorders>
            <w:noWrap/>
            <w:vAlign w:val="center"/>
            <w:hideMark/>
          </w:tcPr>
          <w:p w14:paraId="399FBD46" w14:textId="77777777" w:rsidR="00B1463A" w:rsidRPr="00CF5EFD" w:rsidRDefault="00B1463A" w:rsidP="0044601D">
            <w:pPr>
              <w:spacing w:before="0" w:after="0" w:line="360" w:lineRule="auto"/>
              <w:jc w:val="center"/>
              <w:rPr>
                <w:ins w:id="432" w:author="Manuscript Authors" w:date="2025-11-03T14:55:00Z" w16du:dateUtc="2025-11-03T19:55:00Z"/>
                <w:rFonts w:eastAsia="Times New Roman" w:cs="Times New Roman"/>
                <w:color w:val="000000"/>
              </w:rPr>
            </w:pPr>
            <w:ins w:id="433" w:author="Manuscript Authors" w:date="2025-11-03T14:55:00Z" w16du:dateUtc="2025-11-03T19:55:00Z">
              <w:r w:rsidRPr="00CF5EFD">
                <w:rPr>
                  <w:rFonts w:ascii="Segoe UI Symbol" w:eastAsia="Times New Roman" w:hAnsi="Segoe UI Symbol" w:cs="Segoe UI Symbol"/>
                  <w:color w:val="000000"/>
                </w:rPr>
                <w:t>✓</w:t>
              </w:r>
            </w:ins>
          </w:p>
        </w:tc>
        <w:tc>
          <w:tcPr>
            <w:tcW w:w="1550" w:type="dxa"/>
            <w:tcBorders>
              <w:top w:val="nil"/>
              <w:left w:val="nil"/>
              <w:bottom w:val="nil"/>
              <w:right w:val="nil"/>
            </w:tcBorders>
            <w:noWrap/>
            <w:vAlign w:val="center"/>
            <w:hideMark/>
          </w:tcPr>
          <w:p w14:paraId="402CFEEC" w14:textId="60201648" w:rsidR="00B1463A" w:rsidRPr="00CF5EFD" w:rsidRDefault="00B1463A" w:rsidP="0044601D">
            <w:pPr>
              <w:spacing w:before="0" w:after="0" w:line="360" w:lineRule="auto"/>
              <w:jc w:val="center"/>
              <w:rPr>
                <w:ins w:id="434" w:author="Manuscript Authors" w:date="2025-11-03T14:55:00Z" w16du:dateUtc="2025-11-03T19:55:00Z"/>
                <w:rFonts w:eastAsia="Times New Roman" w:cs="Times New Roman"/>
                <w:color w:val="000000"/>
              </w:rPr>
            </w:pPr>
          </w:p>
        </w:tc>
      </w:tr>
      <w:tr w:rsidR="00CF5EFD" w:rsidRPr="00CF5EFD" w14:paraId="5126C50C" w14:textId="77777777" w:rsidTr="75D636F5">
        <w:trPr>
          <w:trHeight w:val="320"/>
          <w:ins w:id="435" w:author="Manuscript Authors" w:date="2025-11-03T14:55:00Z" w16du:dateUtc="2025-11-03T19:55:00Z"/>
        </w:trPr>
        <w:tc>
          <w:tcPr>
            <w:tcW w:w="2250" w:type="dxa"/>
            <w:tcBorders>
              <w:top w:val="nil"/>
              <w:left w:val="nil"/>
              <w:bottom w:val="nil"/>
              <w:right w:val="nil"/>
            </w:tcBorders>
            <w:noWrap/>
            <w:vAlign w:val="bottom"/>
            <w:hideMark/>
          </w:tcPr>
          <w:p w14:paraId="3DE44205" w14:textId="77777777" w:rsidR="00844E1C" w:rsidRPr="00CF5EFD" w:rsidRDefault="00844E1C" w:rsidP="008351B7">
            <w:pPr>
              <w:spacing w:before="0" w:after="0" w:line="360" w:lineRule="auto"/>
              <w:rPr>
                <w:ins w:id="436" w:author="Manuscript Authors" w:date="2025-11-03T14:55:00Z" w16du:dateUtc="2025-11-03T19:55:00Z"/>
                <w:rFonts w:eastAsia="Times New Roman" w:cs="Times New Roman"/>
                <w:color w:val="000000"/>
              </w:rPr>
            </w:pPr>
          </w:p>
        </w:tc>
        <w:tc>
          <w:tcPr>
            <w:tcW w:w="2610" w:type="dxa"/>
            <w:tcBorders>
              <w:top w:val="nil"/>
              <w:left w:val="nil"/>
              <w:bottom w:val="nil"/>
              <w:right w:val="nil"/>
            </w:tcBorders>
            <w:noWrap/>
            <w:vAlign w:val="bottom"/>
            <w:hideMark/>
          </w:tcPr>
          <w:p w14:paraId="78C5814B" w14:textId="6B64D4E2" w:rsidR="00844E1C" w:rsidRPr="00CF5EFD" w:rsidRDefault="00844E1C" w:rsidP="008351B7">
            <w:pPr>
              <w:spacing w:before="0" w:after="0" w:line="360" w:lineRule="auto"/>
              <w:rPr>
                <w:ins w:id="437" w:author="Manuscript Authors" w:date="2025-11-03T14:55:00Z" w16du:dateUtc="2025-11-03T19:55:00Z"/>
                <w:rFonts w:eastAsia="Times New Roman" w:cs="Times New Roman"/>
                <w:color w:val="000000"/>
              </w:rPr>
            </w:pPr>
            <w:ins w:id="438" w:author="Manuscript Authors" w:date="2025-11-03T14:55:00Z" w16du:dateUtc="2025-11-03T19:55:00Z">
              <w:r w:rsidRPr="00CF5EFD">
                <w:rPr>
                  <w:rFonts w:eastAsia="Times New Roman" w:cs="Times New Roman"/>
                  <w:color w:val="000000"/>
                </w:rPr>
                <w:t>ten</w:t>
              </w:r>
            </w:ins>
          </w:p>
        </w:tc>
        <w:tc>
          <w:tcPr>
            <w:tcW w:w="1443" w:type="dxa"/>
            <w:tcBorders>
              <w:top w:val="nil"/>
              <w:left w:val="nil"/>
              <w:bottom w:val="nil"/>
              <w:right w:val="nil"/>
            </w:tcBorders>
            <w:noWrap/>
            <w:vAlign w:val="bottom"/>
            <w:hideMark/>
          </w:tcPr>
          <w:p w14:paraId="4BFE2563" w14:textId="43440C0F" w:rsidR="00844E1C" w:rsidRPr="00CF5EFD" w:rsidRDefault="00844E1C" w:rsidP="008351B7">
            <w:pPr>
              <w:spacing w:before="0" w:after="0" w:line="360" w:lineRule="auto"/>
              <w:rPr>
                <w:ins w:id="439" w:author="Manuscript Authors" w:date="2025-11-03T14:55:00Z" w16du:dateUtc="2025-11-03T19:55:00Z"/>
                <w:rFonts w:eastAsia="Times New Roman" w:cs="Times New Roman"/>
                <w:color w:val="000000"/>
              </w:rPr>
            </w:pPr>
            <w:ins w:id="440" w:author="Manuscript Authors" w:date="2025-11-03T14:55:00Z" w16du:dateUtc="2025-11-03T19:55:00Z">
              <w:r w:rsidRPr="00CF5EFD">
                <w:rPr>
                  <w:rFonts w:eastAsia="Times New Roman" w:cs="Times New Roman"/>
                  <w:color w:val="000000"/>
                </w:rPr>
                <w:t>No</w:t>
              </w:r>
            </w:ins>
          </w:p>
        </w:tc>
        <w:tc>
          <w:tcPr>
            <w:tcW w:w="345" w:type="dxa"/>
            <w:tcBorders>
              <w:top w:val="nil"/>
              <w:left w:val="nil"/>
              <w:bottom w:val="nil"/>
              <w:right w:val="nil"/>
            </w:tcBorders>
            <w:noWrap/>
            <w:vAlign w:val="bottom"/>
            <w:hideMark/>
          </w:tcPr>
          <w:p w14:paraId="6FED2CA4" w14:textId="77777777" w:rsidR="00844E1C" w:rsidRPr="00CF5EFD" w:rsidRDefault="00844E1C" w:rsidP="008351B7">
            <w:pPr>
              <w:spacing w:before="0" w:after="0" w:line="360" w:lineRule="auto"/>
              <w:rPr>
                <w:ins w:id="441" w:author="Manuscript Authors" w:date="2025-11-03T14:55:00Z" w16du:dateUtc="2025-11-03T19:55:00Z"/>
                <w:rFonts w:eastAsia="Times New Roman" w:cs="Times New Roman"/>
                <w:color w:val="000000"/>
              </w:rPr>
            </w:pPr>
          </w:p>
        </w:tc>
        <w:tc>
          <w:tcPr>
            <w:tcW w:w="2556" w:type="dxa"/>
            <w:tcBorders>
              <w:top w:val="nil"/>
              <w:left w:val="nil"/>
              <w:bottom w:val="nil"/>
              <w:right w:val="nil"/>
            </w:tcBorders>
            <w:noWrap/>
            <w:vAlign w:val="center"/>
            <w:hideMark/>
          </w:tcPr>
          <w:p w14:paraId="78D67C12" w14:textId="0215458D" w:rsidR="00844E1C" w:rsidRPr="00CF5EFD" w:rsidRDefault="00844E1C" w:rsidP="0044601D">
            <w:pPr>
              <w:spacing w:before="0" w:after="0" w:line="360" w:lineRule="auto"/>
              <w:jc w:val="center"/>
              <w:rPr>
                <w:ins w:id="442" w:author="Manuscript Authors" w:date="2025-11-03T14:55:00Z" w16du:dateUtc="2025-11-03T19:55:00Z"/>
                <w:rFonts w:eastAsia="Times New Roman" w:cs="Times New Roman"/>
              </w:rPr>
            </w:pPr>
            <w:ins w:id="443" w:author="Manuscript Authors" w:date="2025-11-03T14:55:00Z" w16du:dateUtc="2025-11-03T19:55:00Z">
              <w:r w:rsidRPr="00CF5EFD">
                <w:rPr>
                  <w:rFonts w:ascii="Segoe UI Symbol" w:eastAsia="Times New Roman" w:hAnsi="Segoe UI Symbol" w:cs="Segoe UI Symbol"/>
                  <w:color w:val="000000"/>
                </w:rPr>
                <w:t>✓</w:t>
              </w:r>
            </w:ins>
          </w:p>
        </w:tc>
        <w:tc>
          <w:tcPr>
            <w:tcW w:w="1380" w:type="dxa"/>
            <w:tcBorders>
              <w:top w:val="nil"/>
              <w:left w:val="nil"/>
              <w:bottom w:val="nil"/>
              <w:right w:val="nil"/>
            </w:tcBorders>
            <w:noWrap/>
            <w:vAlign w:val="center"/>
            <w:hideMark/>
          </w:tcPr>
          <w:p w14:paraId="5762BF57" w14:textId="04241A9C" w:rsidR="00844E1C" w:rsidRPr="00CF5EFD" w:rsidRDefault="00844E1C" w:rsidP="0044601D">
            <w:pPr>
              <w:spacing w:before="0" w:after="0" w:line="360" w:lineRule="auto"/>
              <w:jc w:val="center"/>
              <w:rPr>
                <w:ins w:id="444" w:author="Manuscript Authors" w:date="2025-11-03T14:55:00Z" w16du:dateUtc="2025-11-03T19:55:00Z"/>
                <w:rFonts w:eastAsia="Times New Roman" w:cs="Times New Roman"/>
                <w:color w:val="000000"/>
              </w:rPr>
            </w:pPr>
          </w:p>
        </w:tc>
        <w:tc>
          <w:tcPr>
            <w:tcW w:w="1550" w:type="dxa"/>
            <w:tcBorders>
              <w:top w:val="nil"/>
              <w:left w:val="nil"/>
              <w:bottom w:val="nil"/>
              <w:right w:val="nil"/>
            </w:tcBorders>
            <w:noWrap/>
            <w:vAlign w:val="bottom"/>
            <w:hideMark/>
          </w:tcPr>
          <w:p w14:paraId="02534FBD" w14:textId="28A3BFE8" w:rsidR="00844E1C" w:rsidRPr="00CF5EFD" w:rsidRDefault="00844E1C" w:rsidP="0044601D">
            <w:pPr>
              <w:spacing w:before="0" w:after="0" w:line="360" w:lineRule="auto"/>
              <w:jc w:val="center"/>
              <w:rPr>
                <w:ins w:id="445" w:author="Manuscript Authors" w:date="2025-11-03T14:55:00Z" w16du:dateUtc="2025-11-03T19:55:00Z"/>
                <w:rFonts w:eastAsia="Times New Roman" w:cs="Times New Roman"/>
                <w:color w:val="000000"/>
              </w:rPr>
            </w:pPr>
            <w:ins w:id="446" w:author="Manuscript Authors" w:date="2025-11-03T14:55:00Z" w16du:dateUtc="2025-11-03T19:55:00Z">
              <w:r w:rsidRPr="00CF5EFD">
                <w:rPr>
                  <w:rFonts w:ascii="Segoe UI Symbol" w:eastAsia="Times New Roman" w:hAnsi="Segoe UI Symbol" w:cs="Segoe UI Symbol"/>
                  <w:color w:val="000000"/>
                </w:rPr>
                <w:t>✓</w:t>
              </w:r>
            </w:ins>
          </w:p>
        </w:tc>
      </w:tr>
      <w:tr w:rsidR="00881907" w:rsidRPr="00CF5EFD" w14:paraId="7CA734E9" w14:textId="77777777" w:rsidTr="75D636F5">
        <w:trPr>
          <w:trHeight w:val="320"/>
          <w:ins w:id="447" w:author="Manuscript Authors" w:date="2025-11-03T14:55:00Z" w16du:dateUtc="2025-11-03T19:55:00Z"/>
        </w:trPr>
        <w:tc>
          <w:tcPr>
            <w:tcW w:w="2250" w:type="dxa"/>
            <w:tcBorders>
              <w:top w:val="nil"/>
              <w:left w:val="nil"/>
              <w:bottom w:val="nil"/>
              <w:right w:val="nil"/>
            </w:tcBorders>
            <w:noWrap/>
            <w:vAlign w:val="bottom"/>
            <w:hideMark/>
          </w:tcPr>
          <w:p w14:paraId="576250D3" w14:textId="77777777" w:rsidR="00844E1C" w:rsidRPr="00CF5EFD" w:rsidRDefault="00844E1C" w:rsidP="008351B7">
            <w:pPr>
              <w:spacing w:before="0" w:after="0" w:line="360" w:lineRule="auto"/>
              <w:rPr>
                <w:ins w:id="448" w:author="Manuscript Authors" w:date="2025-11-03T14:55:00Z" w16du:dateUtc="2025-11-03T19:55:00Z"/>
                <w:rFonts w:eastAsia="Times New Roman" w:cs="Times New Roman"/>
              </w:rPr>
            </w:pPr>
          </w:p>
        </w:tc>
        <w:tc>
          <w:tcPr>
            <w:tcW w:w="2610" w:type="dxa"/>
            <w:tcBorders>
              <w:top w:val="nil"/>
              <w:left w:val="nil"/>
              <w:bottom w:val="nil"/>
              <w:right w:val="nil"/>
            </w:tcBorders>
            <w:noWrap/>
            <w:vAlign w:val="bottom"/>
            <w:hideMark/>
          </w:tcPr>
          <w:p w14:paraId="71C39BF8" w14:textId="77777777" w:rsidR="00844E1C" w:rsidRPr="00CF5EFD" w:rsidRDefault="00844E1C" w:rsidP="008351B7">
            <w:pPr>
              <w:spacing w:before="0" w:after="0" w:line="360" w:lineRule="auto"/>
              <w:rPr>
                <w:ins w:id="449" w:author="Manuscript Authors" w:date="2025-11-03T14:55:00Z" w16du:dateUtc="2025-11-03T19:55:00Z"/>
                <w:rFonts w:eastAsia="Times New Roman" w:cs="Times New Roman"/>
              </w:rPr>
            </w:pPr>
          </w:p>
        </w:tc>
        <w:tc>
          <w:tcPr>
            <w:tcW w:w="1443" w:type="dxa"/>
            <w:tcBorders>
              <w:top w:val="nil"/>
              <w:left w:val="nil"/>
              <w:bottom w:val="nil"/>
              <w:right w:val="nil"/>
            </w:tcBorders>
            <w:noWrap/>
            <w:vAlign w:val="bottom"/>
            <w:hideMark/>
          </w:tcPr>
          <w:p w14:paraId="784379D1" w14:textId="0FD99DC6" w:rsidR="00844E1C" w:rsidRPr="00CF5EFD" w:rsidRDefault="00844E1C" w:rsidP="008351B7">
            <w:pPr>
              <w:spacing w:before="0" w:after="0" w:line="360" w:lineRule="auto"/>
              <w:rPr>
                <w:ins w:id="450" w:author="Manuscript Authors" w:date="2025-11-03T14:55:00Z" w16du:dateUtc="2025-11-03T19:55:00Z"/>
                <w:rFonts w:eastAsia="Times New Roman" w:cs="Times New Roman"/>
                <w:color w:val="000000"/>
              </w:rPr>
            </w:pPr>
            <w:ins w:id="451" w:author="Manuscript Authors" w:date="2025-11-03T14:55:00Z" w16du:dateUtc="2025-11-03T19:55:00Z">
              <w:r w:rsidRPr="00CF5EFD">
                <w:rPr>
                  <w:rFonts w:eastAsia="Times New Roman" w:cs="Times New Roman"/>
                  <w:color w:val="000000"/>
                </w:rPr>
                <w:t>Yes</w:t>
              </w:r>
            </w:ins>
          </w:p>
        </w:tc>
        <w:tc>
          <w:tcPr>
            <w:tcW w:w="345" w:type="dxa"/>
            <w:tcBorders>
              <w:top w:val="nil"/>
              <w:left w:val="nil"/>
              <w:bottom w:val="nil"/>
              <w:right w:val="nil"/>
            </w:tcBorders>
            <w:noWrap/>
            <w:vAlign w:val="bottom"/>
            <w:hideMark/>
          </w:tcPr>
          <w:p w14:paraId="4FA54960" w14:textId="77777777" w:rsidR="00844E1C" w:rsidRPr="00CF5EFD" w:rsidRDefault="00844E1C" w:rsidP="008351B7">
            <w:pPr>
              <w:spacing w:before="0" w:after="0" w:line="360" w:lineRule="auto"/>
              <w:rPr>
                <w:ins w:id="452" w:author="Manuscript Authors" w:date="2025-11-03T14:55:00Z" w16du:dateUtc="2025-11-03T19:55:00Z"/>
                <w:rFonts w:eastAsia="Times New Roman" w:cs="Times New Roman"/>
                <w:color w:val="000000"/>
              </w:rPr>
            </w:pPr>
          </w:p>
        </w:tc>
        <w:tc>
          <w:tcPr>
            <w:tcW w:w="2556" w:type="dxa"/>
            <w:tcBorders>
              <w:top w:val="nil"/>
              <w:left w:val="nil"/>
              <w:bottom w:val="nil"/>
              <w:right w:val="nil"/>
            </w:tcBorders>
            <w:noWrap/>
            <w:vAlign w:val="center"/>
            <w:hideMark/>
          </w:tcPr>
          <w:p w14:paraId="12FCCADC" w14:textId="0519EF5E" w:rsidR="00844E1C" w:rsidRPr="00CF5EFD" w:rsidRDefault="00844E1C" w:rsidP="0044601D">
            <w:pPr>
              <w:spacing w:before="0" w:after="0" w:line="360" w:lineRule="auto"/>
              <w:jc w:val="center"/>
              <w:rPr>
                <w:ins w:id="453" w:author="Manuscript Authors" w:date="2025-11-03T14:55:00Z" w16du:dateUtc="2025-11-03T19:55:00Z"/>
                <w:rFonts w:eastAsia="Times New Roman" w:cs="Times New Roman"/>
              </w:rPr>
            </w:pPr>
            <w:ins w:id="454" w:author="Manuscript Authors" w:date="2025-11-03T14:55:00Z" w16du:dateUtc="2025-11-03T19:55:00Z">
              <w:r w:rsidRPr="00CF5EFD">
                <w:rPr>
                  <w:rFonts w:ascii="Segoe UI Symbol" w:eastAsia="Times New Roman" w:hAnsi="Segoe UI Symbol" w:cs="Segoe UI Symbol"/>
                  <w:color w:val="000000"/>
                </w:rPr>
                <w:t>✓</w:t>
              </w:r>
            </w:ins>
          </w:p>
        </w:tc>
        <w:tc>
          <w:tcPr>
            <w:tcW w:w="1380" w:type="dxa"/>
            <w:tcBorders>
              <w:top w:val="nil"/>
              <w:left w:val="nil"/>
              <w:bottom w:val="nil"/>
              <w:right w:val="nil"/>
            </w:tcBorders>
            <w:noWrap/>
            <w:vAlign w:val="center"/>
            <w:hideMark/>
          </w:tcPr>
          <w:p w14:paraId="06FF0B61" w14:textId="781D77D5" w:rsidR="00844E1C" w:rsidRPr="00CF5EFD" w:rsidRDefault="00844E1C" w:rsidP="0044601D">
            <w:pPr>
              <w:spacing w:before="0" w:after="0" w:line="360" w:lineRule="auto"/>
              <w:jc w:val="center"/>
              <w:rPr>
                <w:ins w:id="455" w:author="Manuscript Authors" w:date="2025-11-03T14:55:00Z" w16du:dateUtc="2025-11-03T19:55:00Z"/>
                <w:rFonts w:eastAsia="Times New Roman" w:cs="Times New Roman"/>
                <w:color w:val="000000"/>
              </w:rPr>
            </w:pPr>
          </w:p>
        </w:tc>
        <w:tc>
          <w:tcPr>
            <w:tcW w:w="1550" w:type="dxa"/>
            <w:tcBorders>
              <w:top w:val="nil"/>
              <w:left w:val="nil"/>
              <w:bottom w:val="nil"/>
              <w:right w:val="nil"/>
            </w:tcBorders>
            <w:noWrap/>
            <w:vAlign w:val="center"/>
            <w:hideMark/>
          </w:tcPr>
          <w:p w14:paraId="01643739" w14:textId="095BFA73" w:rsidR="00844E1C" w:rsidRPr="00CF5EFD" w:rsidRDefault="00844E1C" w:rsidP="0044601D">
            <w:pPr>
              <w:spacing w:before="0" w:after="0" w:line="360" w:lineRule="auto"/>
              <w:jc w:val="center"/>
              <w:rPr>
                <w:ins w:id="456" w:author="Manuscript Authors" w:date="2025-11-03T14:55:00Z" w16du:dateUtc="2025-11-03T19:55:00Z"/>
                <w:rFonts w:eastAsia="Times New Roman" w:cs="Times New Roman"/>
                <w:color w:val="000000"/>
              </w:rPr>
            </w:pPr>
          </w:p>
        </w:tc>
      </w:tr>
      <w:tr w:rsidR="00CF5EFD" w:rsidRPr="00CF5EFD" w14:paraId="20841024" w14:textId="77777777" w:rsidTr="75D636F5">
        <w:trPr>
          <w:trHeight w:val="320"/>
          <w:ins w:id="457" w:author="Manuscript Authors" w:date="2025-11-03T14:55:00Z" w16du:dateUtc="2025-11-03T19:55:00Z"/>
        </w:trPr>
        <w:tc>
          <w:tcPr>
            <w:tcW w:w="2250" w:type="dxa"/>
            <w:tcBorders>
              <w:top w:val="nil"/>
              <w:left w:val="nil"/>
              <w:bottom w:val="nil"/>
              <w:right w:val="nil"/>
            </w:tcBorders>
            <w:noWrap/>
            <w:vAlign w:val="bottom"/>
            <w:hideMark/>
          </w:tcPr>
          <w:p w14:paraId="35A5B91F" w14:textId="2C2D8A44" w:rsidR="00405AFE" w:rsidRPr="00CF5EFD" w:rsidRDefault="00405AFE" w:rsidP="008351B7">
            <w:pPr>
              <w:spacing w:before="0" w:after="0" w:line="360" w:lineRule="auto"/>
              <w:rPr>
                <w:ins w:id="458" w:author="Manuscript Authors" w:date="2025-11-03T14:55:00Z" w16du:dateUtc="2025-11-03T19:55:00Z"/>
                <w:rFonts w:eastAsia="Times New Roman" w:cs="Times New Roman"/>
                <w:color w:val="000000"/>
              </w:rPr>
            </w:pPr>
            <w:ins w:id="459" w:author="Manuscript Authors" w:date="2025-11-03T14:55:00Z" w16du:dateUtc="2025-11-03T19:55:00Z">
              <w:r w:rsidRPr="00CF5EFD">
                <w:rPr>
                  <w:rFonts w:eastAsia="Times New Roman" w:cs="Times New Roman"/>
                  <w:color w:val="000000"/>
                </w:rPr>
                <w:t>negative</w:t>
              </w:r>
            </w:ins>
          </w:p>
        </w:tc>
        <w:tc>
          <w:tcPr>
            <w:tcW w:w="2610" w:type="dxa"/>
            <w:tcBorders>
              <w:top w:val="nil"/>
              <w:left w:val="nil"/>
              <w:bottom w:val="nil"/>
              <w:right w:val="nil"/>
            </w:tcBorders>
            <w:noWrap/>
            <w:vAlign w:val="bottom"/>
            <w:hideMark/>
          </w:tcPr>
          <w:p w14:paraId="31BB9D79" w14:textId="53AC1E23" w:rsidR="00405AFE" w:rsidRPr="00CF5EFD" w:rsidRDefault="00405AFE" w:rsidP="008351B7">
            <w:pPr>
              <w:spacing w:before="0" w:after="0" w:line="360" w:lineRule="auto"/>
              <w:rPr>
                <w:ins w:id="460" w:author="Manuscript Authors" w:date="2025-11-03T14:55:00Z" w16du:dateUtc="2025-11-03T19:55:00Z"/>
                <w:rFonts w:eastAsia="Times New Roman" w:cs="Times New Roman"/>
                <w:color w:val="000000"/>
              </w:rPr>
            </w:pPr>
            <w:ins w:id="461" w:author="Manuscript Authors" w:date="2025-11-03T14:55:00Z" w16du:dateUtc="2025-11-03T19:55:00Z">
              <w:r w:rsidRPr="00CF5EFD">
                <w:rPr>
                  <w:rFonts w:eastAsia="Times New Roman" w:cs="Times New Roman"/>
                  <w:color w:val="000000"/>
                </w:rPr>
                <w:t>one</w:t>
              </w:r>
            </w:ins>
          </w:p>
        </w:tc>
        <w:tc>
          <w:tcPr>
            <w:tcW w:w="1443" w:type="dxa"/>
            <w:tcBorders>
              <w:top w:val="nil"/>
              <w:left w:val="nil"/>
              <w:bottom w:val="nil"/>
              <w:right w:val="nil"/>
            </w:tcBorders>
            <w:noWrap/>
            <w:vAlign w:val="bottom"/>
            <w:hideMark/>
          </w:tcPr>
          <w:p w14:paraId="0595022D" w14:textId="0D6D2BA8" w:rsidR="00405AFE" w:rsidRPr="00CF5EFD" w:rsidRDefault="00405AFE" w:rsidP="008351B7">
            <w:pPr>
              <w:spacing w:before="0" w:after="0" w:line="360" w:lineRule="auto"/>
              <w:rPr>
                <w:ins w:id="462" w:author="Manuscript Authors" w:date="2025-11-03T14:55:00Z" w16du:dateUtc="2025-11-03T19:55:00Z"/>
                <w:rFonts w:eastAsia="Times New Roman" w:cs="Times New Roman"/>
                <w:color w:val="000000"/>
              </w:rPr>
            </w:pPr>
            <w:ins w:id="463" w:author="Manuscript Authors" w:date="2025-11-03T14:55:00Z" w16du:dateUtc="2025-11-03T19:55:00Z">
              <w:r w:rsidRPr="00CF5EFD">
                <w:rPr>
                  <w:rFonts w:eastAsia="Times New Roman" w:cs="Times New Roman"/>
                  <w:color w:val="000000"/>
                </w:rPr>
                <w:t>No</w:t>
              </w:r>
            </w:ins>
          </w:p>
        </w:tc>
        <w:tc>
          <w:tcPr>
            <w:tcW w:w="345" w:type="dxa"/>
            <w:tcBorders>
              <w:top w:val="nil"/>
              <w:left w:val="nil"/>
              <w:bottom w:val="nil"/>
              <w:right w:val="nil"/>
            </w:tcBorders>
            <w:noWrap/>
            <w:vAlign w:val="bottom"/>
            <w:hideMark/>
          </w:tcPr>
          <w:p w14:paraId="40813C4F" w14:textId="77777777" w:rsidR="00405AFE" w:rsidRPr="00CF5EFD" w:rsidRDefault="00405AFE" w:rsidP="008351B7">
            <w:pPr>
              <w:spacing w:before="0" w:after="0" w:line="360" w:lineRule="auto"/>
              <w:rPr>
                <w:ins w:id="464" w:author="Manuscript Authors" w:date="2025-11-03T14:55:00Z" w16du:dateUtc="2025-11-03T19:55:00Z"/>
                <w:rFonts w:eastAsia="Times New Roman" w:cs="Times New Roman"/>
                <w:color w:val="000000"/>
              </w:rPr>
            </w:pPr>
          </w:p>
        </w:tc>
        <w:tc>
          <w:tcPr>
            <w:tcW w:w="2556" w:type="dxa"/>
            <w:tcBorders>
              <w:top w:val="nil"/>
              <w:left w:val="nil"/>
              <w:bottom w:val="nil"/>
              <w:right w:val="nil"/>
            </w:tcBorders>
            <w:noWrap/>
            <w:vAlign w:val="center"/>
            <w:hideMark/>
          </w:tcPr>
          <w:p w14:paraId="38F372E0" w14:textId="4F4F99B4" w:rsidR="00405AFE" w:rsidRPr="00CF5EFD" w:rsidRDefault="00405AFE" w:rsidP="0044601D">
            <w:pPr>
              <w:spacing w:before="0" w:after="0" w:line="360" w:lineRule="auto"/>
              <w:jc w:val="center"/>
              <w:rPr>
                <w:ins w:id="465" w:author="Manuscript Authors" w:date="2025-11-03T14:55:00Z" w16du:dateUtc="2025-11-03T19:55:00Z"/>
                <w:rFonts w:eastAsia="Times New Roman" w:cs="Times New Roman"/>
                <w:color w:val="000000"/>
              </w:rPr>
            </w:pPr>
          </w:p>
        </w:tc>
        <w:tc>
          <w:tcPr>
            <w:tcW w:w="1380" w:type="dxa"/>
            <w:tcBorders>
              <w:top w:val="nil"/>
              <w:left w:val="nil"/>
              <w:bottom w:val="nil"/>
              <w:right w:val="nil"/>
            </w:tcBorders>
            <w:noWrap/>
            <w:vAlign w:val="center"/>
            <w:hideMark/>
          </w:tcPr>
          <w:p w14:paraId="6E8ABC7C" w14:textId="3BEFD792" w:rsidR="00405AFE" w:rsidRPr="00CF5EFD" w:rsidRDefault="00405AFE" w:rsidP="0044601D">
            <w:pPr>
              <w:spacing w:before="0" w:after="0" w:line="360" w:lineRule="auto"/>
              <w:jc w:val="center"/>
              <w:rPr>
                <w:ins w:id="466" w:author="Manuscript Authors" w:date="2025-11-03T14:55:00Z" w16du:dateUtc="2025-11-03T19:55:00Z"/>
                <w:rFonts w:eastAsia="Times New Roman" w:cs="Times New Roman"/>
                <w:color w:val="000000"/>
              </w:rPr>
            </w:pPr>
            <w:ins w:id="467" w:author="Manuscript Authors" w:date="2025-11-03T14:55:00Z" w16du:dateUtc="2025-11-03T19:55:00Z">
              <w:r w:rsidRPr="00CF5EFD">
                <w:rPr>
                  <w:rFonts w:ascii="Segoe UI Symbol" w:eastAsia="Times New Roman" w:hAnsi="Segoe UI Symbol" w:cs="Segoe UI Symbol"/>
                  <w:color w:val="000000"/>
                </w:rPr>
                <w:t>✓</w:t>
              </w:r>
            </w:ins>
          </w:p>
        </w:tc>
        <w:tc>
          <w:tcPr>
            <w:tcW w:w="1550" w:type="dxa"/>
            <w:tcBorders>
              <w:top w:val="nil"/>
              <w:left w:val="nil"/>
              <w:bottom w:val="nil"/>
              <w:right w:val="nil"/>
            </w:tcBorders>
            <w:noWrap/>
            <w:vAlign w:val="bottom"/>
            <w:hideMark/>
          </w:tcPr>
          <w:p w14:paraId="5B6DDB54" w14:textId="5B9020EF" w:rsidR="00405AFE" w:rsidRPr="00CF5EFD" w:rsidRDefault="00405AFE" w:rsidP="0044601D">
            <w:pPr>
              <w:spacing w:before="0" w:after="0" w:line="360" w:lineRule="auto"/>
              <w:jc w:val="center"/>
              <w:rPr>
                <w:ins w:id="468" w:author="Manuscript Authors" w:date="2025-11-03T14:55:00Z" w16du:dateUtc="2025-11-03T19:55:00Z"/>
                <w:rFonts w:eastAsia="Times New Roman" w:cs="Times New Roman"/>
              </w:rPr>
            </w:pPr>
            <w:ins w:id="469" w:author="Manuscript Authors" w:date="2025-11-03T14:55:00Z" w16du:dateUtc="2025-11-03T19:55:00Z">
              <w:r w:rsidRPr="00CF5EFD">
                <w:rPr>
                  <w:rFonts w:ascii="Segoe UI Symbol" w:eastAsia="Times New Roman" w:hAnsi="Segoe UI Symbol" w:cs="Segoe UI Symbol"/>
                  <w:color w:val="000000"/>
                </w:rPr>
                <w:t>✓</w:t>
              </w:r>
            </w:ins>
          </w:p>
        </w:tc>
      </w:tr>
      <w:tr w:rsidR="001E6644" w:rsidRPr="00CF5EFD" w14:paraId="5D721750" w14:textId="77777777" w:rsidTr="75D636F5">
        <w:trPr>
          <w:trHeight w:val="320"/>
          <w:ins w:id="470" w:author="Manuscript Authors" w:date="2025-11-03T14:55:00Z" w16du:dateUtc="2025-11-03T19:55:00Z"/>
        </w:trPr>
        <w:tc>
          <w:tcPr>
            <w:tcW w:w="2250" w:type="dxa"/>
            <w:tcBorders>
              <w:top w:val="nil"/>
              <w:left w:val="nil"/>
              <w:bottom w:val="nil"/>
              <w:right w:val="nil"/>
            </w:tcBorders>
            <w:noWrap/>
            <w:vAlign w:val="bottom"/>
            <w:hideMark/>
          </w:tcPr>
          <w:p w14:paraId="056BFAC4" w14:textId="77777777" w:rsidR="00405AFE" w:rsidRPr="00CF5EFD" w:rsidRDefault="00405AFE" w:rsidP="008351B7">
            <w:pPr>
              <w:spacing w:before="0" w:after="0" w:line="360" w:lineRule="auto"/>
              <w:rPr>
                <w:ins w:id="471" w:author="Manuscript Authors" w:date="2025-11-03T14:55:00Z" w16du:dateUtc="2025-11-03T19:55:00Z"/>
                <w:rFonts w:eastAsia="Times New Roman" w:cs="Times New Roman"/>
              </w:rPr>
            </w:pPr>
          </w:p>
        </w:tc>
        <w:tc>
          <w:tcPr>
            <w:tcW w:w="2610" w:type="dxa"/>
            <w:tcBorders>
              <w:top w:val="nil"/>
              <w:left w:val="nil"/>
              <w:bottom w:val="nil"/>
              <w:right w:val="nil"/>
            </w:tcBorders>
            <w:noWrap/>
            <w:vAlign w:val="bottom"/>
            <w:hideMark/>
          </w:tcPr>
          <w:p w14:paraId="1A7FE1D6" w14:textId="77777777" w:rsidR="00405AFE" w:rsidRPr="00CF5EFD" w:rsidRDefault="00405AFE" w:rsidP="008351B7">
            <w:pPr>
              <w:spacing w:before="0" w:after="0" w:line="360" w:lineRule="auto"/>
              <w:rPr>
                <w:ins w:id="472" w:author="Manuscript Authors" w:date="2025-11-03T14:55:00Z" w16du:dateUtc="2025-11-03T19:55:00Z"/>
                <w:rFonts w:eastAsia="Times New Roman" w:cs="Times New Roman"/>
              </w:rPr>
            </w:pPr>
          </w:p>
        </w:tc>
        <w:tc>
          <w:tcPr>
            <w:tcW w:w="1443" w:type="dxa"/>
            <w:tcBorders>
              <w:top w:val="nil"/>
              <w:left w:val="nil"/>
              <w:bottom w:val="nil"/>
              <w:right w:val="nil"/>
            </w:tcBorders>
            <w:noWrap/>
            <w:vAlign w:val="bottom"/>
            <w:hideMark/>
          </w:tcPr>
          <w:p w14:paraId="37077DCC" w14:textId="3B558110" w:rsidR="00405AFE" w:rsidRPr="00CF5EFD" w:rsidRDefault="00405AFE" w:rsidP="008351B7">
            <w:pPr>
              <w:spacing w:before="0" w:after="0" w:line="360" w:lineRule="auto"/>
              <w:rPr>
                <w:ins w:id="473" w:author="Manuscript Authors" w:date="2025-11-03T14:55:00Z" w16du:dateUtc="2025-11-03T19:55:00Z"/>
                <w:rFonts w:eastAsia="Times New Roman" w:cs="Times New Roman"/>
                <w:color w:val="000000"/>
              </w:rPr>
            </w:pPr>
            <w:ins w:id="474" w:author="Manuscript Authors" w:date="2025-11-03T14:55:00Z" w16du:dateUtc="2025-11-03T19:55:00Z">
              <w:r w:rsidRPr="00CF5EFD">
                <w:rPr>
                  <w:rFonts w:eastAsia="Times New Roman" w:cs="Times New Roman"/>
                  <w:color w:val="000000"/>
                </w:rPr>
                <w:t>Yes</w:t>
              </w:r>
            </w:ins>
          </w:p>
        </w:tc>
        <w:tc>
          <w:tcPr>
            <w:tcW w:w="345" w:type="dxa"/>
            <w:tcBorders>
              <w:top w:val="nil"/>
              <w:left w:val="nil"/>
              <w:bottom w:val="nil"/>
              <w:right w:val="nil"/>
            </w:tcBorders>
            <w:noWrap/>
            <w:vAlign w:val="bottom"/>
            <w:hideMark/>
          </w:tcPr>
          <w:p w14:paraId="3571D7A6" w14:textId="77777777" w:rsidR="00405AFE" w:rsidRPr="00CF5EFD" w:rsidRDefault="00405AFE" w:rsidP="008351B7">
            <w:pPr>
              <w:spacing w:before="0" w:after="0" w:line="360" w:lineRule="auto"/>
              <w:rPr>
                <w:ins w:id="475" w:author="Manuscript Authors" w:date="2025-11-03T14:55:00Z" w16du:dateUtc="2025-11-03T19:55:00Z"/>
                <w:rFonts w:eastAsia="Times New Roman" w:cs="Times New Roman"/>
                <w:color w:val="000000"/>
              </w:rPr>
            </w:pPr>
          </w:p>
        </w:tc>
        <w:tc>
          <w:tcPr>
            <w:tcW w:w="2556" w:type="dxa"/>
            <w:tcBorders>
              <w:top w:val="nil"/>
              <w:left w:val="nil"/>
              <w:bottom w:val="nil"/>
              <w:right w:val="nil"/>
            </w:tcBorders>
            <w:noWrap/>
            <w:vAlign w:val="center"/>
            <w:hideMark/>
          </w:tcPr>
          <w:p w14:paraId="6B6ABB4B" w14:textId="3BC87604" w:rsidR="00405AFE" w:rsidRPr="00CF5EFD" w:rsidRDefault="00405AFE" w:rsidP="0044601D">
            <w:pPr>
              <w:spacing w:before="0" w:after="0" w:line="360" w:lineRule="auto"/>
              <w:jc w:val="center"/>
              <w:rPr>
                <w:ins w:id="476" w:author="Manuscript Authors" w:date="2025-11-03T14:55:00Z" w16du:dateUtc="2025-11-03T19:55:00Z"/>
                <w:rFonts w:eastAsia="Times New Roman" w:cs="Times New Roman"/>
                <w:color w:val="000000"/>
              </w:rPr>
            </w:pPr>
          </w:p>
        </w:tc>
        <w:tc>
          <w:tcPr>
            <w:tcW w:w="1380" w:type="dxa"/>
            <w:tcBorders>
              <w:top w:val="nil"/>
              <w:left w:val="nil"/>
              <w:bottom w:val="nil"/>
              <w:right w:val="nil"/>
            </w:tcBorders>
            <w:noWrap/>
            <w:vAlign w:val="center"/>
            <w:hideMark/>
          </w:tcPr>
          <w:p w14:paraId="78A00ABA" w14:textId="7B2DBF06" w:rsidR="00405AFE" w:rsidRPr="00CF5EFD" w:rsidRDefault="00405AFE" w:rsidP="0044601D">
            <w:pPr>
              <w:spacing w:before="0" w:after="0" w:line="360" w:lineRule="auto"/>
              <w:jc w:val="center"/>
              <w:rPr>
                <w:ins w:id="477" w:author="Manuscript Authors" w:date="2025-11-03T14:55:00Z" w16du:dateUtc="2025-11-03T19:55:00Z"/>
                <w:rFonts w:eastAsia="Times New Roman" w:cs="Times New Roman"/>
                <w:color w:val="000000"/>
              </w:rPr>
            </w:pPr>
            <w:ins w:id="478" w:author="Manuscript Authors" w:date="2025-11-03T14:55:00Z" w16du:dateUtc="2025-11-03T19:55:00Z">
              <w:r w:rsidRPr="00CF5EFD">
                <w:rPr>
                  <w:rFonts w:ascii="Segoe UI Symbol" w:eastAsia="Times New Roman" w:hAnsi="Segoe UI Symbol" w:cs="Segoe UI Symbol"/>
                  <w:color w:val="000000"/>
                </w:rPr>
                <w:t>✓</w:t>
              </w:r>
            </w:ins>
          </w:p>
        </w:tc>
        <w:tc>
          <w:tcPr>
            <w:tcW w:w="1550" w:type="dxa"/>
            <w:tcBorders>
              <w:top w:val="nil"/>
              <w:left w:val="nil"/>
              <w:bottom w:val="nil"/>
              <w:right w:val="nil"/>
            </w:tcBorders>
            <w:noWrap/>
            <w:vAlign w:val="center"/>
            <w:hideMark/>
          </w:tcPr>
          <w:p w14:paraId="2EC883B9" w14:textId="01ACC1B6" w:rsidR="00405AFE" w:rsidRPr="00CF5EFD" w:rsidRDefault="00405AFE" w:rsidP="0044601D">
            <w:pPr>
              <w:spacing w:before="0" w:after="0" w:line="360" w:lineRule="auto"/>
              <w:jc w:val="center"/>
              <w:rPr>
                <w:ins w:id="479" w:author="Manuscript Authors" w:date="2025-11-03T14:55:00Z" w16du:dateUtc="2025-11-03T19:55:00Z"/>
                <w:rFonts w:eastAsia="Times New Roman" w:cs="Times New Roman"/>
                <w:color w:val="000000"/>
              </w:rPr>
            </w:pPr>
          </w:p>
        </w:tc>
      </w:tr>
      <w:tr w:rsidR="00881907" w:rsidRPr="00CF5EFD" w14:paraId="162B2F6C" w14:textId="77777777" w:rsidTr="75D636F5">
        <w:trPr>
          <w:trHeight w:val="320"/>
          <w:ins w:id="480" w:author="Manuscript Authors" w:date="2025-11-03T14:55:00Z" w16du:dateUtc="2025-11-03T19:55:00Z"/>
        </w:trPr>
        <w:tc>
          <w:tcPr>
            <w:tcW w:w="2250" w:type="dxa"/>
            <w:tcBorders>
              <w:top w:val="nil"/>
              <w:left w:val="nil"/>
              <w:bottom w:val="nil"/>
              <w:right w:val="nil"/>
            </w:tcBorders>
            <w:noWrap/>
            <w:vAlign w:val="bottom"/>
            <w:hideMark/>
          </w:tcPr>
          <w:p w14:paraId="7CF5405C" w14:textId="77777777" w:rsidR="00405AFE" w:rsidRPr="00CF5EFD" w:rsidRDefault="00405AFE" w:rsidP="008351B7">
            <w:pPr>
              <w:spacing w:before="0" w:after="0" w:line="360" w:lineRule="auto"/>
              <w:rPr>
                <w:ins w:id="481" w:author="Manuscript Authors" w:date="2025-11-03T14:55:00Z" w16du:dateUtc="2025-11-03T19:55:00Z"/>
                <w:rFonts w:eastAsia="Times New Roman" w:cs="Times New Roman"/>
                <w:color w:val="000000"/>
              </w:rPr>
            </w:pPr>
          </w:p>
        </w:tc>
        <w:tc>
          <w:tcPr>
            <w:tcW w:w="2610" w:type="dxa"/>
            <w:tcBorders>
              <w:top w:val="nil"/>
              <w:left w:val="nil"/>
              <w:bottom w:val="nil"/>
              <w:right w:val="nil"/>
            </w:tcBorders>
            <w:noWrap/>
            <w:vAlign w:val="bottom"/>
            <w:hideMark/>
          </w:tcPr>
          <w:p w14:paraId="67B303A1" w14:textId="0E386130" w:rsidR="00405AFE" w:rsidRPr="00CF5EFD" w:rsidRDefault="00405AFE" w:rsidP="008351B7">
            <w:pPr>
              <w:spacing w:before="0" w:after="0" w:line="360" w:lineRule="auto"/>
              <w:rPr>
                <w:ins w:id="482" w:author="Manuscript Authors" w:date="2025-11-03T14:55:00Z" w16du:dateUtc="2025-11-03T19:55:00Z"/>
                <w:rFonts w:eastAsia="Times New Roman" w:cs="Times New Roman"/>
                <w:color w:val="000000"/>
              </w:rPr>
            </w:pPr>
            <w:ins w:id="483" w:author="Manuscript Authors" w:date="2025-11-03T14:55:00Z" w16du:dateUtc="2025-11-03T19:55:00Z">
              <w:r w:rsidRPr="00CF5EFD">
                <w:rPr>
                  <w:rFonts w:eastAsia="Times New Roman" w:cs="Times New Roman"/>
                  <w:color w:val="000000"/>
                </w:rPr>
                <w:t>ten</w:t>
              </w:r>
            </w:ins>
          </w:p>
        </w:tc>
        <w:tc>
          <w:tcPr>
            <w:tcW w:w="1443" w:type="dxa"/>
            <w:tcBorders>
              <w:top w:val="nil"/>
              <w:left w:val="nil"/>
              <w:bottom w:val="nil"/>
              <w:right w:val="nil"/>
            </w:tcBorders>
            <w:noWrap/>
            <w:vAlign w:val="bottom"/>
            <w:hideMark/>
          </w:tcPr>
          <w:p w14:paraId="599F1B37" w14:textId="24B30BAF" w:rsidR="00405AFE" w:rsidRPr="00CF5EFD" w:rsidRDefault="00405AFE" w:rsidP="008351B7">
            <w:pPr>
              <w:spacing w:before="0" w:after="0" w:line="360" w:lineRule="auto"/>
              <w:rPr>
                <w:ins w:id="484" w:author="Manuscript Authors" w:date="2025-11-03T14:55:00Z" w16du:dateUtc="2025-11-03T19:55:00Z"/>
                <w:rFonts w:eastAsia="Times New Roman" w:cs="Times New Roman"/>
                <w:color w:val="000000"/>
              </w:rPr>
            </w:pPr>
            <w:ins w:id="485" w:author="Manuscript Authors" w:date="2025-11-03T14:55:00Z" w16du:dateUtc="2025-11-03T19:55:00Z">
              <w:r w:rsidRPr="00CF5EFD">
                <w:rPr>
                  <w:rFonts w:eastAsia="Times New Roman" w:cs="Times New Roman"/>
                  <w:color w:val="000000"/>
                </w:rPr>
                <w:t>No</w:t>
              </w:r>
            </w:ins>
          </w:p>
        </w:tc>
        <w:tc>
          <w:tcPr>
            <w:tcW w:w="345" w:type="dxa"/>
            <w:tcBorders>
              <w:top w:val="nil"/>
              <w:left w:val="nil"/>
              <w:bottom w:val="nil"/>
              <w:right w:val="nil"/>
            </w:tcBorders>
            <w:noWrap/>
            <w:vAlign w:val="bottom"/>
            <w:hideMark/>
          </w:tcPr>
          <w:p w14:paraId="47E4041E" w14:textId="77777777" w:rsidR="00405AFE" w:rsidRPr="00CF5EFD" w:rsidRDefault="00405AFE" w:rsidP="008351B7">
            <w:pPr>
              <w:spacing w:before="0" w:after="0" w:line="360" w:lineRule="auto"/>
              <w:rPr>
                <w:ins w:id="486" w:author="Manuscript Authors" w:date="2025-11-03T14:55:00Z" w16du:dateUtc="2025-11-03T19:55:00Z"/>
                <w:rFonts w:eastAsia="Times New Roman" w:cs="Times New Roman"/>
                <w:color w:val="000000"/>
              </w:rPr>
            </w:pPr>
          </w:p>
        </w:tc>
        <w:tc>
          <w:tcPr>
            <w:tcW w:w="2556" w:type="dxa"/>
            <w:tcBorders>
              <w:top w:val="nil"/>
              <w:left w:val="nil"/>
              <w:bottom w:val="nil"/>
              <w:right w:val="nil"/>
            </w:tcBorders>
            <w:noWrap/>
            <w:vAlign w:val="bottom"/>
            <w:hideMark/>
          </w:tcPr>
          <w:p w14:paraId="117EC566" w14:textId="77777777" w:rsidR="00405AFE" w:rsidRPr="00CF5EFD" w:rsidRDefault="00405AFE" w:rsidP="0044601D">
            <w:pPr>
              <w:spacing w:before="0" w:after="0" w:line="360" w:lineRule="auto"/>
              <w:jc w:val="center"/>
              <w:rPr>
                <w:ins w:id="487" w:author="Manuscript Authors" w:date="2025-11-03T14:55:00Z" w16du:dateUtc="2025-11-03T19:55:00Z"/>
                <w:rFonts w:eastAsia="Times New Roman" w:cs="Times New Roman"/>
              </w:rPr>
            </w:pPr>
          </w:p>
        </w:tc>
        <w:tc>
          <w:tcPr>
            <w:tcW w:w="1380" w:type="dxa"/>
            <w:tcBorders>
              <w:top w:val="nil"/>
              <w:left w:val="nil"/>
              <w:bottom w:val="nil"/>
              <w:right w:val="nil"/>
            </w:tcBorders>
            <w:noWrap/>
            <w:vAlign w:val="bottom"/>
            <w:hideMark/>
          </w:tcPr>
          <w:p w14:paraId="47678D01" w14:textId="77777777" w:rsidR="00405AFE" w:rsidRPr="00CF5EFD" w:rsidRDefault="00405AFE" w:rsidP="0044601D">
            <w:pPr>
              <w:spacing w:before="0" w:after="0" w:line="360" w:lineRule="auto"/>
              <w:jc w:val="center"/>
              <w:rPr>
                <w:ins w:id="488" w:author="Manuscript Authors" w:date="2025-11-03T14:55:00Z" w16du:dateUtc="2025-11-03T19:55:00Z"/>
                <w:rFonts w:eastAsia="Times New Roman" w:cs="Times New Roman"/>
              </w:rPr>
            </w:pPr>
          </w:p>
        </w:tc>
        <w:tc>
          <w:tcPr>
            <w:tcW w:w="1550" w:type="dxa"/>
            <w:tcBorders>
              <w:top w:val="nil"/>
              <w:left w:val="nil"/>
              <w:bottom w:val="nil"/>
              <w:right w:val="nil"/>
            </w:tcBorders>
            <w:noWrap/>
            <w:vAlign w:val="bottom"/>
            <w:hideMark/>
          </w:tcPr>
          <w:p w14:paraId="6A994CFB" w14:textId="1B314C1F" w:rsidR="00405AFE" w:rsidRPr="00CF5EFD" w:rsidRDefault="00405AFE" w:rsidP="0044601D">
            <w:pPr>
              <w:spacing w:before="0" w:after="0" w:line="360" w:lineRule="auto"/>
              <w:jc w:val="center"/>
              <w:rPr>
                <w:ins w:id="489" w:author="Manuscript Authors" w:date="2025-11-03T14:55:00Z" w16du:dateUtc="2025-11-03T19:55:00Z"/>
                <w:rFonts w:eastAsia="Times New Roman" w:cs="Times New Roman"/>
              </w:rPr>
            </w:pPr>
            <w:ins w:id="490" w:author="Manuscript Authors" w:date="2025-11-03T14:55:00Z" w16du:dateUtc="2025-11-03T19:55:00Z">
              <w:r w:rsidRPr="00CF5EFD">
                <w:rPr>
                  <w:rFonts w:ascii="Segoe UI Symbol" w:eastAsia="Times New Roman" w:hAnsi="Segoe UI Symbol" w:cs="Segoe UI Symbol"/>
                  <w:color w:val="000000"/>
                </w:rPr>
                <w:t>✓</w:t>
              </w:r>
            </w:ins>
          </w:p>
        </w:tc>
      </w:tr>
      <w:tr w:rsidR="001E6644" w:rsidRPr="00CF5EFD" w14:paraId="1FCD0094" w14:textId="77777777" w:rsidTr="75D636F5">
        <w:trPr>
          <w:trHeight w:val="300"/>
          <w:ins w:id="491" w:author="Manuscript Authors" w:date="2025-11-03T14:55:00Z" w16du:dateUtc="2025-11-03T19:55:00Z"/>
        </w:trPr>
        <w:tc>
          <w:tcPr>
            <w:tcW w:w="2250" w:type="dxa"/>
            <w:tcBorders>
              <w:top w:val="nil"/>
              <w:left w:val="nil"/>
              <w:bottom w:val="single" w:sz="4" w:space="0" w:color="auto"/>
              <w:right w:val="nil"/>
            </w:tcBorders>
            <w:noWrap/>
            <w:vAlign w:val="bottom"/>
            <w:hideMark/>
          </w:tcPr>
          <w:p w14:paraId="11C70DD7" w14:textId="77777777" w:rsidR="00405AFE" w:rsidRPr="00CF5EFD" w:rsidRDefault="00405AFE" w:rsidP="008351B7">
            <w:pPr>
              <w:spacing w:before="0" w:after="0" w:line="360" w:lineRule="auto"/>
              <w:rPr>
                <w:ins w:id="492" w:author="Manuscript Authors" w:date="2025-11-03T14:55:00Z" w16du:dateUtc="2025-11-03T19:55:00Z"/>
                <w:rFonts w:eastAsia="Times New Roman" w:cs="Times New Roman"/>
                <w:color w:val="000000"/>
              </w:rPr>
            </w:pPr>
            <w:ins w:id="493" w:author="Manuscript Authors" w:date="2025-11-03T14:55:00Z" w16du:dateUtc="2025-11-03T19:55:00Z">
              <w:r w:rsidRPr="00CF5EFD">
                <w:rPr>
                  <w:rFonts w:eastAsia="Times New Roman" w:cs="Times New Roman"/>
                  <w:color w:val="000000"/>
                </w:rPr>
                <w:t> </w:t>
              </w:r>
            </w:ins>
          </w:p>
        </w:tc>
        <w:tc>
          <w:tcPr>
            <w:tcW w:w="2610" w:type="dxa"/>
            <w:tcBorders>
              <w:top w:val="nil"/>
              <w:left w:val="nil"/>
              <w:bottom w:val="single" w:sz="4" w:space="0" w:color="auto"/>
              <w:right w:val="nil"/>
            </w:tcBorders>
            <w:noWrap/>
            <w:vAlign w:val="bottom"/>
            <w:hideMark/>
          </w:tcPr>
          <w:p w14:paraId="1C6AAF26" w14:textId="77777777" w:rsidR="00405AFE" w:rsidRPr="00CF5EFD" w:rsidRDefault="00405AFE" w:rsidP="008351B7">
            <w:pPr>
              <w:spacing w:before="0" w:after="0" w:line="360" w:lineRule="auto"/>
              <w:rPr>
                <w:ins w:id="494" w:author="Manuscript Authors" w:date="2025-11-03T14:55:00Z" w16du:dateUtc="2025-11-03T19:55:00Z"/>
                <w:rFonts w:eastAsia="Times New Roman" w:cs="Times New Roman"/>
                <w:color w:val="000000"/>
              </w:rPr>
            </w:pPr>
            <w:ins w:id="495" w:author="Manuscript Authors" w:date="2025-11-03T14:55:00Z" w16du:dateUtc="2025-11-03T19:55:00Z">
              <w:r w:rsidRPr="00CF5EFD">
                <w:rPr>
                  <w:rFonts w:eastAsia="Times New Roman" w:cs="Times New Roman"/>
                  <w:color w:val="000000"/>
                </w:rPr>
                <w:t> </w:t>
              </w:r>
            </w:ins>
          </w:p>
        </w:tc>
        <w:tc>
          <w:tcPr>
            <w:tcW w:w="1443" w:type="dxa"/>
            <w:tcBorders>
              <w:top w:val="nil"/>
              <w:left w:val="nil"/>
              <w:bottom w:val="single" w:sz="4" w:space="0" w:color="auto"/>
              <w:right w:val="nil"/>
            </w:tcBorders>
            <w:noWrap/>
            <w:vAlign w:val="bottom"/>
            <w:hideMark/>
          </w:tcPr>
          <w:p w14:paraId="43CE0791" w14:textId="421745E3" w:rsidR="00405AFE" w:rsidRPr="00CF5EFD" w:rsidRDefault="00405AFE" w:rsidP="008351B7">
            <w:pPr>
              <w:spacing w:before="0" w:after="0" w:line="360" w:lineRule="auto"/>
              <w:rPr>
                <w:ins w:id="496" w:author="Manuscript Authors" w:date="2025-11-03T14:55:00Z" w16du:dateUtc="2025-11-03T19:55:00Z"/>
                <w:rFonts w:eastAsia="Times New Roman" w:cs="Times New Roman"/>
                <w:color w:val="000000"/>
              </w:rPr>
            </w:pPr>
            <w:ins w:id="497" w:author="Manuscript Authors" w:date="2025-11-03T14:55:00Z" w16du:dateUtc="2025-11-03T19:55:00Z">
              <w:r w:rsidRPr="00CF5EFD">
                <w:rPr>
                  <w:rFonts w:eastAsia="Times New Roman" w:cs="Times New Roman"/>
                  <w:color w:val="000000"/>
                </w:rPr>
                <w:t>Yes</w:t>
              </w:r>
            </w:ins>
          </w:p>
        </w:tc>
        <w:tc>
          <w:tcPr>
            <w:tcW w:w="345" w:type="dxa"/>
            <w:tcBorders>
              <w:top w:val="nil"/>
              <w:left w:val="nil"/>
              <w:bottom w:val="single" w:sz="4" w:space="0" w:color="auto"/>
              <w:right w:val="nil"/>
            </w:tcBorders>
            <w:noWrap/>
            <w:vAlign w:val="bottom"/>
            <w:hideMark/>
          </w:tcPr>
          <w:p w14:paraId="52051972" w14:textId="77777777" w:rsidR="00405AFE" w:rsidRPr="00CF5EFD" w:rsidRDefault="00405AFE" w:rsidP="008351B7">
            <w:pPr>
              <w:spacing w:before="0" w:after="0" w:line="360" w:lineRule="auto"/>
              <w:rPr>
                <w:ins w:id="498" w:author="Manuscript Authors" w:date="2025-11-03T14:55:00Z" w16du:dateUtc="2025-11-03T19:55:00Z"/>
                <w:rFonts w:eastAsia="Times New Roman" w:cs="Times New Roman"/>
                <w:color w:val="000000"/>
              </w:rPr>
            </w:pPr>
            <w:ins w:id="499" w:author="Manuscript Authors" w:date="2025-11-03T14:55:00Z" w16du:dateUtc="2025-11-03T19:55:00Z">
              <w:r w:rsidRPr="00CF5EFD">
                <w:rPr>
                  <w:rFonts w:eastAsia="Times New Roman" w:cs="Times New Roman"/>
                  <w:color w:val="000000"/>
                </w:rPr>
                <w:t> </w:t>
              </w:r>
            </w:ins>
          </w:p>
        </w:tc>
        <w:tc>
          <w:tcPr>
            <w:tcW w:w="2556" w:type="dxa"/>
            <w:tcBorders>
              <w:top w:val="nil"/>
              <w:left w:val="nil"/>
              <w:bottom w:val="single" w:sz="4" w:space="0" w:color="auto"/>
              <w:right w:val="nil"/>
            </w:tcBorders>
            <w:noWrap/>
            <w:vAlign w:val="bottom"/>
            <w:hideMark/>
          </w:tcPr>
          <w:p w14:paraId="28AE071A" w14:textId="77777777" w:rsidR="00405AFE" w:rsidRPr="00CF5EFD" w:rsidRDefault="00405AFE" w:rsidP="008351B7">
            <w:pPr>
              <w:spacing w:before="0" w:after="0" w:line="360" w:lineRule="auto"/>
              <w:rPr>
                <w:ins w:id="500" w:author="Manuscript Authors" w:date="2025-11-03T14:55:00Z" w16du:dateUtc="2025-11-03T19:55:00Z"/>
                <w:rFonts w:eastAsia="Times New Roman" w:cs="Times New Roman"/>
                <w:color w:val="000000"/>
              </w:rPr>
            </w:pPr>
            <w:ins w:id="501" w:author="Manuscript Authors" w:date="2025-11-03T14:55:00Z" w16du:dateUtc="2025-11-03T19:55:00Z">
              <w:r w:rsidRPr="00CF5EFD">
                <w:rPr>
                  <w:rFonts w:eastAsia="Times New Roman" w:cs="Times New Roman"/>
                  <w:color w:val="000000"/>
                </w:rPr>
                <w:t> </w:t>
              </w:r>
            </w:ins>
          </w:p>
        </w:tc>
        <w:tc>
          <w:tcPr>
            <w:tcW w:w="1380" w:type="dxa"/>
            <w:tcBorders>
              <w:top w:val="nil"/>
              <w:left w:val="nil"/>
              <w:bottom w:val="single" w:sz="4" w:space="0" w:color="auto"/>
              <w:right w:val="nil"/>
            </w:tcBorders>
            <w:noWrap/>
            <w:vAlign w:val="bottom"/>
            <w:hideMark/>
          </w:tcPr>
          <w:p w14:paraId="37533E5F" w14:textId="77777777" w:rsidR="00405AFE" w:rsidRPr="00CF5EFD" w:rsidRDefault="00405AFE" w:rsidP="008351B7">
            <w:pPr>
              <w:spacing w:before="0" w:after="0" w:line="360" w:lineRule="auto"/>
              <w:rPr>
                <w:ins w:id="502" w:author="Manuscript Authors" w:date="2025-11-03T14:55:00Z" w16du:dateUtc="2025-11-03T19:55:00Z"/>
                <w:rFonts w:eastAsia="Times New Roman" w:cs="Times New Roman"/>
                <w:color w:val="000000"/>
              </w:rPr>
            </w:pPr>
            <w:ins w:id="503" w:author="Manuscript Authors" w:date="2025-11-03T14:55:00Z" w16du:dateUtc="2025-11-03T19:55:00Z">
              <w:r w:rsidRPr="00CF5EFD">
                <w:rPr>
                  <w:rFonts w:eastAsia="Times New Roman" w:cs="Times New Roman"/>
                  <w:color w:val="000000"/>
                </w:rPr>
                <w:t> </w:t>
              </w:r>
            </w:ins>
          </w:p>
        </w:tc>
        <w:tc>
          <w:tcPr>
            <w:tcW w:w="1550" w:type="dxa"/>
            <w:tcBorders>
              <w:top w:val="nil"/>
              <w:left w:val="nil"/>
              <w:bottom w:val="single" w:sz="4" w:space="0" w:color="auto"/>
              <w:right w:val="nil"/>
            </w:tcBorders>
            <w:noWrap/>
            <w:vAlign w:val="center"/>
            <w:hideMark/>
          </w:tcPr>
          <w:p w14:paraId="0F8C98C2" w14:textId="3B6E97B8" w:rsidR="00405AFE" w:rsidRPr="00CF5EFD" w:rsidRDefault="00405AFE" w:rsidP="008351B7">
            <w:pPr>
              <w:spacing w:before="0" w:after="0" w:line="360" w:lineRule="auto"/>
              <w:rPr>
                <w:ins w:id="504" w:author="Manuscript Authors" w:date="2025-11-03T14:55:00Z" w16du:dateUtc="2025-11-03T19:55:00Z"/>
                <w:rFonts w:eastAsia="Times New Roman" w:cs="Times New Roman"/>
                <w:color w:val="000000"/>
              </w:rPr>
            </w:pPr>
          </w:p>
        </w:tc>
      </w:tr>
    </w:tbl>
    <w:p w14:paraId="446821EF" w14:textId="77777777" w:rsidR="00B1463A" w:rsidRPr="00CF5EFD" w:rsidRDefault="00B1463A" w:rsidP="00CF5EFD">
      <w:pPr>
        <w:spacing w:before="0"/>
        <w:rPr>
          <w:ins w:id="505" w:author="Manuscript Authors" w:date="2025-11-03T14:55:00Z" w16du:dateUtc="2025-11-03T19:55:00Z"/>
          <w:rFonts w:cs="Times New Roman"/>
        </w:rPr>
        <w:sectPr w:rsidR="00B1463A" w:rsidRPr="00CF5EFD" w:rsidSect="00B1463A">
          <w:pgSz w:w="15840" w:h="12240" w:orient="landscape"/>
          <w:pgMar w:top="1417" w:right="1134" w:bottom="1417" w:left="1417" w:header="720" w:footer="720" w:gutter="0"/>
          <w:cols w:space="720"/>
          <w:titlePg/>
          <w:docGrid w:linePitch="326"/>
        </w:sectPr>
      </w:pPr>
    </w:p>
    <w:p w14:paraId="35CF3109" w14:textId="4EE97DC1" w:rsidR="00F3346C" w:rsidRPr="00CF5EFD" w:rsidRDefault="00DC2955" w:rsidP="006B6C41">
      <w:pPr>
        <w:pStyle w:val="Heading2"/>
      </w:pPr>
      <w:bookmarkStart w:id="506" w:name="primary-analyses"/>
      <w:bookmarkEnd w:id="349"/>
      <w:r w:rsidRPr="00CF5EFD">
        <w:lastRenderedPageBreak/>
        <w:t xml:space="preserve">Primary </w:t>
      </w:r>
      <w:del w:id="507" w:author="Manuscript Authors" w:date="2025-11-03T14:55:00Z" w16du:dateUtc="2025-11-03T19:55:00Z">
        <w:r w:rsidR="006675DF">
          <w:delText>analyses</w:delText>
        </w:r>
      </w:del>
      <w:ins w:id="508" w:author="Manuscript Authors" w:date="2025-11-03T14:55:00Z" w16du:dateUtc="2025-11-03T19:55:00Z">
        <w:r w:rsidR="008502A4">
          <w:t>A</w:t>
        </w:r>
        <w:r w:rsidRPr="00CF5EFD">
          <w:t>nalyses</w:t>
        </w:r>
      </w:ins>
    </w:p>
    <w:p w14:paraId="35CF310A" w14:textId="6E8A2FB3" w:rsidR="006B6C41" w:rsidRDefault="00DC2955" w:rsidP="006B6C41">
      <w:pPr>
        <w:spacing w:before="0"/>
        <w:ind w:firstLine="720"/>
        <w:rPr>
          <w:rFonts w:cs="Times New Roman"/>
        </w:rPr>
        <w:pPrChange w:id="509" w:author="Manuscript Authors" w:date="2025-11-03T14:55:00Z" w16du:dateUtc="2025-11-03T19:55:00Z">
          <w:pPr>
            <w:pStyle w:val="FirstParagraph"/>
          </w:pPr>
        </w:pPrChange>
      </w:pPr>
      <w:r w:rsidRPr="00CF5EFD">
        <w:rPr>
          <w:rFonts w:cs="Times New Roman"/>
        </w:rPr>
        <w:t xml:space="preserve">Due to the nested nature of the data (observations nested within participants), we will fit a multi-level model using the </w:t>
      </w:r>
      <w:r w:rsidRPr="00CF5EFD">
        <w:rPr>
          <w:rPrChange w:id="510" w:author="Manuscript Authors" w:date="2025-11-03T14:55:00Z" w16du:dateUtc="2025-11-03T19:55:00Z">
            <w:rPr>
              <w:i/>
            </w:rPr>
          </w:rPrChange>
        </w:rPr>
        <w:t>lme4 R</w:t>
      </w:r>
      <w:r w:rsidRPr="00CF5EFD">
        <w:rPr>
          <w:rFonts w:cs="Times New Roman"/>
        </w:rPr>
        <w:t xml:space="preserve"> package (Bates, Mächler, Bolker, &amp; Walker, 2015). Happiness reports will be modeled with (a) Face Movement, </w:t>
      </w:r>
      <w:del w:id="511" w:author="Manuscript Authors" w:date="2025-11-03T14:55:00Z" w16du:dateUtc="2025-11-03T19:55:00Z">
        <w:r w:rsidR="006675DF">
          <w:delText xml:space="preserve">Cover Story, and </w:delText>
        </w:r>
      </w:del>
      <w:ins w:id="512" w:author="Manuscript Authors" w:date="2025-11-03T14:55:00Z" w16du:dateUtc="2025-11-03T19:55:00Z">
        <w:r w:rsidR="007C463F" w:rsidRPr="00CF5EFD">
          <w:rPr>
            <w:rFonts w:cs="Times New Roman"/>
          </w:rPr>
          <w:t xml:space="preserve">Movement </w:t>
        </w:r>
        <w:r w:rsidR="008302E8" w:rsidRPr="00CF5EFD">
          <w:rPr>
            <w:rFonts w:cs="Times New Roman"/>
          </w:rPr>
          <w:t>Repetitions</w:t>
        </w:r>
        <w:r w:rsidRPr="00CF5EFD">
          <w:rPr>
            <w:rFonts w:cs="Times New Roman"/>
          </w:rPr>
          <w:t>,</w:t>
        </w:r>
        <w:r w:rsidR="007C463F" w:rsidRPr="00CF5EFD">
          <w:rPr>
            <w:rFonts w:cs="Times New Roman"/>
          </w:rPr>
          <w:t xml:space="preserve"> </w:t>
        </w:r>
      </w:ins>
      <w:r w:rsidRPr="00CF5EFD">
        <w:rPr>
          <w:rFonts w:cs="Times New Roman"/>
        </w:rPr>
        <w:t>Emotional Context</w:t>
      </w:r>
      <w:ins w:id="513" w:author="Manuscript Authors" w:date="2025-11-03T14:55:00Z" w16du:dateUtc="2025-11-03T19:55:00Z">
        <w:r w:rsidR="007C463F" w:rsidRPr="00CF5EFD">
          <w:rPr>
            <w:rFonts w:cs="Times New Roman"/>
          </w:rPr>
          <w:t>, and Punishment</w:t>
        </w:r>
      </w:ins>
      <w:r w:rsidR="007C463F" w:rsidRPr="00CF5EFD">
        <w:rPr>
          <w:rFonts w:cs="Times New Roman"/>
        </w:rPr>
        <w:t xml:space="preserve"> </w:t>
      </w:r>
      <w:r w:rsidRPr="00CF5EFD">
        <w:rPr>
          <w:rFonts w:cs="Times New Roman"/>
        </w:rPr>
        <w:t>entered as effect-coded factors, (b) all higher-order interactions, and (c) random intercepts for participants.</w:t>
      </w:r>
    </w:p>
    <w:p w14:paraId="4654D705" w14:textId="77777777" w:rsidR="00415BEA" w:rsidRDefault="006675DF">
      <w:pPr>
        <w:pStyle w:val="BodyText"/>
        <w:rPr>
          <w:del w:id="514" w:author="Manuscript Authors" w:date="2025-11-03T14:55:00Z" w16du:dateUtc="2025-11-03T19:55:00Z"/>
        </w:rPr>
      </w:pPr>
      <w:del w:id="515" w:author="Manuscript Authors" w:date="2025-11-03T14:55:00Z" w16du:dateUtc="2025-11-03T19:55:00Z">
        <w:r>
          <w:delText>The cue incongruity and contextual ambiguity hypotheses predicts that Face Movement will interact with Feedback and Cover Story respectively. However, to be comprehensive, the simple effects within the levels of these variables will be tested and described regardless of the significance of the two-way interaction.</w:delText>
        </w:r>
      </w:del>
    </w:p>
    <w:p w14:paraId="22D6167E" w14:textId="5F9B39F5" w:rsidR="00D51C0E" w:rsidRDefault="7752BEC2" w:rsidP="007250B5">
      <w:pPr>
        <w:spacing w:before="0"/>
        <w:ind w:firstLine="720"/>
        <w:rPr>
          <w:rFonts w:cs="Times New Roman"/>
        </w:rPr>
        <w:pPrChange w:id="516" w:author="Manuscript Authors" w:date="2025-11-03T14:55:00Z" w16du:dateUtc="2025-11-03T19:55:00Z">
          <w:pPr>
            <w:pStyle w:val="BodyText"/>
          </w:pPr>
        </w:pPrChange>
      </w:pPr>
      <w:ins w:id="517" w:author="Manuscript Authors" w:date="2025-11-03T14:55:00Z" w16du:dateUtc="2025-11-03T19:55:00Z">
        <w:r w:rsidRPr="7283F3E1">
          <w:rPr>
            <w:rFonts w:cs="Times New Roman"/>
          </w:rPr>
          <w:t xml:space="preserve">Using the lmerTest R package (Kuznetsova, Brockhoff, &amp; Christensen, 2017), we will test the significance of main effects and higher-order interactions via ANOVA-style tests with Satterthwaite degrees of freedom. </w:t>
        </w:r>
        <w:r w:rsidR="095BDBC5" w:rsidRPr="7283F3E1">
          <w:rPr>
            <w:rFonts w:cs="Times New Roman"/>
          </w:rPr>
          <w:t xml:space="preserve">Face Movement is expected to interact with </w:t>
        </w:r>
        <w:r w:rsidR="0C82F207" w:rsidRPr="7283F3E1">
          <w:rPr>
            <w:rFonts w:cs="Times New Roman"/>
          </w:rPr>
          <w:t>Emotional Context</w:t>
        </w:r>
        <w:r w:rsidR="3A49C3F8" w:rsidRPr="7283F3E1">
          <w:rPr>
            <w:rFonts w:cs="Times New Roman"/>
          </w:rPr>
          <w:t xml:space="preserve"> in the </w:t>
        </w:r>
        <w:r w:rsidR="684B8545" w:rsidRPr="7283F3E1">
          <w:rPr>
            <w:rFonts w:cs="Times New Roman"/>
          </w:rPr>
          <w:t>emotion congruence account</w:t>
        </w:r>
        <w:r w:rsidR="5B026238" w:rsidRPr="7283F3E1">
          <w:rPr>
            <w:rFonts w:cs="Times New Roman"/>
          </w:rPr>
          <w:t>, Movement Rep</w:t>
        </w:r>
        <w:r w:rsidR="2D44D65C" w:rsidRPr="7283F3E1">
          <w:rPr>
            <w:rFonts w:cs="Times New Roman"/>
          </w:rPr>
          <w:t>etition in the repetition account, and Punishment in the punishment account.</w:t>
        </w:r>
        <w:r w:rsidRPr="7283F3E1">
          <w:rPr>
            <w:rFonts w:cs="Times New Roman"/>
          </w:rPr>
          <w:t xml:space="preserve"> Regardless of the significance of these </w:t>
        </w:r>
        <w:r w:rsidR="69826520" w:rsidRPr="7283F3E1">
          <w:rPr>
            <w:rFonts w:cs="Times New Roman"/>
          </w:rPr>
          <w:t xml:space="preserve">two-way </w:t>
        </w:r>
        <w:r w:rsidRPr="7283F3E1">
          <w:rPr>
            <w:rFonts w:cs="Times New Roman"/>
          </w:rPr>
          <w:t xml:space="preserve">interactions, we will estimate the simple effects of Face Movement within each crossed level of </w:t>
        </w:r>
        <w:r w:rsidR="72E7E13A" w:rsidRPr="7283F3E1">
          <w:rPr>
            <w:rFonts w:cs="Times New Roman"/>
          </w:rPr>
          <w:t xml:space="preserve">Emotional Context, </w:t>
        </w:r>
        <w:r w:rsidR="5F07B0B4" w:rsidRPr="7283F3E1">
          <w:rPr>
            <w:rFonts w:cs="Times New Roman"/>
          </w:rPr>
          <w:t xml:space="preserve">Movement </w:t>
        </w:r>
        <w:r w:rsidR="6D72224D" w:rsidRPr="7283F3E1">
          <w:rPr>
            <w:rFonts w:cs="Times New Roman"/>
          </w:rPr>
          <w:t>Repetition</w:t>
        </w:r>
        <w:r w:rsidR="72E7E13A" w:rsidRPr="7283F3E1">
          <w:rPr>
            <w:rFonts w:cs="Times New Roman"/>
          </w:rPr>
          <w:t>, and Punishment</w:t>
        </w:r>
        <w:r w:rsidR="6D72224D" w:rsidRPr="7283F3E1">
          <w:rPr>
            <w:rFonts w:cs="Times New Roman"/>
          </w:rPr>
          <w:t xml:space="preserve"> </w:t>
        </w:r>
        <w:r w:rsidRPr="7283F3E1">
          <w:rPr>
            <w:rFonts w:cs="Times New Roman"/>
          </w:rPr>
          <w:t>using the emmeans R package (Lenth, 202</w:t>
        </w:r>
        <w:r w:rsidR="34C5F68A" w:rsidRPr="7283F3E1">
          <w:rPr>
            <w:rFonts w:cs="Times New Roman"/>
          </w:rPr>
          <w:t>5</w:t>
        </w:r>
        <w:r w:rsidR="1BCB2522" w:rsidRPr="7283F3E1">
          <w:rPr>
            <w:rFonts w:cs="Times New Roman"/>
          </w:rPr>
          <w:t>).</w:t>
        </w:r>
        <w:r w:rsidR="72E7E13A" w:rsidRPr="7283F3E1">
          <w:rPr>
            <w:rFonts w:cs="Times New Roman"/>
          </w:rPr>
          <w:t xml:space="preserve"> </w:t>
        </w:r>
      </w:ins>
      <w:r w:rsidRPr="7283F3E1">
        <w:rPr>
          <w:rFonts w:cs="Times New Roman"/>
        </w:rPr>
        <w:t>Analyses will focus on the statistical significance of modeled higher-order interactions and simple effects</w:t>
      </w:r>
      <w:del w:id="518" w:author="Manuscript Authors" w:date="2025-11-03T14:55:00Z" w16du:dateUtc="2025-11-03T19:55:00Z">
        <w:r w:rsidR="006675DF">
          <w:delText>.</w:delText>
        </w:r>
      </w:del>
      <w:ins w:id="519" w:author="Manuscript Authors" w:date="2025-11-03T14:55:00Z" w16du:dateUtc="2025-11-03T19:55:00Z">
        <w:r w:rsidR="1BCB2522" w:rsidRPr="7283F3E1">
          <w:rPr>
            <w:rFonts w:cs="Times New Roman"/>
          </w:rPr>
          <w:t xml:space="preserve"> (</w:t>
        </w:r>
        <w:r w:rsidR="128AD1ED" w:rsidRPr="7283F3E1">
          <w:rPr>
            <w:rFonts w:cs="Times New Roman"/>
          </w:rPr>
          <w:t>α = .05)</w:t>
        </w:r>
        <w:r w:rsidRPr="7283F3E1">
          <w:rPr>
            <w:rFonts w:cs="Times New Roman"/>
          </w:rPr>
          <w:t>.</w:t>
        </w:r>
      </w:ins>
      <w:r w:rsidRPr="7283F3E1">
        <w:rPr>
          <w:rFonts w:cs="Times New Roman"/>
        </w:rPr>
        <w:t xml:space="preserve"> However, Bayes factors will also be computed using the </w:t>
      </w:r>
      <w:r w:rsidRPr="7283F3E1">
        <w:rPr>
          <w:rPrChange w:id="520" w:author="Manuscript Authors" w:date="2025-11-03T14:55:00Z" w16du:dateUtc="2025-11-03T19:55:00Z">
            <w:rPr>
              <w:i/>
            </w:rPr>
          </w:rPrChange>
        </w:rPr>
        <w:t>BayesFactor R</w:t>
      </w:r>
      <w:r w:rsidRPr="7283F3E1">
        <w:rPr>
          <w:rFonts w:cs="Times New Roman"/>
        </w:rPr>
        <w:t xml:space="preserve"> package using </w:t>
      </w:r>
      <w:del w:id="521" w:author="Manuscript Authors" w:date="2025-11-03T14:55:00Z" w16du:dateUtc="2025-11-03T19:55:00Z">
        <w:r w:rsidR="006675DF">
          <w:delText>medium Cauchy</w:delText>
        </w:r>
      </w:del>
      <w:ins w:id="522" w:author="Manuscript Authors" w:date="2025-11-03T14:55:00Z" w16du:dateUtc="2025-11-03T19:55:00Z">
        <w:r w:rsidR="128AD1ED" w:rsidRPr="7283F3E1">
          <w:rPr>
            <w:rFonts w:cs="Times New Roman"/>
          </w:rPr>
          <w:t>default</w:t>
        </w:r>
      </w:ins>
      <w:r w:rsidR="128AD1ED" w:rsidRPr="7283F3E1">
        <w:rPr>
          <w:rFonts w:cs="Times New Roman"/>
        </w:rPr>
        <w:t xml:space="preserve"> </w:t>
      </w:r>
      <w:r w:rsidRPr="7283F3E1">
        <w:rPr>
          <w:rFonts w:cs="Times New Roman"/>
        </w:rPr>
        <w:t>priors</w:t>
      </w:r>
      <w:del w:id="523" w:author="Manuscript Authors" w:date="2025-11-03T14:55:00Z" w16du:dateUtc="2025-11-03T19:55:00Z">
        <w:r w:rsidR="006675DF">
          <w:delText xml:space="preserve"> (</w:delText>
        </w:r>
        <w:r w:rsidR="006675DF">
          <w:rPr>
            <w:i/>
            <w:iCs/>
          </w:rPr>
          <w:delText>r</w:delText>
        </w:r>
        <w:r w:rsidR="006675DF">
          <w:delText xml:space="preserve"> scale, 1/2)</w:delText>
        </w:r>
      </w:del>
      <w:r w:rsidRPr="7283F3E1">
        <w:rPr>
          <w:rFonts w:cs="Times New Roman"/>
        </w:rPr>
        <w:t xml:space="preserve"> on the alternative hypotheses and the default Markov chain Monte Carlo settings (Morey &amp; Rouder, 2024). </w:t>
      </w:r>
      <w:del w:id="524" w:author="Manuscript Authors" w:date="2025-11-03T14:55:00Z" w16du:dateUtc="2025-11-03T19:55:00Z">
        <w:r w:rsidR="006675DF">
          <w:delText>All data will be included in the analyses, although additional sensitivity analyses will be performed excluding participants who (a) did not complete the entire study, (b) failed at least one attention check, (c) correctly identified the purpose of the study, (d) indicated that they were distracted, and (e) did not express more positive emotion, on average, during trials where they posed smiles.</w:delText>
        </w:r>
      </w:del>
    </w:p>
    <w:p w14:paraId="022F12FE" w14:textId="6FB5BF4D" w:rsidR="006B4C06" w:rsidRPr="00CF5EFD" w:rsidRDefault="00722145" w:rsidP="00D51C0E">
      <w:pPr>
        <w:spacing w:before="0"/>
        <w:ind w:firstLine="720"/>
        <w:rPr>
          <w:ins w:id="525" w:author="Manuscript Authors" w:date="2025-11-03T14:55:00Z" w16du:dateUtc="2025-11-03T19:55:00Z"/>
          <w:rFonts w:cs="Times New Roman"/>
        </w:rPr>
      </w:pPr>
      <w:ins w:id="526" w:author="Manuscript Authors" w:date="2025-11-03T14:55:00Z" w16du:dateUtc="2025-11-03T19:55:00Z">
        <w:r w:rsidRPr="00CF5EFD">
          <w:rPr>
            <w:rFonts w:cs="Times New Roman"/>
          </w:rPr>
          <w:t xml:space="preserve">To avoid </w:t>
        </w:r>
        <w:r w:rsidR="006A3AFF" w:rsidRPr="00CF5EFD">
          <w:rPr>
            <w:rFonts w:cs="Times New Roman"/>
          </w:rPr>
          <w:t xml:space="preserve">potential concerns </w:t>
        </w:r>
        <w:r w:rsidRPr="00CF5EFD">
          <w:rPr>
            <w:rFonts w:cs="Times New Roman"/>
          </w:rPr>
          <w:t xml:space="preserve">with post-treatment </w:t>
        </w:r>
        <w:r w:rsidR="006A3AFF" w:rsidRPr="00CF5EFD">
          <w:rPr>
            <w:rFonts w:cs="Times New Roman"/>
          </w:rPr>
          <w:t xml:space="preserve">estimation bias, </w:t>
        </w:r>
        <w:r w:rsidR="006106FF" w:rsidRPr="00CF5EFD">
          <w:rPr>
            <w:rFonts w:cs="Times New Roman"/>
          </w:rPr>
          <w:t>a</w:t>
        </w:r>
        <w:r w:rsidR="007C5519" w:rsidRPr="00CF5EFD">
          <w:rPr>
            <w:rFonts w:cs="Times New Roman"/>
          </w:rPr>
          <w:t>ll data will be included in initial confirmatory analyses</w:t>
        </w:r>
        <w:r w:rsidR="006106FF" w:rsidRPr="00CF5EFD">
          <w:rPr>
            <w:rFonts w:cs="Times New Roman"/>
          </w:rPr>
          <w:t xml:space="preserve"> (Rohrer, 2023; Mathur, 2025). However, </w:t>
        </w:r>
        <w:r w:rsidR="00217AB0" w:rsidRPr="00CF5EFD">
          <w:rPr>
            <w:rFonts w:cs="Times New Roman"/>
          </w:rPr>
          <w:t xml:space="preserve">we will conduct additional sensitivity analyses excluding </w:t>
        </w:r>
        <w:r w:rsidR="003B6CEC" w:rsidRPr="00CF5EFD">
          <w:rPr>
            <w:rFonts w:cs="Times New Roman"/>
          </w:rPr>
          <w:t xml:space="preserve">participants </w:t>
        </w:r>
        <w:r w:rsidR="00DC2955" w:rsidRPr="00CF5EFD">
          <w:rPr>
            <w:rFonts w:cs="Times New Roman"/>
          </w:rPr>
          <w:t>who (</w:t>
        </w:r>
        <w:r w:rsidR="003B6CEC" w:rsidRPr="00CF5EFD">
          <w:rPr>
            <w:rFonts w:cs="Times New Roman"/>
          </w:rPr>
          <w:t>1</w:t>
        </w:r>
        <w:r w:rsidR="00DC2955" w:rsidRPr="00CF5EFD">
          <w:rPr>
            <w:rFonts w:cs="Times New Roman"/>
          </w:rPr>
          <w:t>) did not complete the entire study, (</w:t>
        </w:r>
        <w:r w:rsidR="003B6CEC" w:rsidRPr="00CF5EFD">
          <w:rPr>
            <w:rFonts w:cs="Times New Roman"/>
          </w:rPr>
          <w:t>2</w:t>
        </w:r>
        <w:r w:rsidR="00DC2955" w:rsidRPr="00CF5EFD">
          <w:rPr>
            <w:rFonts w:cs="Times New Roman"/>
          </w:rPr>
          <w:t xml:space="preserve">) </w:t>
        </w:r>
        <w:r w:rsidR="002E526A" w:rsidRPr="00CF5EFD">
          <w:rPr>
            <w:rFonts w:cs="Times New Roman"/>
          </w:rPr>
          <w:t xml:space="preserve">incorrectly answered </w:t>
        </w:r>
        <w:r w:rsidR="00DB7028" w:rsidRPr="00CF5EFD">
          <w:rPr>
            <w:rFonts w:cs="Times New Roman"/>
          </w:rPr>
          <w:t>a</w:t>
        </w:r>
        <w:r w:rsidR="00366953" w:rsidRPr="00CF5EFD">
          <w:rPr>
            <w:rFonts w:cs="Times New Roman"/>
          </w:rPr>
          <w:t>t least one</w:t>
        </w:r>
        <w:r w:rsidR="00DB7028" w:rsidRPr="00CF5EFD">
          <w:rPr>
            <w:rFonts w:cs="Times New Roman"/>
          </w:rPr>
          <w:t xml:space="preserve"> </w:t>
        </w:r>
        <w:r w:rsidR="002E526A" w:rsidRPr="00CF5EFD">
          <w:rPr>
            <w:rFonts w:cs="Times New Roman"/>
          </w:rPr>
          <w:t>math question</w:t>
        </w:r>
        <w:r w:rsidR="00DC2955" w:rsidRPr="00CF5EFD">
          <w:rPr>
            <w:rFonts w:cs="Times New Roman"/>
          </w:rPr>
          <w:t>, (</w:t>
        </w:r>
        <w:r w:rsidR="003B6CEC" w:rsidRPr="00CF5EFD">
          <w:rPr>
            <w:rFonts w:cs="Times New Roman"/>
          </w:rPr>
          <w:t>3</w:t>
        </w:r>
        <w:r w:rsidR="00DC2955" w:rsidRPr="00CF5EFD">
          <w:rPr>
            <w:rFonts w:cs="Times New Roman"/>
          </w:rPr>
          <w:t>) correctly identified the purpose of the study</w:t>
        </w:r>
        <w:r w:rsidR="002E526A" w:rsidRPr="00CF5EFD">
          <w:rPr>
            <w:rFonts w:cs="Times New Roman"/>
          </w:rPr>
          <w:t xml:space="preserve"> (according to coders)</w:t>
        </w:r>
        <w:r w:rsidR="00DC2955" w:rsidRPr="00CF5EFD">
          <w:rPr>
            <w:rFonts w:cs="Times New Roman"/>
          </w:rPr>
          <w:t xml:space="preserve">, </w:t>
        </w:r>
        <w:r w:rsidR="002074D8" w:rsidRPr="00CF5EFD">
          <w:rPr>
            <w:rFonts w:cs="Times New Roman"/>
          </w:rPr>
          <w:t>or</w:t>
        </w:r>
        <w:r w:rsidR="00DC2955" w:rsidRPr="00CF5EFD">
          <w:rPr>
            <w:rFonts w:cs="Times New Roman"/>
          </w:rPr>
          <w:t xml:space="preserve"> (</w:t>
        </w:r>
        <w:r w:rsidR="000C2312" w:rsidRPr="00CF5EFD">
          <w:rPr>
            <w:rFonts w:cs="Times New Roman"/>
          </w:rPr>
          <w:t>4</w:t>
        </w:r>
        <w:r w:rsidR="00DC2955" w:rsidRPr="00CF5EFD">
          <w:rPr>
            <w:rFonts w:cs="Times New Roman"/>
          </w:rPr>
          <w:t xml:space="preserve">) did not exhibit </w:t>
        </w:r>
        <w:r w:rsidR="002D7A42" w:rsidRPr="00CF5EFD">
          <w:rPr>
            <w:rFonts w:cs="Times New Roman"/>
          </w:rPr>
          <w:t>at least a moderate increase (</w:t>
        </w:r>
        <w:r w:rsidR="00D8237C" w:rsidRPr="00CF5EFD">
          <w:rPr>
            <w:rFonts w:cs="Times New Roman"/>
          </w:rPr>
          <w:t>0.3</w:t>
        </w:r>
        <w:r w:rsidR="002D7A42" w:rsidRPr="00CF5EFD">
          <w:rPr>
            <w:rFonts w:cs="Times New Roman"/>
          </w:rPr>
          <w:t xml:space="preserve"> or above) in </w:t>
        </w:r>
        <w:r w:rsidR="00DC2955" w:rsidRPr="00CF5EFD">
          <w:rPr>
            <w:rFonts w:cs="Times New Roman"/>
          </w:rPr>
          <w:t xml:space="preserve">Action Unit 12 </w:t>
        </w:r>
        <w:r w:rsidR="002D7A42" w:rsidRPr="00CF5EFD">
          <w:rPr>
            <w:rFonts w:cs="Times New Roman"/>
          </w:rPr>
          <w:t>activity during the happy posing trials</w:t>
        </w:r>
        <w:r w:rsidR="00294EFB" w:rsidRPr="00CF5EFD">
          <w:rPr>
            <w:rFonts w:cs="Times New Roman"/>
          </w:rPr>
          <w:t xml:space="preserve"> (according to Hume</w:t>
        </w:r>
        <w:r w:rsidR="008502A4">
          <w:rPr>
            <w:rFonts w:cs="Times New Roman"/>
          </w:rPr>
          <w:t xml:space="preserve"> </w:t>
        </w:r>
        <w:r w:rsidR="00294EFB" w:rsidRPr="00CF5EFD">
          <w:rPr>
            <w:rFonts w:cs="Times New Roman"/>
          </w:rPr>
          <w:t>AI)</w:t>
        </w:r>
        <w:r w:rsidR="002D7A42" w:rsidRPr="00CF5EFD">
          <w:rPr>
            <w:rFonts w:cs="Times New Roman"/>
          </w:rPr>
          <w:t>.</w:t>
        </w:r>
        <w:r w:rsidR="00294EFB" w:rsidRPr="00CF5EFD">
          <w:rPr>
            <w:rFonts w:cs="Times New Roman"/>
          </w:rPr>
          <w:t xml:space="preserve"> </w:t>
        </w:r>
        <w:r w:rsidR="006B4C06" w:rsidRPr="00CF5EFD">
          <w:rPr>
            <w:rFonts w:cs="Times New Roman"/>
          </w:rPr>
          <w:t xml:space="preserve">Two </w:t>
        </w:r>
        <w:r w:rsidR="006B4C06" w:rsidRPr="00CF5EFD">
          <w:rPr>
            <w:rFonts w:cs="Times New Roman"/>
          </w:rPr>
          <w:lastRenderedPageBreak/>
          <w:t>undergraduate research assistants</w:t>
        </w:r>
        <w:r w:rsidR="00A77BC2" w:rsidRPr="00CF5EFD">
          <w:rPr>
            <w:rFonts w:cs="Times New Roman"/>
          </w:rPr>
          <w:t xml:space="preserve"> will independently review participants’ open-ended responses to funnel debriefings to determine whether they were aware of the true purpose of the study</w:t>
        </w:r>
        <w:r w:rsidR="00583FAD">
          <w:rPr>
            <w:rFonts w:cs="Times New Roman"/>
          </w:rPr>
          <w:t>:</w:t>
        </w:r>
        <w:r w:rsidR="00A77BC2" w:rsidRPr="00CF5EFD">
          <w:rPr>
            <w:rFonts w:cs="Times New Roman"/>
          </w:rPr>
          <w:t xml:space="preserve"> to examine </w:t>
        </w:r>
        <w:r w:rsidR="006D3192">
          <w:rPr>
            <w:rFonts w:cs="Times New Roman"/>
          </w:rPr>
          <w:t xml:space="preserve">factors that moderate the effect of </w:t>
        </w:r>
        <w:r w:rsidR="00A77BC2" w:rsidRPr="00CF5EFD">
          <w:rPr>
            <w:rFonts w:cs="Times New Roman"/>
          </w:rPr>
          <w:t xml:space="preserve">posed smiles </w:t>
        </w:r>
        <w:r w:rsidR="006D3192">
          <w:rPr>
            <w:rFonts w:cs="Times New Roman"/>
          </w:rPr>
          <w:t xml:space="preserve">on </w:t>
        </w:r>
        <w:r w:rsidR="00A77BC2" w:rsidRPr="00CF5EFD">
          <w:rPr>
            <w:rFonts w:cs="Times New Roman"/>
          </w:rPr>
          <w:t>mood</w:t>
        </w:r>
        <w:r w:rsidR="00BE1FAD" w:rsidRPr="00CF5EFD">
          <w:rPr>
            <w:rFonts w:cs="Times New Roman"/>
          </w:rPr>
          <w:t>. Participants will be removed if one of two coders</w:t>
        </w:r>
        <w:r w:rsidR="006E7748" w:rsidRPr="00CF5EFD">
          <w:rPr>
            <w:rFonts w:cs="Times New Roman"/>
          </w:rPr>
          <w:t xml:space="preserve"> indicates that they were aware of the </w:t>
        </w:r>
        <w:r w:rsidR="00E83437" w:rsidRPr="00CF5EFD">
          <w:rPr>
            <w:rFonts w:cs="Times New Roman"/>
          </w:rPr>
          <w:t>true purpose.</w:t>
        </w:r>
      </w:ins>
    </w:p>
    <w:p w14:paraId="35CF310D" w14:textId="610B5F9E" w:rsidR="00F3346C" w:rsidRPr="00CF5EFD" w:rsidRDefault="00DC2955" w:rsidP="008502A4">
      <w:pPr>
        <w:pStyle w:val="Heading2"/>
      </w:pPr>
      <w:bookmarkStart w:id="527" w:name="exploratory-analyses"/>
      <w:bookmarkEnd w:id="506"/>
      <w:r w:rsidRPr="00CF5EFD">
        <w:t xml:space="preserve">Exploratory </w:t>
      </w:r>
      <w:del w:id="528" w:author="Manuscript Authors" w:date="2025-11-03T14:55:00Z" w16du:dateUtc="2025-11-03T19:55:00Z">
        <w:r w:rsidR="006675DF">
          <w:delText>analyses</w:delText>
        </w:r>
      </w:del>
      <w:ins w:id="529" w:author="Manuscript Authors" w:date="2025-11-03T14:55:00Z" w16du:dateUtc="2025-11-03T19:55:00Z">
        <w:r w:rsidR="008502A4">
          <w:t>A</w:t>
        </w:r>
        <w:r w:rsidRPr="00CF5EFD">
          <w:t>nalyses</w:t>
        </w:r>
      </w:ins>
    </w:p>
    <w:p w14:paraId="35CF310E" w14:textId="5D0525DB" w:rsidR="00F3346C" w:rsidRPr="00CF5EFD" w:rsidRDefault="00DC2955" w:rsidP="008502A4">
      <w:pPr>
        <w:spacing w:before="0"/>
        <w:ind w:firstLine="720"/>
        <w:rPr>
          <w:rFonts w:cs="Times New Roman"/>
        </w:rPr>
        <w:pPrChange w:id="530" w:author="Manuscript Authors" w:date="2025-11-03T14:55:00Z" w16du:dateUtc="2025-11-03T19:55:00Z">
          <w:pPr>
            <w:pStyle w:val="FirstParagraph"/>
          </w:pPr>
        </w:pPrChange>
      </w:pPr>
      <w:r w:rsidRPr="00CF5EFD">
        <w:rPr>
          <w:rFonts w:cs="Times New Roman"/>
        </w:rPr>
        <w:t xml:space="preserve">Regardless of if/when posed smiles increase happiness, it is possible that there are regulatory costs for general burnout and subjective well-being. </w:t>
      </w:r>
      <w:r w:rsidR="002C09E2" w:rsidRPr="00CF5EFD">
        <w:rPr>
          <w:rFonts w:cs="Times New Roman"/>
        </w:rPr>
        <w:t xml:space="preserve">Although outside the primary scope of </w:t>
      </w:r>
      <w:del w:id="531" w:author="Manuscript Authors" w:date="2025-11-03T14:55:00Z" w16du:dateUtc="2025-11-03T19:55:00Z">
        <w:r w:rsidR="006675DF">
          <w:delText>the present work</w:delText>
        </w:r>
      </w:del>
      <w:ins w:id="532" w:author="Manuscript Authors" w:date="2025-11-03T14:55:00Z" w16du:dateUtc="2025-11-03T19:55:00Z">
        <w:r w:rsidR="002C09E2" w:rsidRPr="00CF5EFD">
          <w:rPr>
            <w:rFonts w:cs="Times New Roman"/>
          </w:rPr>
          <w:t>our investigation</w:t>
        </w:r>
      </w:ins>
      <w:r w:rsidR="002C09E2" w:rsidRPr="00CF5EFD">
        <w:rPr>
          <w:rFonts w:cs="Times New Roman"/>
        </w:rPr>
        <w:t xml:space="preserve">, we </w:t>
      </w:r>
      <w:r w:rsidR="00E04B75">
        <w:rPr>
          <w:rFonts w:cs="Times New Roman"/>
        </w:rPr>
        <w:t xml:space="preserve">will </w:t>
      </w:r>
      <w:del w:id="533" w:author="Manuscript Authors" w:date="2025-11-03T14:55:00Z" w16du:dateUtc="2025-11-03T19:55:00Z">
        <w:r w:rsidR="006675DF">
          <w:delText>explore this possibility</w:delText>
        </w:r>
      </w:del>
      <w:ins w:id="534" w:author="Manuscript Authors" w:date="2025-11-03T14:55:00Z" w16du:dateUtc="2025-11-03T19:55:00Z">
        <w:r w:rsidR="00E04B75">
          <w:rPr>
            <w:rFonts w:cs="Times New Roman"/>
          </w:rPr>
          <w:t>evaluate</w:t>
        </w:r>
        <w:r w:rsidR="002C09E2" w:rsidRPr="00CF5EFD">
          <w:rPr>
            <w:rFonts w:cs="Times New Roman"/>
          </w:rPr>
          <w:t xml:space="preserve"> such questions</w:t>
        </w:r>
      </w:ins>
      <w:r w:rsidR="002C09E2" w:rsidRPr="00CF5EFD">
        <w:rPr>
          <w:rFonts w:cs="Times New Roman"/>
        </w:rPr>
        <w:t xml:space="preserve"> </w:t>
      </w:r>
      <w:r w:rsidRPr="00CF5EFD">
        <w:rPr>
          <w:rFonts w:cs="Times New Roman"/>
        </w:rPr>
        <w:t>by refitting the same model described above for self-reported burnout and subjective well-being.</w:t>
      </w:r>
    </w:p>
    <w:p w14:paraId="35CF310F" w14:textId="298A1E92" w:rsidR="00F3346C" w:rsidRPr="00CF5EFD" w:rsidRDefault="00DC2955" w:rsidP="008502A4">
      <w:pPr>
        <w:pStyle w:val="Heading2"/>
      </w:pPr>
      <w:bookmarkStart w:id="535" w:name="power-simulation"/>
      <w:bookmarkEnd w:id="527"/>
      <w:r w:rsidRPr="00CF5EFD">
        <w:t xml:space="preserve">Power </w:t>
      </w:r>
      <w:del w:id="536" w:author="Manuscript Authors" w:date="2025-11-03T14:55:00Z" w16du:dateUtc="2025-11-03T19:55:00Z">
        <w:r w:rsidR="006675DF">
          <w:delText>simulation</w:delText>
        </w:r>
      </w:del>
      <w:ins w:id="537" w:author="Manuscript Authors" w:date="2025-11-03T14:55:00Z" w16du:dateUtc="2025-11-03T19:55:00Z">
        <w:r w:rsidR="008502A4">
          <w:t>S</w:t>
        </w:r>
        <w:r w:rsidRPr="00CF5EFD">
          <w:t>imulation</w:t>
        </w:r>
      </w:ins>
    </w:p>
    <w:p w14:paraId="0BB3C93C" w14:textId="1BC68F7A" w:rsidR="00BD7B8A" w:rsidRDefault="00DC2955" w:rsidP="000004CA">
      <w:pPr>
        <w:spacing w:before="0"/>
        <w:ind w:firstLine="720"/>
        <w:rPr>
          <w:ins w:id="538" w:author="Manuscript Authors" w:date="2025-11-03T14:55:00Z" w16du:dateUtc="2025-11-03T19:55:00Z"/>
          <w:rFonts w:cs="Times New Roman"/>
        </w:rPr>
      </w:pPr>
      <w:r w:rsidRPr="313472C8">
        <w:rPr>
          <w:rFonts w:cs="Times New Roman"/>
        </w:rPr>
        <w:t xml:space="preserve">Power analysis was performed via </w:t>
      </w:r>
      <w:del w:id="539" w:author="Manuscript Authors" w:date="2025-11-03T14:55:00Z" w16du:dateUtc="2025-11-03T19:55:00Z">
        <w:r w:rsidR="006675DF">
          <w:delText>a multilevel power</w:delText>
        </w:r>
      </w:del>
      <w:ins w:id="540" w:author="Manuscript Authors" w:date="2025-11-03T14:55:00Z" w16du:dateUtc="2025-11-03T19:55:00Z">
        <w:r w:rsidRPr="313472C8">
          <w:rPr>
            <w:rFonts w:cs="Times New Roman"/>
          </w:rPr>
          <w:t>Monte Carlo</w:t>
        </w:r>
      </w:ins>
      <w:r w:rsidRPr="313472C8">
        <w:rPr>
          <w:rFonts w:cs="Times New Roman"/>
        </w:rPr>
        <w:t xml:space="preserve"> simulation</w:t>
      </w:r>
      <w:del w:id="541" w:author="Manuscript Authors" w:date="2025-11-03T14:55:00Z" w16du:dateUtc="2025-11-03T19:55:00Z">
        <w:r w:rsidR="006675DF">
          <w:delText>. We first</w:delText>
        </w:r>
      </w:del>
      <w:ins w:id="542" w:author="Manuscript Authors" w:date="2025-11-03T14:55:00Z" w16du:dateUtc="2025-11-03T19:55:00Z">
        <w:r w:rsidRPr="313472C8">
          <w:rPr>
            <w:rFonts w:cs="Times New Roman"/>
          </w:rPr>
          <w:t>, wherein across multiple iterations (1) data are</w:t>
        </w:r>
      </w:ins>
      <w:r w:rsidRPr="313472C8">
        <w:rPr>
          <w:rFonts w:cs="Times New Roman"/>
        </w:rPr>
        <w:t xml:space="preserve"> simulated </w:t>
      </w:r>
      <w:del w:id="543" w:author="Manuscript Authors" w:date="2025-11-03T14:55:00Z" w16du:dateUtc="2025-11-03T19:55:00Z">
        <w:r w:rsidR="006675DF">
          <w:delText xml:space="preserve">the effect </w:delText>
        </w:r>
      </w:del>
      <w:ins w:id="544" w:author="Manuscript Authors" w:date="2025-11-03T14:55:00Z" w16du:dateUtc="2025-11-03T19:55:00Z">
        <w:r w:rsidRPr="313472C8">
          <w:rPr>
            <w:rFonts w:cs="Times New Roman"/>
          </w:rPr>
          <w:t xml:space="preserve">from multi-level models configured according to hypothesized patterns, (2) pre-registered models are fit on simulated data, and (3) power is estimated as the proportion </w:t>
        </w:r>
      </w:ins>
      <w:r w:rsidRPr="313472C8">
        <w:rPr>
          <w:rFonts w:cs="Times New Roman"/>
        </w:rPr>
        <w:t xml:space="preserve">of </w:t>
      </w:r>
      <w:ins w:id="545" w:author="Manuscript Authors" w:date="2025-11-03T14:55:00Z" w16du:dateUtc="2025-11-03T19:55:00Z">
        <w:r w:rsidRPr="313472C8">
          <w:rPr>
            <w:rFonts w:cs="Times New Roman"/>
          </w:rPr>
          <w:t xml:space="preserve">iterations wherein pre-registered models were statistically significant (Arend &amp; Schäfer, 2019). </w:t>
        </w:r>
      </w:ins>
    </w:p>
    <w:p w14:paraId="4235CC37" w14:textId="77777777" w:rsidR="00415BEA" w:rsidRDefault="70ED8E12">
      <w:pPr>
        <w:pStyle w:val="FirstParagraph"/>
        <w:rPr>
          <w:del w:id="546" w:author="Manuscript Authors" w:date="2025-11-03T14:55:00Z" w16du:dateUtc="2025-11-03T19:55:00Z"/>
        </w:rPr>
      </w:pPr>
      <w:ins w:id="547" w:author="Manuscript Authors" w:date="2025-11-03T14:55:00Z" w16du:dateUtc="2025-11-03T19:55:00Z">
        <w:r w:rsidRPr="7283F3E1">
          <w:rPr>
            <w:rFonts w:cs="Times New Roman"/>
          </w:rPr>
          <w:t xml:space="preserve">As shown in Table 1, all accounts hypothesize a two-way interaction between </w:t>
        </w:r>
      </w:ins>
      <w:r w:rsidRPr="7283F3E1">
        <w:rPr>
          <w:rFonts w:cs="Times New Roman"/>
        </w:rPr>
        <w:t xml:space="preserve">Face Movement </w:t>
      </w:r>
      <w:del w:id="548" w:author="Manuscript Authors" w:date="2025-11-03T14:55:00Z" w16du:dateUtc="2025-11-03T19:55:00Z">
        <w:r w:rsidR="006675DF">
          <w:delText xml:space="preserve">in </w:delText>
        </w:r>
      </w:del>
      <w:ins w:id="549" w:author="Manuscript Authors" w:date="2025-11-03T14:55:00Z" w16du:dateUtc="2025-11-03T19:55:00Z">
        <w:r w:rsidRPr="7283F3E1">
          <w:rPr>
            <w:rFonts w:cs="Times New Roman"/>
          </w:rPr>
          <w:t xml:space="preserve">and a specific moderator, wherein </w:t>
        </w:r>
      </w:ins>
      <w:r w:rsidRPr="7283F3E1">
        <w:rPr>
          <w:rFonts w:cs="Times New Roman"/>
        </w:rPr>
        <w:t xml:space="preserve">the </w:t>
      </w:r>
      <w:del w:id="550" w:author="Manuscript Authors" w:date="2025-11-03T14:55:00Z" w16du:dateUtc="2025-11-03T19:55:00Z">
        <w:r w:rsidR="006675DF">
          <w:delText xml:space="preserve">condition where the negativity confounding, cue incongruity, and contextual ambiguity hypotheses all predict a </w:delText>
        </w:r>
      </w:del>
      <w:ins w:id="551" w:author="Manuscript Authors" w:date="2025-11-03T14:55:00Z" w16du:dateUtc="2025-11-03T19:55:00Z">
        <w:r w:rsidRPr="7283F3E1">
          <w:rPr>
            <w:rFonts w:cs="Times New Roman"/>
          </w:rPr>
          <w:t xml:space="preserve">simple effects of Face Movement are </w:t>
        </w:r>
      </w:ins>
      <w:r w:rsidRPr="7283F3E1">
        <w:rPr>
          <w:rFonts w:cs="Times New Roman"/>
        </w:rPr>
        <w:t xml:space="preserve">positive </w:t>
      </w:r>
      <w:del w:id="552" w:author="Manuscript Authors" w:date="2025-11-03T14:55:00Z" w16du:dateUtc="2025-11-03T19:55:00Z">
        <w:r w:rsidR="006675DF">
          <w:delText>effect on feelings of happiness: an ambiguous (cover story = multitasking) and positive (images = positive) context.</w:delText>
        </w:r>
      </w:del>
      <w:ins w:id="553" w:author="Manuscript Authors" w:date="2025-11-03T14:55:00Z" w16du:dateUtc="2025-11-03T19:55:00Z">
        <w:r w:rsidRPr="7283F3E1">
          <w:rPr>
            <w:rFonts w:cs="Times New Roman"/>
          </w:rPr>
          <w:t xml:space="preserve">in four conditions and null in four </w:t>
        </w:r>
        <w:r w:rsidR="2415400F" w:rsidRPr="7283F3E1">
          <w:rPr>
            <w:rFonts w:cs="Times New Roman"/>
          </w:rPr>
          <w:t xml:space="preserve">other </w:t>
        </w:r>
        <w:r w:rsidRPr="7283F3E1">
          <w:rPr>
            <w:rFonts w:cs="Times New Roman"/>
          </w:rPr>
          <w:t>conditions.</w:t>
        </w:r>
      </w:ins>
      <w:r w:rsidR="2F19025E" w:rsidRPr="7283F3E1">
        <w:rPr>
          <w:rFonts w:cs="Times New Roman"/>
        </w:rPr>
        <w:t xml:space="preserve"> T</w:t>
      </w:r>
      <w:r w:rsidR="7752BEC2" w:rsidRPr="7283F3E1">
        <w:rPr>
          <w:rFonts w:cs="Times New Roman"/>
        </w:rPr>
        <w:t xml:space="preserve">o simulate </w:t>
      </w:r>
      <w:del w:id="554" w:author="Manuscript Authors" w:date="2025-11-03T14:55:00Z" w16du:dateUtc="2025-11-03T19:55:00Z">
        <w:r w:rsidR="006675DF">
          <w:delText>the effect and</w:delText>
        </w:r>
      </w:del>
      <w:ins w:id="555" w:author="Manuscript Authors" w:date="2025-11-03T14:55:00Z" w16du:dateUtc="2025-11-03T19:55:00Z">
        <w:r w:rsidR="79CF34E6" w:rsidRPr="7283F3E1">
          <w:rPr>
            <w:rFonts w:cs="Times New Roman"/>
          </w:rPr>
          <w:t>expected</w:t>
        </w:r>
      </w:ins>
      <w:r w:rsidR="79CF34E6" w:rsidRPr="7283F3E1">
        <w:rPr>
          <w:rFonts w:cs="Times New Roman"/>
        </w:rPr>
        <w:t xml:space="preserve"> </w:t>
      </w:r>
      <w:r w:rsidR="7752BEC2" w:rsidRPr="7283F3E1">
        <w:rPr>
          <w:rFonts w:cs="Times New Roman"/>
        </w:rPr>
        <w:t xml:space="preserve">data structure, we used a conceptually identical subset of data from </w:t>
      </w:r>
      <w:del w:id="556" w:author="Manuscript Authors" w:date="2025-11-03T14:55:00Z" w16du:dateUtc="2025-11-03T19:55:00Z">
        <w:r w:rsidR="00C90938" w:rsidRPr="00C90938">
          <w:delText>a large adversarial test</w:delText>
        </w:r>
      </w:del>
      <w:ins w:id="557" w:author="Manuscript Authors" w:date="2025-11-03T14:55:00Z" w16du:dateUtc="2025-11-03T19:55:00Z">
        <w:r w:rsidR="7752BEC2" w:rsidRPr="7283F3E1">
          <w:rPr>
            <w:rFonts w:cs="Times New Roman"/>
          </w:rPr>
          <w:t xml:space="preserve">the largest </w:t>
        </w:r>
        <w:r w:rsidR="3B10CB6B" w:rsidRPr="7283F3E1">
          <w:rPr>
            <w:rFonts w:cs="Times New Roman"/>
          </w:rPr>
          <w:t xml:space="preserve">experimental </w:t>
        </w:r>
        <w:r w:rsidR="7752BEC2" w:rsidRPr="7283F3E1">
          <w:rPr>
            <w:rFonts w:cs="Times New Roman"/>
          </w:rPr>
          <w:t>demonstration</w:t>
        </w:r>
      </w:ins>
      <w:r w:rsidR="7752BEC2" w:rsidRPr="7283F3E1">
        <w:rPr>
          <w:rFonts w:cs="Times New Roman"/>
        </w:rPr>
        <w:t xml:space="preserve"> of facial feedback effects (Coles et al., 2022). </w:t>
      </w:r>
      <w:del w:id="558" w:author="Manuscript Authors" w:date="2025-11-03T14:55:00Z" w16du:dateUtc="2025-11-03T19:55:00Z">
        <w:r w:rsidR="006675DF">
          <w:delText>Next, we created three simulations to represent three potential pattern of results.</w:delText>
        </w:r>
      </w:del>
    </w:p>
    <w:p w14:paraId="24E8219D" w14:textId="77777777" w:rsidR="00415BEA" w:rsidRDefault="006675DF">
      <w:pPr>
        <w:pStyle w:val="BodyText"/>
        <w:rPr>
          <w:del w:id="559" w:author="Manuscript Authors" w:date="2025-11-03T14:55:00Z" w16du:dateUtc="2025-11-03T19:55:00Z"/>
        </w:rPr>
      </w:pPr>
      <w:del w:id="560" w:author="Manuscript Authors" w:date="2025-11-03T14:55:00Z" w16du:dateUtc="2025-11-03T19:55:00Z">
        <w:r>
          <w:delText>Our first simulation focused on the negativity confounding hypothesis, which predicts a homogenous positive effect of Facial Pose in all tested conditions (raw d = 0.50 on a 7-point scale). Our second simulation focused on a test of the most strict interpretation of the cue incongruity and contextual ambiguity hypothesis: a positive simple effect of Face Movement (d = 0.50) in two conditions and a null simple effect in two other conditions (d = 0.00). In other words, this simulation examines a scenario where emotion labor or negative cues completely eliminate the positive effect of Face Movement on feelings of happiness. Our third simulation focused on a less strict interpretation of these hypotheses: a scenario where emotion labor and/or negative cues diminish the effect of Face Movement on feelings of happiness to half it’s previously-documented size (Coles et al., 2022).</w:delText>
        </w:r>
      </w:del>
    </w:p>
    <w:p w14:paraId="785E5062" w14:textId="77777777" w:rsidR="00415BEA" w:rsidRDefault="006675DF">
      <w:pPr>
        <w:pStyle w:val="BodyText"/>
        <w:rPr>
          <w:del w:id="561" w:author="Manuscript Authors" w:date="2025-11-03T14:55:00Z" w16du:dateUtc="2025-11-03T19:55:00Z"/>
        </w:rPr>
      </w:pPr>
      <w:del w:id="562" w:author="Manuscript Authors" w:date="2025-11-03T14:55:00Z" w16du:dateUtc="2025-11-03T19:55:00Z">
        <w:r>
          <w:delText xml:space="preserve">For each simulation, we estimated power using a Monte Carlo simulation with 1000 iterations. The main and interaction effects were tested using the </w:delText>
        </w:r>
        <w:r>
          <w:rPr>
            <w:i/>
            <w:iCs/>
          </w:rPr>
          <w:delText>lme4</w:delText>
        </w:r>
        <w:r>
          <w:delText xml:space="preserve"> package (Bates et al., 2015), and the simple effects were tested using the </w:delText>
        </w:r>
        <w:r>
          <w:rPr>
            <w:i/>
            <w:iCs/>
          </w:rPr>
          <w:delText>emmeans</w:delText>
        </w:r>
        <w:r>
          <w:delText xml:space="preserve"> package (Lenth, 2024). The significance level was set to α = 0.05, and our simulation focused on achieving 95% power for tests of all hypothesized interactions and simple effects.</w:delText>
        </w:r>
      </w:del>
    </w:p>
    <w:p w14:paraId="553EC353" w14:textId="77777777" w:rsidR="00415BEA" w:rsidRDefault="006675DF">
      <w:pPr>
        <w:pStyle w:val="BodyText"/>
        <w:rPr>
          <w:del w:id="563" w:author="Manuscript Authors" w:date="2025-11-03T14:55:00Z" w16du:dateUtc="2025-11-03T19:55:00Z"/>
        </w:rPr>
      </w:pPr>
      <w:del w:id="564" w:author="Manuscript Authors" w:date="2025-11-03T14:55:00Z" w16du:dateUtc="2025-11-03T19:55:00Z">
        <w:r>
          <w:delText xml:space="preserve">Results from the third power simulation (our most conservative simulation) indicated that 3400 participants would provide over 95% power for all hypothesized interactions and simple effects. We thus aim to recruit </w:delText>
        </w:r>
        <w:r>
          <w:rPr>
            <w:i/>
            <w:iCs/>
          </w:rPr>
          <w:delText>N</w:delText>
        </w:r>
        <w:r>
          <w:delText xml:space="preserve"> = 3,500 participants</w:delText>
        </w:r>
        <w:r w:rsidR="007715C2">
          <w:delText>.</w:delText>
        </w:r>
      </w:del>
    </w:p>
    <w:p w14:paraId="35CF3114" w14:textId="63D82D6D" w:rsidR="00F3346C" w:rsidRPr="00CF5EFD" w:rsidRDefault="42D6779C" w:rsidP="00E73166">
      <w:pPr>
        <w:spacing w:before="0"/>
        <w:ind w:firstLine="720"/>
        <w:rPr>
          <w:rFonts w:cs="Times New Roman"/>
        </w:rPr>
        <w:pPrChange w:id="565" w:author="Manuscript Authors" w:date="2025-11-03T14:55:00Z" w16du:dateUtc="2025-11-03T19:55:00Z">
          <w:pPr/>
        </w:pPrChange>
      </w:pPr>
      <w:ins w:id="566" w:author="Manuscript Authors" w:date="2025-11-03T14:55:00Z" w16du:dateUtc="2025-11-03T19:55:00Z">
        <w:r w:rsidRPr="7283F3E1">
          <w:rPr>
            <w:rFonts w:cs="Times New Roman"/>
          </w:rPr>
          <w:t>Four conditions simulated the recovery</w:t>
        </w:r>
        <w:r w:rsidR="30479D3F" w:rsidRPr="7283F3E1">
          <w:rPr>
            <w:rFonts w:cs="Times New Roman"/>
          </w:rPr>
          <w:t xml:space="preserve"> of the effect observed in </w:t>
        </w:r>
        <w:r w:rsidR="09DF4759" w:rsidRPr="7283F3E1">
          <w:rPr>
            <w:rFonts w:cs="Times New Roman"/>
          </w:rPr>
          <w:t>the original study (d = 0.50)</w:t>
        </w:r>
        <w:r w:rsidR="30479D3F" w:rsidRPr="7283F3E1">
          <w:rPr>
            <w:rFonts w:cs="Times New Roman"/>
          </w:rPr>
          <w:t>,</w:t>
        </w:r>
        <w:r w:rsidR="09DF4759" w:rsidRPr="7283F3E1">
          <w:rPr>
            <w:rFonts w:cs="Times New Roman"/>
          </w:rPr>
          <w:t xml:space="preserve"> whereas the other four simulated non-replication (d = </w:t>
        </w:r>
        <w:r w:rsidR="09DF4759" w:rsidRPr="7283F3E1">
          <w:rPr>
            <w:rFonts w:cs="Times New Roman"/>
          </w:rPr>
          <w:lastRenderedPageBreak/>
          <w:t>0.00)</w:t>
        </w:r>
        <w:r w:rsidR="612EB1D9" w:rsidRPr="7283F3E1">
          <w:rPr>
            <w:rFonts w:cs="Times New Roman"/>
          </w:rPr>
          <w:t>.</w:t>
        </w:r>
        <w:r w:rsidR="6DAD69E3" w:rsidRPr="7283F3E1">
          <w:rPr>
            <w:rFonts w:cs="Times New Roman"/>
          </w:rPr>
          <w:t xml:space="preserve"> Regardless of which four conditions</w:t>
        </w:r>
        <w:r w:rsidR="6DC5C456" w:rsidRPr="7283F3E1">
          <w:rPr>
            <w:rFonts w:cs="Times New Roman"/>
          </w:rPr>
          <w:t xml:space="preserve"> recover the effect,</w:t>
        </w:r>
        <w:r w:rsidR="1B236DA8" w:rsidRPr="7283F3E1">
          <w:rPr>
            <w:rFonts w:cs="Times New Roman"/>
          </w:rPr>
          <w:t xml:space="preserve"> results indicated that n = 1200</w:t>
        </w:r>
        <w:r w:rsidR="30479D3F" w:rsidRPr="7283F3E1">
          <w:rPr>
            <w:rFonts w:cs="Times New Roman"/>
          </w:rPr>
          <w:t xml:space="preserve"> </w:t>
        </w:r>
        <w:r w:rsidR="1B236DA8" w:rsidRPr="7283F3E1">
          <w:rPr>
            <w:rFonts w:cs="Times New Roman"/>
          </w:rPr>
          <w:t xml:space="preserve">participants would provide over 95% power to detect both (a) </w:t>
        </w:r>
        <w:r w:rsidR="1BB3E0AA" w:rsidRPr="7283F3E1">
          <w:rPr>
            <w:rFonts w:cs="Times New Roman"/>
          </w:rPr>
          <w:t>a</w:t>
        </w:r>
        <w:r w:rsidR="3FA2CC5B" w:rsidRPr="7283F3E1">
          <w:rPr>
            <w:rFonts w:cs="Times New Roman"/>
          </w:rPr>
          <w:t>ny</w:t>
        </w:r>
        <w:r w:rsidR="1B236DA8" w:rsidRPr="7283F3E1">
          <w:rPr>
            <w:rFonts w:cs="Times New Roman"/>
          </w:rPr>
          <w:t xml:space="preserve"> hypothesized two-way interaction, as well as (b) </w:t>
        </w:r>
        <w:r w:rsidR="3FA2CC5B" w:rsidRPr="7283F3E1">
          <w:rPr>
            <w:rFonts w:cs="Times New Roman"/>
          </w:rPr>
          <w:t>any</w:t>
        </w:r>
        <w:r w:rsidR="1B236DA8" w:rsidRPr="7283F3E1">
          <w:rPr>
            <w:rFonts w:cs="Times New Roman"/>
          </w:rPr>
          <w:t xml:space="preserve"> hypothesized simple effects.</w:t>
        </w:r>
        <w:r w:rsidR="3D679206" w:rsidRPr="7283F3E1">
          <w:rPr>
            <w:rFonts w:cs="Times New Roman"/>
          </w:rPr>
          <w:t xml:space="preserve"> This sample size also affords over 95% power to detect non-hypothesized patterns of results, such as a three-way interaction wherein the simple effect</w:t>
        </w:r>
        <w:r w:rsidR="706D1B71" w:rsidRPr="7283F3E1">
          <w:rPr>
            <w:rFonts w:cs="Times New Roman"/>
          </w:rPr>
          <w:t>s of Face Movement are positive in two conditions and null in six other conditions.</w:t>
        </w:r>
      </w:ins>
      <w:r w:rsidR="00BD7B8A" w:rsidRPr="7283F3E1">
        <w:rPr>
          <w:rFonts w:cs="Times New Roman"/>
        </w:rPr>
        <w:br w:type="page"/>
      </w:r>
      <w:bookmarkEnd w:id="165"/>
      <w:bookmarkEnd w:id="535"/>
    </w:p>
    <w:p w14:paraId="427B71AA" w14:textId="641842AF" w:rsidR="00F3346C" w:rsidRPr="00CF5EFD" w:rsidRDefault="03714C07" w:rsidP="7283F3E1">
      <w:pPr>
        <w:pStyle w:val="Heading1"/>
        <w:spacing w:before="0"/>
        <w:rPr>
          <w:b w:val="0"/>
          <w:color w:val="000000" w:themeColor="text1"/>
          <w:rPrChange w:id="567" w:author="Manuscript Authors" w:date="2025-11-03T14:55:00Z" w16du:dateUtc="2025-11-03T19:55:00Z">
            <w:rPr/>
          </w:rPrChange>
        </w:rPr>
        <w:pPrChange w:id="568" w:author="Manuscript Authors" w:date="2025-11-03T14:55:00Z" w16du:dateUtc="2025-11-03T19:55:00Z">
          <w:pPr>
            <w:pStyle w:val="Heading1"/>
          </w:pPr>
        </w:pPrChange>
      </w:pPr>
      <w:bookmarkStart w:id="569" w:name="references"/>
      <w:r w:rsidRPr="7283F3E1">
        <w:rPr>
          <w:color w:val="000000" w:themeColor="text1"/>
          <w:rPrChange w:id="570" w:author="Manuscript Authors" w:date="2025-11-03T14:55:00Z" w16du:dateUtc="2025-11-03T19:55:00Z">
            <w:rPr/>
          </w:rPrChange>
        </w:rPr>
        <w:lastRenderedPageBreak/>
        <w:t>References</w:t>
      </w:r>
    </w:p>
    <w:p w14:paraId="2BD18318" w14:textId="4FC82C7D" w:rsidR="00F3346C" w:rsidRPr="00CF5EFD" w:rsidRDefault="03714C07" w:rsidP="7283F3E1">
      <w:pPr>
        <w:spacing w:before="0"/>
        <w:ind w:left="680" w:hanging="680"/>
        <w:rPr>
          <w:rFonts w:ascii="Aptos" w:hAnsi="Aptos"/>
          <w:color w:val="000000" w:themeColor="text1"/>
          <w:rPrChange w:id="571" w:author="Manuscript Authors" w:date="2025-11-03T14:55:00Z" w16du:dateUtc="2025-11-03T19:55:00Z">
            <w:rPr/>
          </w:rPrChange>
        </w:rPr>
        <w:pPrChange w:id="572" w:author="Manuscript Authors" w:date="2025-11-03T14:55:00Z" w16du:dateUtc="2025-11-03T19:55:00Z">
          <w:pPr>
            <w:pStyle w:val="Bibliography"/>
          </w:pPr>
        </w:pPrChange>
      </w:pPr>
      <w:bookmarkStart w:id="573" w:name="refs"/>
      <w:r w:rsidRPr="7283F3E1">
        <w:rPr>
          <w:color w:val="000000" w:themeColor="text1"/>
          <w:rPrChange w:id="574" w:author="Manuscript Authors" w:date="2025-11-03T14:55:00Z" w16du:dateUtc="2025-11-03T19:55:00Z">
            <w:rPr/>
          </w:rPrChange>
        </w:rPr>
        <w:t xml:space="preserve">Anwyl-Irvine, A. L., Massonnié, J., Flitton, A., Kirkham, N., &amp; Evershed, J. K. (2020). Gorilla in our midst: An online behavioral experiment builder. </w:t>
      </w:r>
      <w:r w:rsidRPr="7283F3E1">
        <w:rPr>
          <w:i/>
          <w:color w:val="000000" w:themeColor="text1"/>
          <w:rPrChange w:id="575" w:author="Manuscript Authors" w:date="2025-11-03T14:55:00Z" w16du:dateUtc="2025-11-03T19:55:00Z">
            <w:rPr>
              <w:i/>
            </w:rPr>
          </w:rPrChange>
        </w:rPr>
        <w:t>Behavior Research Methods</w:t>
      </w:r>
      <w:r w:rsidRPr="7283F3E1">
        <w:rPr>
          <w:color w:val="000000" w:themeColor="text1"/>
          <w:rPrChange w:id="576" w:author="Manuscript Authors" w:date="2025-11-03T14:55:00Z" w16du:dateUtc="2025-11-03T19:55:00Z">
            <w:rPr/>
          </w:rPrChange>
        </w:rPr>
        <w:t xml:space="preserve">, </w:t>
      </w:r>
      <w:r w:rsidRPr="7283F3E1">
        <w:rPr>
          <w:i/>
          <w:color w:val="000000" w:themeColor="text1"/>
          <w:rPrChange w:id="577" w:author="Manuscript Authors" w:date="2025-11-03T14:55:00Z" w16du:dateUtc="2025-11-03T19:55:00Z">
            <w:rPr>
              <w:i/>
            </w:rPr>
          </w:rPrChange>
        </w:rPr>
        <w:t>52</w:t>
      </w:r>
      <w:r w:rsidRPr="7283F3E1">
        <w:rPr>
          <w:color w:val="000000" w:themeColor="text1"/>
          <w:rPrChange w:id="578" w:author="Manuscript Authors" w:date="2025-11-03T14:55:00Z" w16du:dateUtc="2025-11-03T19:55:00Z">
            <w:rPr/>
          </w:rPrChange>
        </w:rPr>
        <w:t>, 388–407.</w:t>
      </w:r>
      <w:ins w:id="579" w:author="Manuscript Authors" w:date="2025-11-03T14:55:00Z" w16du:dateUtc="2025-11-03T19:55:00Z">
        <w:r w:rsidRPr="7283F3E1">
          <w:rPr>
            <w:rFonts w:eastAsia="Times New Roman" w:cs="Times New Roman"/>
            <w:color w:val="000000" w:themeColor="text1"/>
          </w:rPr>
          <w:t xml:space="preserve"> </w:t>
        </w:r>
        <w:r>
          <w:fldChar w:fldCharType="begin"/>
        </w:r>
        <w:r>
          <w:instrText>HYPERLINK "https://doi.org/10.3758/s13428-019-01237-x" \h</w:instrText>
        </w:r>
        <w:r>
          <w:fldChar w:fldCharType="separate"/>
        </w:r>
        <w:r w:rsidRPr="7283F3E1">
          <w:rPr>
            <w:rStyle w:val="Hyperlink"/>
            <w:rFonts w:eastAsia="Times New Roman" w:cs="Times New Roman"/>
            <w:u w:val="single"/>
          </w:rPr>
          <w:t>https://doi.org/10.3758/s13428-019-01237-x</w:t>
        </w:r>
        <w:r>
          <w:fldChar w:fldCharType="end"/>
        </w:r>
      </w:ins>
    </w:p>
    <w:p w14:paraId="1EC6072F" w14:textId="215D7404" w:rsidR="00F3346C" w:rsidRPr="00CF5EFD" w:rsidRDefault="03714C07" w:rsidP="7283F3E1">
      <w:pPr>
        <w:ind w:left="720" w:hanging="720"/>
        <w:rPr>
          <w:ins w:id="580" w:author="Manuscript Authors" w:date="2025-11-03T14:55:00Z" w16du:dateUtc="2025-11-03T19:55:00Z"/>
          <w:rFonts w:ascii="Aptos" w:eastAsia="Aptos" w:hAnsi="Aptos" w:cs="Aptos"/>
          <w:color w:val="000000" w:themeColor="text1"/>
        </w:rPr>
      </w:pPr>
      <w:ins w:id="581" w:author="Manuscript Authors" w:date="2025-11-03T14:55:00Z" w16du:dateUtc="2025-11-03T19:55:00Z">
        <w:r w:rsidRPr="7283F3E1">
          <w:rPr>
            <w:rFonts w:eastAsia="Times New Roman" w:cs="Times New Roman"/>
            <w:color w:val="000000" w:themeColor="text1"/>
          </w:rPr>
          <w:t xml:space="preserve">Arend, M. G., &amp; Schäfer, T. (2019). Statistical power in two-level models: A tutorial based on Monte Carlo simulation. </w:t>
        </w:r>
        <w:r w:rsidRPr="7283F3E1">
          <w:rPr>
            <w:rFonts w:eastAsia="Times New Roman" w:cs="Times New Roman"/>
            <w:i/>
            <w:iCs/>
            <w:color w:val="000000" w:themeColor="text1"/>
          </w:rPr>
          <w:t xml:space="preserve">Psychological </w:t>
        </w:r>
        <w:r w:rsidR="0873C516" w:rsidRPr="7283F3E1">
          <w:rPr>
            <w:rFonts w:eastAsia="Times New Roman" w:cs="Times New Roman"/>
            <w:i/>
            <w:iCs/>
            <w:color w:val="000000" w:themeColor="text1"/>
          </w:rPr>
          <w:t>M</w:t>
        </w:r>
        <w:r w:rsidRPr="7283F3E1">
          <w:rPr>
            <w:rFonts w:eastAsia="Times New Roman" w:cs="Times New Roman"/>
            <w:i/>
            <w:iCs/>
            <w:color w:val="000000" w:themeColor="text1"/>
          </w:rPr>
          <w:t>ethods</w:t>
        </w:r>
        <w:r w:rsidRPr="7283F3E1">
          <w:rPr>
            <w:rFonts w:eastAsia="Times New Roman" w:cs="Times New Roman"/>
            <w:color w:val="000000" w:themeColor="text1"/>
          </w:rPr>
          <w:t xml:space="preserve">, </w:t>
        </w:r>
        <w:r w:rsidRPr="7283F3E1">
          <w:rPr>
            <w:rFonts w:eastAsia="Times New Roman" w:cs="Times New Roman"/>
            <w:i/>
            <w:iCs/>
            <w:color w:val="000000" w:themeColor="text1"/>
          </w:rPr>
          <w:t>24</w:t>
        </w:r>
        <w:r w:rsidRPr="7283F3E1">
          <w:rPr>
            <w:rFonts w:eastAsia="Times New Roman" w:cs="Times New Roman"/>
            <w:color w:val="000000" w:themeColor="text1"/>
          </w:rPr>
          <w:t xml:space="preserve">(1), 1-19. </w:t>
        </w:r>
        <w:r>
          <w:fldChar w:fldCharType="begin"/>
        </w:r>
        <w:r>
          <w:instrText>HYPERLINK "https://doi.org/10.1037/met0000195" \h</w:instrText>
        </w:r>
        <w:r>
          <w:fldChar w:fldCharType="separate"/>
        </w:r>
        <w:r w:rsidRPr="7283F3E1">
          <w:rPr>
            <w:rStyle w:val="Hyperlink"/>
            <w:rFonts w:eastAsia="Times New Roman" w:cs="Times New Roman"/>
            <w:u w:val="single"/>
          </w:rPr>
          <w:t>https://doi.org/10.1037/met0000195</w:t>
        </w:r>
        <w:r>
          <w:fldChar w:fldCharType="end"/>
        </w:r>
      </w:ins>
    </w:p>
    <w:p w14:paraId="180ACE1F" w14:textId="2404311C" w:rsidR="00F3346C" w:rsidRPr="00CF5EFD" w:rsidRDefault="03714C07" w:rsidP="7283F3E1">
      <w:pPr>
        <w:ind w:left="720" w:hanging="720"/>
        <w:rPr>
          <w:ins w:id="582" w:author="Manuscript Authors" w:date="2025-11-03T14:55:00Z" w16du:dateUtc="2025-11-03T19:55:00Z"/>
          <w:rFonts w:eastAsia="Times New Roman" w:cs="Times New Roman"/>
          <w:color w:val="000000" w:themeColor="text1"/>
        </w:rPr>
      </w:pPr>
      <w:ins w:id="583" w:author="Manuscript Authors" w:date="2025-11-03T14:55:00Z" w16du:dateUtc="2025-11-03T19:55:00Z">
        <w:r w:rsidRPr="7283F3E1">
          <w:rPr>
            <w:rFonts w:eastAsia="Times New Roman" w:cs="Times New Roman"/>
            <w:color w:val="000000" w:themeColor="text1"/>
          </w:rPr>
          <w:t xml:space="preserve">Baker, J., Van der Donck, S., Boets, B., &amp; Korb, S. (2025). Increasing perceived happiness in neutral faces by posing a smile: An electroencephalography (EEG) frequency-tagging study. </w:t>
        </w:r>
        <w:r w:rsidRPr="7283F3E1">
          <w:rPr>
            <w:rFonts w:eastAsia="Times New Roman" w:cs="Times New Roman"/>
            <w:i/>
            <w:iCs/>
            <w:color w:val="000000" w:themeColor="text1"/>
          </w:rPr>
          <w:t>Emotion</w:t>
        </w:r>
        <w:r w:rsidRPr="7283F3E1">
          <w:rPr>
            <w:rFonts w:eastAsia="Times New Roman" w:cs="Times New Roman"/>
            <w:color w:val="000000" w:themeColor="text1"/>
          </w:rPr>
          <w:t xml:space="preserve">. </w:t>
        </w:r>
        <w:r>
          <w:fldChar w:fldCharType="begin"/>
        </w:r>
        <w:r>
          <w:instrText>HYPERLINK "https://doi.org/10.1037/emo0001514" \h</w:instrText>
        </w:r>
        <w:r>
          <w:fldChar w:fldCharType="separate"/>
        </w:r>
        <w:r w:rsidRPr="7283F3E1">
          <w:rPr>
            <w:rStyle w:val="Hyperlink"/>
            <w:rFonts w:eastAsia="Times New Roman" w:cs="Times New Roman"/>
            <w:u w:val="single"/>
          </w:rPr>
          <w:t>https://doi.org/10.1037/emo0001514</w:t>
        </w:r>
        <w:r>
          <w:fldChar w:fldCharType="end"/>
        </w:r>
      </w:ins>
    </w:p>
    <w:p w14:paraId="163C83B7" w14:textId="531CB53E" w:rsidR="00F3346C" w:rsidRPr="00CF5EFD" w:rsidRDefault="03714C07" w:rsidP="7283F3E1">
      <w:pPr>
        <w:spacing w:before="0"/>
        <w:ind w:left="680" w:hanging="680"/>
        <w:rPr>
          <w:color w:val="000000" w:themeColor="text1"/>
          <w:rPrChange w:id="584" w:author="Manuscript Authors" w:date="2025-11-03T14:55:00Z" w16du:dateUtc="2025-11-03T19:55:00Z">
            <w:rPr/>
          </w:rPrChange>
        </w:rPr>
        <w:pPrChange w:id="585" w:author="Manuscript Authors" w:date="2025-11-03T14:55:00Z" w16du:dateUtc="2025-11-03T19:55:00Z">
          <w:pPr>
            <w:pStyle w:val="Bibliography"/>
          </w:pPr>
        </w:pPrChange>
      </w:pPr>
      <w:r w:rsidRPr="7283F3E1">
        <w:rPr>
          <w:color w:val="000000" w:themeColor="text1"/>
          <w:rPrChange w:id="586" w:author="Manuscript Authors" w:date="2025-11-03T14:55:00Z" w16du:dateUtc="2025-11-03T19:55:00Z">
            <w:rPr/>
          </w:rPrChange>
        </w:rPr>
        <w:t xml:space="preserve">Barrett, L. F. (2017). The theory of constructed emotion: An active inference account of interoception and categorization. </w:t>
      </w:r>
      <w:r w:rsidRPr="7283F3E1">
        <w:rPr>
          <w:i/>
          <w:color w:val="000000" w:themeColor="text1"/>
          <w:rPrChange w:id="587" w:author="Manuscript Authors" w:date="2025-11-03T14:55:00Z" w16du:dateUtc="2025-11-03T19:55:00Z">
            <w:rPr>
              <w:i/>
            </w:rPr>
          </w:rPrChange>
        </w:rPr>
        <w:t>Social Cognitive and Affective Neuroscience</w:t>
      </w:r>
      <w:r w:rsidRPr="7283F3E1">
        <w:rPr>
          <w:color w:val="000000" w:themeColor="text1"/>
          <w:rPrChange w:id="588" w:author="Manuscript Authors" w:date="2025-11-03T14:55:00Z" w16du:dateUtc="2025-11-03T19:55:00Z">
            <w:rPr/>
          </w:rPrChange>
        </w:rPr>
        <w:t xml:space="preserve">, </w:t>
      </w:r>
      <w:r w:rsidRPr="7283F3E1">
        <w:rPr>
          <w:i/>
          <w:color w:val="000000" w:themeColor="text1"/>
          <w:rPrChange w:id="589" w:author="Manuscript Authors" w:date="2025-11-03T14:55:00Z" w16du:dateUtc="2025-11-03T19:55:00Z">
            <w:rPr>
              <w:i/>
            </w:rPr>
          </w:rPrChange>
        </w:rPr>
        <w:t>12</w:t>
      </w:r>
      <w:r w:rsidRPr="7283F3E1">
        <w:rPr>
          <w:color w:val="000000" w:themeColor="text1"/>
          <w:rPrChange w:id="590" w:author="Manuscript Authors" w:date="2025-11-03T14:55:00Z" w16du:dateUtc="2025-11-03T19:55:00Z">
            <w:rPr/>
          </w:rPrChange>
        </w:rPr>
        <w:t>(1), 1–23.</w:t>
      </w:r>
      <w:ins w:id="591" w:author="Manuscript Authors" w:date="2025-11-03T14:55:00Z" w16du:dateUtc="2025-11-03T19:55:00Z">
        <w:r w:rsidRPr="7283F3E1">
          <w:rPr>
            <w:rFonts w:eastAsia="Times New Roman" w:cs="Times New Roman"/>
            <w:color w:val="000000" w:themeColor="text1"/>
          </w:rPr>
          <w:t xml:space="preserve"> </w:t>
        </w:r>
        <w:r>
          <w:fldChar w:fldCharType="begin"/>
        </w:r>
        <w:r>
          <w:instrText>HYPERLINK "https://doi.org/10.1093/scan/nsw154" \h</w:instrText>
        </w:r>
        <w:r>
          <w:fldChar w:fldCharType="separate"/>
        </w:r>
        <w:r w:rsidRPr="7283F3E1">
          <w:rPr>
            <w:rStyle w:val="Hyperlink"/>
            <w:rFonts w:eastAsia="Times New Roman" w:cs="Times New Roman"/>
            <w:u w:val="single"/>
          </w:rPr>
          <w:t>https://doi.org/10.1093/scan/nsw154</w:t>
        </w:r>
        <w:r>
          <w:fldChar w:fldCharType="end"/>
        </w:r>
      </w:ins>
    </w:p>
    <w:p w14:paraId="52B0182D" w14:textId="017DB6C4" w:rsidR="00F3346C" w:rsidRPr="00CF5EFD" w:rsidRDefault="03714C07" w:rsidP="7283F3E1">
      <w:pPr>
        <w:spacing w:before="0"/>
        <w:ind w:left="680" w:hanging="680"/>
        <w:rPr>
          <w:color w:val="000000" w:themeColor="text1"/>
          <w:rPrChange w:id="592" w:author="Manuscript Authors" w:date="2025-11-03T14:55:00Z" w16du:dateUtc="2025-11-03T19:55:00Z">
            <w:rPr/>
          </w:rPrChange>
        </w:rPr>
        <w:pPrChange w:id="593" w:author="Manuscript Authors" w:date="2025-11-03T14:55:00Z" w16du:dateUtc="2025-11-03T19:55:00Z">
          <w:pPr>
            <w:pStyle w:val="Bibliography"/>
          </w:pPr>
        </w:pPrChange>
      </w:pPr>
      <w:r w:rsidRPr="7283F3E1">
        <w:rPr>
          <w:color w:val="000000" w:themeColor="text1"/>
          <w:rPrChange w:id="594" w:author="Manuscript Authors" w:date="2025-11-03T14:55:00Z" w16du:dateUtc="2025-11-03T19:55:00Z">
            <w:rPr/>
          </w:rPrChange>
        </w:rPr>
        <w:t xml:space="preserve">Bates, D., Mächler, M., Bolker, B., &amp; Walker, S. (2015). Fitting linear mixed-effects models using lme4. </w:t>
      </w:r>
      <w:r w:rsidRPr="7283F3E1">
        <w:rPr>
          <w:i/>
          <w:color w:val="000000" w:themeColor="text1"/>
          <w:rPrChange w:id="595" w:author="Manuscript Authors" w:date="2025-11-03T14:55:00Z" w16du:dateUtc="2025-11-03T19:55:00Z">
            <w:rPr>
              <w:i/>
            </w:rPr>
          </w:rPrChange>
        </w:rPr>
        <w:t>Journal of Statistical Software</w:t>
      </w:r>
      <w:r w:rsidRPr="7283F3E1">
        <w:rPr>
          <w:color w:val="000000" w:themeColor="text1"/>
          <w:rPrChange w:id="596" w:author="Manuscript Authors" w:date="2025-11-03T14:55:00Z" w16du:dateUtc="2025-11-03T19:55:00Z">
            <w:rPr/>
          </w:rPrChange>
        </w:rPr>
        <w:t xml:space="preserve">, </w:t>
      </w:r>
      <w:r w:rsidRPr="7283F3E1">
        <w:rPr>
          <w:i/>
          <w:color w:val="000000" w:themeColor="text1"/>
          <w:rPrChange w:id="597" w:author="Manuscript Authors" w:date="2025-11-03T14:55:00Z" w16du:dateUtc="2025-11-03T19:55:00Z">
            <w:rPr>
              <w:i/>
            </w:rPr>
          </w:rPrChange>
        </w:rPr>
        <w:t>67</w:t>
      </w:r>
      <w:r w:rsidRPr="7283F3E1">
        <w:rPr>
          <w:color w:val="000000" w:themeColor="text1"/>
          <w:rPrChange w:id="598" w:author="Manuscript Authors" w:date="2025-11-03T14:55:00Z" w16du:dateUtc="2025-11-03T19:55:00Z">
            <w:rPr/>
          </w:rPrChange>
        </w:rPr>
        <w:t xml:space="preserve">(1), 1–48. </w:t>
      </w:r>
      <w:r>
        <w:fldChar w:fldCharType="begin"/>
      </w:r>
      <w:r>
        <w:instrText>HYPERLINK "https://doi.org/10.18637/jss.v067.i01" \h</w:instrText>
      </w:r>
      <w:r>
        <w:fldChar w:fldCharType="separate"/>
      </w:r>
      <w:r w:rsidRPr="7283F3E1">
        <w:rPr>
          <w:rStyle w:val="Hyperlink"/>
          <w:u w:val="single"/>
          <w:rPrChange w:id="599" w:author="Manuscript Authors" w:date="2025-11-03T14:55:00Z" w16du:dateUtc="2025-11-03T19:55:00Z">
            <w:rPr>
              <w:rStyle w:val="Hyperlink"/>
            </w:rPr>
          </w:rPrChange>
        </w:rPr>
        <w:t>https://doi.org/10.18637/jss.v067.i01</w:t>
      </w:r>
      <w:r>
        <w:fldChar w:fldCharType="end"/>
      </w:r>
    </w:p>
    <w:p w14:paraId="506246EC" w14:textId="0A8FD8B7" w:rsidR="00F3346C" w:rsidRPr="00CF5EFD" w:rsidRDefault="03714C07" w:rsidP="7283F3E1">
      <w:pPr>
        <w:ind w:left="720" w:hanging="720"/>
        <w:rPr>
          <w:ins w:id="600" w:author="Manuscript Authors" w:date="2025-11-03T14:55:00Z" w16du:dateUtc="2025-11-03T19:55:00Z"/>
          <w:rFonts w:eastAsia="Times New Roman" w:cs="Times New Roman"/>
          <w:color w:val="000000" w:themeColor="text1"/>
        </w:rPr>
      </w:pPr>
      <w:ins w:id="601" w:author="Manuscript Authors" w:date="2025-11-03T14:55:00Z" w16du:dateUtc="2025-11-03T19:55:00Z">
        <w:r w:rsidRPr="7283F3E1">
          <w:rPr>
            <w:rFonts w:eastAsia="Times New Roman" w:cs="Times New Roman"/>
            <w:color w:val="000000" w:themeColor="text1"/>
          </w:rPr>
          <w:t xml:space="preserve">Berkowitz, L. (1990). On the formation and regulation of anger and aggression: A cognitive-neoassociationistic analysis. </w:t>
        </w:r>
        <w:r w:rsidRPr="7283F3E1">
          <w:rPr>
            <w:rFonts w:eastAsia="Times New Roman" w:cs="Times New Roman"/>
            <w:i/>
            <w:iCs/>
            <w:color w:val="000000" w:themeColor="text1"/>
          </w:rPr>
          <w:t xml:space="preserve">American </w:t>
        </w:r>
        <w:r w:rsidR="07DA7FE1" w:rsidRPr="7283F3E1">
          <w:rPr>
            <w:rFonts w:eastAsia="Times New Roman" w:cs="Times New Roman"/>
            <w:i/>
            <w:iCs/>
            <w:color w:val="000000" w:themeColor="text1"/>
          </w:rPr>
          <w:t>P</w:t>
        </w:r>
        <w:r w:rsidRPr="7283F3E1">
          <w:rPr>
            <w:rFonts w:eastAsia="Times New Roman" w:cs="Times New Roman"/>
            <w:i/>
            <w:iCs/>
            <w:color w:val="000000" w:themeColor="text1"/>
          </w:rPr>
          <w:t>sychologist</w:t>
        </w:r>
        <w:r w:rsidRPr="7283F3E1">
          <w:rPr>
            <w:rFonts w:eastAsia="Times New Roman" w:cs="Times New Roman"/>
            <w:color w:val="000000" w:themeColor="text1"/>
          </w:rPr>
          <w:t xml:space="preserve">, </w:t>
        </w:r>
        <w:r w:rsidRPr="7283F3E1">
          <w:rPr>
            <w:rFonts w:eastAsia="Times New Roman" w:cs="Times New Roman"/>
            <w:i/>
            <w:iCs/>
            <w:color w:val="000000" w:themeColor="text1"/>
          </w:rPr>
          <w:t>45</w:t>
        </w:r>
        <w:r w:rsidRPr="7283F3E1">
          <w:rPr>
            <w:rFonts w:eastAsia="Times New Roman" w:cs="Times New Roman"/>
            <w:color w:val="000000" w:themeColor="text1"/>
          </w:rPr>
          <w:t xml:space="preserve">(4), 494. </w:t>
        </w:r>
        <w:r>
          <w:fldChar w:fldCharType="begin"/>
        </w:r>
        <w:r>
          <w:instrText>HYPERLINK "https://doi.org/10.1037/0003-066X.45.4.494" \h</w:instrText>
        </w:r>
        <w:r>
          <w:fldChar w:fldCharType="separate"/>
        </w:r>
        <w:r w:rsidRPr="7283F3E1">
          <w:rPr>
            <w:rStyle w:val="Hyperlink"/>
            <w:rFonts w:eastAsia="Times New Roman" w:cs="Times New Roman"/>
            <w:u w:val="single"/>
          </w:rPr>
          <w:t>https://doi.org/10.1037/0003-066X.45.4.494</w:t>
        </w:r>
        <w:r>
          <w:fldChar w:fldCharType="end"/>
        </w:r>
      </w:ins>
    </w:p>
    <w:p w14:paraId="4022072C" w14:textId="06582E58" w:rsidR="00F3346C" w:rsidRPr="00CF5EFD" w:rsidRDefault="03714C07" w:rsidP="7283F3E1">
      <w:pPr>
        <w:spacing w:before="0"/>
        <w:ind w:left="680" w:hanging="680"/>
        <w:rPr>
          <w:color w:val="000000" w:themeColor="text1"/>
          <w:rPrChange w:id="602" w:author="Manuscript Authors" w:date="2025-11-03T14:55:00Z" w16du:dateUtc="2025-11-03T19:55:00Z">
            <w:rPr/>
          </w:rPrChange>
        </w:rPr>
        <w:pPrChange w:id="603" w:author="Manuscript Authors" w:date="2025-11-03T14:55:00Z" w16du:dateUtc="2025-11-03T19:55:00Z">
          <w:pPr>
            <w:pStyle w:val="Bibliography"/>
          </w:pPr>
        </w:pPrChange>
      </w:pPr>
      <w:r w:rsidRPr="7283F3E1">
        <w:rPr>
          <w:color w:val="000000" w:themeColor="text1"/>
          <w:rPrChange w:id="604" w:author="Manuscript Authors" w:date="2025-11-03T14:55:00Z" w16du:dateUtc="2025-11-03T19:55:00Z">
            <w:rPr/>
          </w:rPrChange>
        </w:rPr>
        <w:t xml:space="preserve">Boemo, T., Nieto, I., Vazquez, C., &amp; Sanchez-Lopez, A. (2022). Relations between emotion regulation strategies and affect in daily life: A systematic review and meta-analysis of </w:t>
      </w:r>
      <w:r w:rsidRPr="7283F3E1">
        <w:rPr>
          <w:color w:val="000000" w:themeColor="text1"/>
          <w:rPrChange w:id="605" w:author="Manuscript Authors" w:date="2025-11-03T14:55:00Z" w16du:dateUtc="2025-11-03T19:55:00Z">
            <w:rPr/>
          </w:rPrChange>
        </w:rPr>
        <w:lastRenderedPageBreak/>
        <w:t xml:space="preserve">studies using ecological momentary assessments. </w:t>
      </w:r>
      <w:r w:rsidRPr="7283F3E1">
        <w:rPr>
          <w:i/>
          <w:color w:val="000000" w:themeColor="text1"/>
          <w:rPrChange w:id="606" w:author="Manuscript Authors" w:date="2025-11-03T14:55:00Z" w16du:dateUtc="2025-11-03T19:55:00Z">
            <w:rPr>
              <w:i/>
            </w:rPr>
          </w:rPrChange>
        </w:rPr>
        <w:t>Neuroscience &amp; Biobehavioral Reviews</w:t>
      </w:r>
      <w:r w:rsidRPr="7283F3E1">
        <w:rPr>
          <w:color w:val="000000" w:themeColor="text1"/>
          <w:rPrChange w:id="607" w:author="Manuscript Authors" w:date="2025-11-03T14:55:00Z" w16du:dateUtc="2025-11-03T19:55:00Z">
            <w:rPr/>
          </w:rPrChange>
        </w:rPr>
        <w:t xml:space="preserve">, </w:t>
      </w:r>
      <w:r w:rsidRPr="7283F3E1">
        <w:rPr>
          <w:i/>
          <w:color w:val="000000" w:themeColor="text1"/>
          <w:rPrChange w:id="608" w:author="Manuscript Authors" w:date="2025-11-03T14:55:00Z" w16du:dateUtc="2025-11-03T19:55:00Z">
            <w:rPr>
              <w:i/>
            </w:rPr>
          </w:rPrChange>
        </w:rPr>
        <w:t>139</w:t>
      </w:r>
      <w:r w:rsidRPr="7283F3E1">
        <w:rPr>
          <w:color w:val="000000" w:themeColor="text1"/>
          <w:rPrChange w:id="609" w:author="Manuscript Authors" w:date="2025-11-03T14:55:00Z" w16du:dateUtc="2025-11-03T19:55:00Z">
            <w:rPr/>
          </w:rPrChange>
        </w:rPr>
        <w:t>, 104747.</w:t>
      </w:r>
      <w:ins w:id="610" w:author="Manuscript Authors" w:date="2025-11-03T14:55:00Z" w16du:dateUtc="2025-11-03T19:55:00Z">
        <w:r w:rsidRPr="7283F3E1">
          <w:rPr>
            <w:rFonts w:eastAsia="Times New Roman" w:cs="Times New Roman"/>
            <w:color w:val="000000" w:themeColor="text1"/>
          </w:rPr>
          <w:t xml:space="preserve"> </w:t>
        </w:r>
        <w:r>
          <w:fldChar w:fldCharType="begin"/>
        </w:r>
        <w:r>
          <w:instrText>HYPERLINK "https://doi.org/10.1016/j.neubiorev.2022.104747" \h</w:instrText>
        </w:r>
        <w:r>
          <w:fldChar w:fldCharType="separate"/>
        </w:r>
        <w:r w:rsidRPr="7283F3E1">
          <w:rPr>
            <w:rStyle w:val="Hyperlink"/>
            <w:rFonts w:eastAsia="Times New Roman" w:cs="Times New Roman"/>
            <w:u w:val="single"/>
          </w:rPr>
          <w:t>https://doi.org/10.1016/j.neubiorev.2022.104747</w:t>
        </w:r>
        <w:r>
          <w:fldChar w:fldCharType="end"/>
        </w:r>
      </w:ins>
    </w:p>
    <w:p w14:paraId="211D9ADC" w14:textId="7753AC79" w:rsidR="00F3346C" w:rsidRPr="00CF5EFD" w:rsidRDefault="03714C07" w:rsidP="7283F3E1">
      <w:pPr>
        <w:spacing w:before="0"/>
        <w:ind w:left="680" w:hanging="680"/>
        <w:rPr>
          <w:color w:val="000000" w:themeColor="text1"/>
          <w:rPrChange w:id="611" w:author="Manuscript Authors" w:date="2025-11-03T14:55:00Z" w16du:dateUtc="2025-11-03T19:55:00Z">
            <w:rPr/>
          </w:rPrChange>
        </w:rPr>
        <w:pPrChange w:id="612" w:author="Manuscript Authors" w:date="2025-11-03T14:55:00Z" w16du:dateUtc="2025-11-03T19:55:00Z">
          <w:pPr>
            <w:pStyle w:val="Bibliography"/>
          </w:pPr>
        </w:pPrChange>
      </w:pPr>
      <w:r w:rsidRPr="7283F3E1">
        <w:rPr>
          <w:color w:val="000000" w:themeColor="text1"/>
          <w:rPrChange w:id="613" w:author="Manuscript Authors" w:date="2025-11-03T14:55:00Z" w16du:dateUtc="2025-11-03T19:55:00Z">
            <w:rPr/>
          </w:rPrChange>
        </w:rPr>
        <w:t xml:space="preserve">Cacioppo, J. T., Berntson, G. G., &amp; Klein, D. J. (1992). </w:t>
      </w:r>
      <w:r w:rsidRPr="7283F3E1">
        <w:rPr>
          <w:i/>
          <w:color w:val="000000" w:themeColor="text1"/>
          <w:rPrChange w:id="614" w:author="Manuscript Authors" w:date="2025-11-03T14:55:00Z" w16du:dateUtc="2025-11-03T19:55:00Z">
            <w:rPr>
              <w:i/>
            </w:rPr>
          </w:rPrChange>
        </w:rPr>
        <w:t xml:space="preserve">Emotion and </w:t>
      </w:r>
      <w:del w:id="615" w:author="Manuscript Authors" w:date="2025-11-03T14:55:00Z" w16du:dateUtc="2025-11-03T19:55:00Z">
        <w:r w:rsidR="006675DF">
          <w:rPr>
            <w:i/>
            <w:iCs/>
          </w:rPr>
          <w:delText>social behavior</w:delText>
        </w:r>
        <w:r w:rsidR="006675DF">
          <w:delText>.</w:delText>
        </w:r>
      </w:del>
      <w:ins w:id="616" w:author="Manuscript Authors" w:date="2025-11-03T14:55:00Z" w16du:dateUtc="2025-11-03T19:55:00Z">
        <w:r w:rsidR="638246EA" w:rsidRPr="7283F3E1">
          <w:rPr>
            <w:rFonts w:eastAsia="Times New Roman" w:cs="Times New Roman"/>
            <w:i/>
            <w:iCs/>
            <w:color w:val="000000" w:themeColor="text1"/>
          </w:rPr>
          <w:t>S</w:t>
        </w:r>
        <w:r w:rsidRPr="7283F3E1">
          <w:rPr>
            <w:rFonts w:eastAsia="Times New Roman" w:cs="Times New Roman"/>
            <w:i/>
            <w:iCs/>
            <w:color w:val="000000" w:themeColor="text1"/>
          </w:rPr>
          <w:t xml:space="preserve">ocial </w:t>
        </w:r>
        <w:r w:rsidR="3F53E56A" w:rsidRPr="7283F3E1">
          <w:rPr>
            <w:rFonts w:eastAsia="Times New Roman" w:cs="Times New Roman"/>
            <w:i/>
            <w:iCs/>
            <w:color w:val="000000" w:themeColor="text1"/>
          </w:rPr>
          <w:t>B</w:t>
        </w:r>
        <w:r w:rsidRPr="7283F3E1">
          <w:rPr>
            <w:rFonts w:eastAsia="Times New Roman" w:cs="Times New Roman"/>
            <w:i/>
            <w:iCs/>
            <w:color w:val="000000" w:themeColor="text1"/>
          </w:rPr>
          <w:t>ehavior</w:t>
        </w:r>
        <w:r w:rsidRPr="7283F3E1">
          <w:rPr>
            <w:rFonts w:eastAsia="Times New Roman" w:cs="Times New Roman"/>
            <w:color w:val="000000" w:themeColor="text1"/>
          </w:rPr>
          <w:t>.</w:t>
        </w:r>
      </w:ins>
      <w:r w:rsidRPr="7283F3E1">
        <w:rPr>
          <w:color w:val="000000" w:themeColor="text1"/>
          <w:rPrChange w:id="617" w:author="Manuscript Authors" w:date="2025-11-03T14:55:00Z" w16du:dateUtc="2025-11-03T19:55:00Z">
            <w:rPr/>
          </w:rPrChange>
        </w:rPr>
        <w:t xml:space="preserve"> Sage Publications, Inc.</w:t>
      </w:r>
    </w:p>
    <w:p w14:paraId="63FB2D47" w14:textId="2E596057" w:rsidR="00F3346C" w:rsidRPr="00CF5EFD" w:rsidRDefault="03714C07" w:rsidP="7283F3E1">
      <w:pPr>
        <w:ind w:left="720" w:hanging="720"/>
        <w:rPr>
          <w:ins w:id="618" w:author="Manuscript Authors" w:date="2025-11-03T14:55:00Z" w16du:dateUtc="2025-11-03T19:55:00Z"/>
          <w:rFonts w:eastAsia="Times New Roman" w:cs="Times New Roman"/>
          <w:color w:val="000000" w:themeColor="text1"/>
        </w:rPr>
      </w:pPr>
      <w:ins w:id="619" w:author="Manuscript Authors" w:date="2025-11-03T14:55:00Z" w16du:dateUtc="2025-11-03T19:55:00Z">
        <w:r w:rsidRPr="7283F3E1">
          <w:rPr>
            <w:rFonts w:eastAsia="Times New Roman" w:cs="Times New Roman"/>
            <w:color w:val="000000" w:themeColor="text1"/>
          </w:rPr>
          <w:t xml:space="preserve">Chandwani, R., &amp; Sharma, D. (2015). </w:t>
        </w:r>
        <w:r w:rsidRPr="7283F3E1">
          <w:rPr>
            <w:rFonts w:eastAsia="Times New Roman" w:cs="Times New Roman"/>
            <w:i/>
            <w:iCs/>
            <w:color w:val="000000" w:themeColor="text1"/>
          </w:rPr>
          <w:t>Managing emotions: Emotional labor or emotional enrichment</w:t>
        </w:r>
        <w:r w:rsidRPr="7283F3E1">
          <w:rPr>
            <w:rFonts w:eastAsia="Times New Roman" w:cs="Times New Roman"/>
            <w:color w:val="000000" w:themeColor="text1"/>
          </w:rPr>
          <w:t>. Indian Institute of Management.</w:t>
        </w:r>
      </w:ins>
    </w:p>
    <w:p w14:paraId="04C878A0" w14:textId="5EE7D45A" w:rsidR="00F3346C" w:rsidRPr="00CF5EFD" w:rsidRDefault="03714C07" w:rsidP="7283F3E1">
      <w:pPr>
        <w:ind w:left="720" w:hanging="720"/>
        <w:rPr>
          <w:ins w:id="620" w:author="Manuscript Authors" w:date="2025-11-03T14:55:00Z" w16du:dateUtc="2025-11-03T19:55:00Z"/>
          <w:rFonts w:eastAsia="Times New Roman" w:cs="Times New Roman"/>
          <w:color w:val="000000" w:themeColor="text1"/>
        </w:rPr>
      </w:pPr>
      <w:ins w:id="621" w:author="Manuscript Authors" w:date="2025-11-03T14:55:00Z" w16du:dateUtc="2025-11-03T19:55:00Z">
        <w:r w:rsidRPr="7283F3E1">
          <w:rPr>
            <w:rFonts w:eastAsia="Times New Roman" w:cs="Times New Roman"/>
            <w:color w:val="000000" w:themeColor="text1"/>
          </w:rPr>
          <w:t xml:space="preserve">Cherry, C. B. (2014). </w:t>
        </w:r>
        <w:r w:rsidRPr="7283F3E1">
          <w:rPr>
            <w:rFonts w:eastAsia="Times New Roman" w:cs="Times New Roman"/>
            <w:i/>
            <w:iCs/>
            <w:color w:val="000000" w:themeColor="text1"/>
          </w:rPr>
          <w:t xml:space="preserve">Loving Mr. Daniels. </w:t>
        </w:r>
        <w:r w:rsidRPr="7283F3E1">
          <w:rPr>
            <w:rFonts w:eastAsia="Times New Roman" w:cs="Times New Roman"/>
            <w:color w:val="000000" w:themeColor="text1"/>
          </w:rPr>
          <w:t>CreateSpace Independent Publishing Platform.</w:t>
        </w:r>
      </w:ins>
    </w:p>
    <w:p w14:paraId="66673B2E" w14:textId="600CA427" w:rsidR="00F3346C" w:rsidRPr="00CF5EFD" w:rsidRDefault="03714C07" w:rsidP="7283F3E1">
      <w:pPr>
        <w:spacing w:before="0"/>
        <w:ind w:left="680" w:hanging="680"/>
        <w:rPr>
          <w:rFonts w:ascii="Aptos" w:hAnsi="Aptos"/>
          <w:color w:val="000000" w:themeColor="text1"/>
          <w:rPrChange w:id="622" w:author="Manuscript Authors" w:date="2025-11-03T14:55:00Z" w16du:dateUtc="2025-11-03T19:55:00Z">
            <w:rPr/>
          </w:rPrChange>
        </w:rPr>
        <w:pPrChange w:id="623" w:author="Manuscript Authors" w:date="2025-11-03T14:55:00Z" w16du:dateUtc="2025-11-03T19:55:00Z">
          <w:pPr>
            <w:pStyle w:val="Bibliography"/>
          </w:pPr>
        </w:pPrChange>
      </w:pPr>
      <w:r w:rsidRPr="7283F3E1">
        <w:rPr>
          <w:color w:val="000000" w:themeColor="text1"/>
          <w:rPrChange w:id="624" w:author="Manuscript Authors" w:date="2025-11-03T14:55:00Z" w16du:dateUtc="2025-11-03T19:55:00Z">
            <w:rPr/>
          </w:rPrChange>
        </w:rPr>
        <w:t xml:space="preserve">Chervonsky, E., &amp; Hunt, C. (2017). Suppression and expression of emotion in social and interpersonal outcomes: A meta-analysis. </w:t>
      </w:r>
      <w:r w:rsidRPr="7283F3E1">
        <w:rPr>
          <w:i/>
          <w:color w:val="000000" w:themeColor="text1"/>
          <w:rPrChange w:id="625" w:author="Manuscript Authors" w:date="2025-11-03T14:55:00Z" w16du:dateUtc="2025-11-03T19:55:00Z">
            <w:rPr>
              <w:i/>
            </w:rPr>
          </w:rPrChange>
        </w:rPr>
        <w:t>Emotion</w:t>
      </w:r>
      <w:r w:rsidRPr="7283F3E1">
        <w:rPr>
          <w:color w:val="000000" w:themeColor="text1"/>
          <w:rPrChange w:id="626" w:author="Manuscript Authors" w:date="2025-11-03T14:55:00Z" w16du:dateUtc="2025-11-03T19:55:00Z">
            <w:rPr/>
          </w:rPrChange>
        </w:rPr>
        <w:t xml:space="preserve">, </w:t>
      </w:r>
      <w:r w:rsidRPr="7283F3E1">
        <w:rPr>
          <w:i/>
          <w:color w:val="000000" w:themeColor="text1"/>
          <w:rPrChange w:id="627" w:author="Manuscript Authors" w:date="2025-11-03T14:55:00Z" w16du:dateUtc="2025-11-03T19:55:00Z">
            <w:rPr>
              <w:i/>
            </w:rPr>
          </w:rPrChange>
        </w:rPr>
        <w:t>17</w:t>
      </w:r>
      <w:r w:rsidRPr="7283F3E1">
        <w:rPr>
          <w:color w:val="000000" w:themeColor="text1"/>
          <w:rPrChange w:id="628" w:author="Manuscript Authors" w:date="2025-11-03T14:55:00Z" w16du:dateUtc="2025-11-03T19:55:00Z">
            <w:rPr/>
          </w:rPrChange>
        </w:rPr>
        <w:t>(4), 669</w:t>
      </w:r>
      <w:del w:id="629" w:author="Manuscript Authors" w:date="2025-11-03T14:55:00Z" w16du:dateUtc="2025-11-03T19:55:00Z">
        <w:r w:rsidR="006675DF">
          <w:delText>.</w:delText>
        </w:r>
      </w:del>
      <w:ins w:id="630" w:author="Manuscript Authors" w:date="2025-11-03T14:55:00Z" w16du:dateUtc="2025-11-03T19:55:00Z">
        <w:r w:rsidRPr="7283F3E1">
          <w:rPr>
            <w:rFonts w:eastAsia="Times New Roman" w:cs="Times New Roman"/>
            <w:color w:val="000000" w:themeColor="text1"/>
          </w:rPr>
          <w:t xml:space="preserve">-683 </w:t>
        </w:r>
        <w:r>
          <w:fldChar w:fldCharType="begin"/>
        </w:r>
        <w:r>
          <w:instrText>HYPERLINK "https://doi.org/10.1037/emo0000270" \h</w:instrText>
        </w:r>
        <w:r>
          <w:fldChar w:fldCharType="separate"/>
        </w:r>
        <w:r w:rsidRPr="7283F3E1">
          <w:rPr>
            <w:rStyle w:val="Hyperlink"/>
            <w:rFonts w:eastAsia="Times New Roman" w:cs="Times New Roman"/>
            <w:u w:val="single"/>
          </w:rPr>
          <w:t>https://doi.org/10.1037/emo0000270</w:t>
        </w:r>
        <w:r>
          <w:fldChar w:fldCharType="end"/>
        </w:r>
      </w:ins>
    </w:p>
    <w:p w14:paraId="138592DF" w14:textId="3F899554" w:rsidR="00F3346C" w:rsidRPr="00CF5EFD" w:rsidRDefault="03714C07" w:rsidP="7283F3E1">
      <w:pPr>
        <w:spacing w:before="0"/>
        <w:ind w:left="680" w:hanging="680"/>
        <w:rPr>
          <w:ins w:id="631" w:author="Manuscript Authors" w:date="2025-11-03T14:55:00Z" w16du:dateUtc="2025-11-03T19:55:00Z"/>
          <w:rFonts w:ascii="Aptos" w:eastAsia="Aptos" w:hAnsi="Aptos" w:cs="Aptos"/>
          <w:color w:val="000000" w:themeColor="text1"/>
        </w:rPr>
      </w:pPr>
      <w:ins w:id="632" w:author="Manuscript Authors" w:date="2025-11-03T14:55:00Z" w16du:dateUtc="2025-11-03T19:55:00Z">
        <w:r w:rsidRPr="7283F3E1">
          <w:rPr>
            <w:rFonts w:eastAsia="Times New Roman" w:cs="Times New Roman"/>
            <w:color w:val="000000" w:themeColor="text1"/>
          </w:rPr>
          <w:t xml:space="preserve">Choi, Y. G., &amp; Kim, K. S. (2015). A literature review of emotional labor and emotional labor strategies. </w:t>
        </w:r>
        <w:r w:rsidRPr="7283F3E1">
          <w:rPr>
            <w:rFonts w:eastAsia="Times New Roman" w:cs="Times New Roman"/>
            <w:i/>
            <w:iCs/>
            <w:color w:val="000000" w:themeColor="text1"/>
          </w:rPr>
          <w:t>Universal Journal of Management</w:t>
        </w:r>
        <w:r w:rsidRPr="7283F3E1">
          <w:rPr>
            <w:rFonts w:eastAsia="Times New Roman" w:cs="Times New Roman"/>
            <w:color w:val="000000" w:themeColor="text1"/>
          </w:rPr>
          <w:t xml:space="preserve">, </w:t>
        </w:r>
        <w:r w:rsidRPr="7283F3E1">
          <w:rPr>
            <w:rFonts w:eastAsia="Times New Roman" w:cs="Times New Roman"/>
            <w:i/>
            <w:iCs/>
            <w:color w:val="000000" w:themeColor="text1"/>
          </w:rPr>
          <w:t>3</w:t>
        </w:r>
        <w:r w:rsidRPr="7283F3E1">
          <w:rPr>
            <w:rFonts w:eastAsia="Times New Roman" w:cs="Times New Roman"/>
            <w:color w:val="000000" w:themeColor="text1"/>
          </w:rPr>
          <w:t xml:space="preserve">(7), 283-290. </w:t>
        </w:r>
        <w:r>
          <w:fldChar w:fldCharType="begin"/>
        </w:r>
        <w:r>
          <w:instrText>HYPERLINK "https://10.0.51.133/ujm.2015.030704" \h</w:instrText>
        </w:r>
        <w:r>
          <w:fldChar w:fldCharType="separate"/>
        </w:r>
        <w:r w:rsidRPr="7283F3E1">
          <w:rPr>
            <w:rStyle w:val="Hyperlink"/>
            <w:rFonts w:eastAsia="Times New Roman" w:cs="Times New Roman"/>
            <w:u w:val="single"/>
          </w:rPr>
          <w:t>10.13189/ujm.2015.030704</w:t>
        </w:r>
        <w:r>
          <w:fldChar w:fldCharType="end"/>
        </w:r>
      </w:ins>
    </w:p>
    <w:p w14:paraId="352F800E" w14:textId="55C19716" w:rsidR="00F3346C" w:rsidRPr="00CF5EFD" w:rsidRDefault="03714C07" w:rsidP="7283F3E1">
      <w:pPr>
        <w:ind w:left="720" w:hanging="720"/>
        <w:rPr>
          <w:ins w:id="633" w:author="Manuscript Authors" w:date="2025-11-03T14:55:00Z" w16du:dateUtc="2025-11-03T19:55:00Z"/>
          <w:rFonts w:eastAsia="Times New Roman" w:cs="Times New Roman"/>
          <w:color w:val="000000" w:themeColor="text1"/>
        </w:rPr>
      </w:pPr>
      <w:ins w:id="634" w:author="Manuscript Authors" w:date="2025-11-03T14:55:00Z" w16du:dateUtc="2025-11-03T19:55:00Z">
        <w:r w:rsidRPr="7283F3E1">
          <w:rPr>
            <w:rFonts w:eastAsia="Times New Roman" w:cs="Times New Roman"/>
            <w:color w:val="000000" w:themeColor="text1"/>
          </w:rPr>
          <w:t xml:space="preserve">Coan, J. A., Allen, J. </w:t>
        </w:r>
      </w:ins>
      <w:moveToRangeStart w:id="635" w:author="Manuscript Authors" w:date="2025-11-03T14:55:00Z" w:name="move213074133"/>
      <w:moveTo w:id="636" w:author="Manuscript Authors" w:date="2025-11-03T14:55:00Z" w16du:dateUtc="2025-11-03T19:55:00Z">
        <w:r w:rsidRPr="7283F3E1">
          <w:rPr>
            <w:color w:val="000000" w:themeColor="text1"/>
            <w:rPrChange w:id="637" w:author="Manuscript Authors" w:date="2025-11-03T14:55:00Z" w16du:dateUtc="2025-11-03T19:55:00Z">
              <w:rPr/>
            </w:rPrChange>
          </w:rPr>
          <w:t xml:space="preserve">J., </w:t>
        </w:r>
      </w:moveTo>
      <w:moveToRangeEnd w:id="635"/>
      <w:ins w:id="638" w:author="Manuscript Authors" w:date="2025-11-03T14:55:00Z" w16du:dateUtc="2025-11-03T19:55:00Z">
        <w:r w:rsidRPr="7283F3E1">
          <w:rPr>
            <w:rFonts w:eastAsia="Times New Roman" w:cs="Times New Roman"/>
            <w:color w:val="000000" w:themeColor="text1"/>
          </w:rPr>
          <w:t xml:space="preserve">&amp; Harmon-Jones, E. (2001). Voluntary facial expression and hemispheric asymmetry over the frontal cortex. </w:t>
        </w:r>
        <w:r w:rsidRPr="7283F3E1">
          <w:rPr>
            <w:rFonts w:eastAsia="Times New Roman" w:cs="Times New Roman"/>
            <w:i/>
            <w:iCs/>
            <w:color w:val="000000" w:themeColor="text1"/>
          </w:rPr>
          <w:t>Psychophysiology</w:t>
        </w:r>
        <w:r w:rsidRPr="7283F3E1">
          <w:rPr>
            <w:rFonts w:eastAsia="Times New Roman" w:cs="Times New Roman"/>
            <w:color w:val="000000" w:themeColor="text1"/>
          </w:rPr>
          <w:t xml:space="preserve">, </w:t>
        </w:r>
        <w:r w:rsidRPr="7283F3E1">
          <w:rPr>
            <w:rFonts w:eastAsia="Times New Roman" w:cs="Times New Roman"/>
            <w:i/>
            <w:iCs/>
            <w:color w:val="000000" w:themeColor="text1"/>
          </w:rPr>
          <w:t>38</w:t>
        </w:r>
        <w:r w:rsidRPr="7283F3E1">
          <w:rPr>
            <w:rFonts w:eastAsia="Times New Roman" w:cs="Times New Roman"/>
            <w:color w:val="000000" w:themeColor="text1"/>
          </w:rPr>
          <w:t xml:space="preserve">(6), 912-925. </w:t>
        </w:r>
        <w:r>
          <w:fldChar w:fldCharType="begin"/>
        </w:r>
        <w:r>
          <w:instrText>HYPERLINK "https://doi.org/10.1111/1469-8986.3860912" \h</w:instrText>
        </w:r>
        <w:r>
          <w:fldChar w:fldCharType="separate"/>
        </w:r>
        <w:r w:rsidRPr="7283F3E1">
          <w:rPr>
            <w:rStyle w:val="Hyperlink"/>
            <w:rFonts w:eastAsia="Times New Roman" w:cs="Times New Roman"/>
            <w:u w:val="single"/>
          </w:rPr>
          <w:t>https://doi.org/10.1111/1469-8986.3860912</w:t>
        </w:r>
        <w:r>
          <w:fldChar w:fldCharType="end"/>
        </w:r>
      </w:ins>
    </w:p>
    <w:p w14:paraId="51D7069A" w14:textId="7AE359CC" w:rsidR="00F3346C" w:rsidRPr="00CF5EFD" w:rsidRDefault="03714C07" w:rsidP="7283F3E1">
      <w:pPr>
        <w:ind w:left="720" w:hanging="720"/>
        <w:rPr>
          <w:ins w:id="639" w:author="Manuscript Authors" w:date="2025-11-03T14:55:00Z" w16du:dateUtc="2025-11-03T19:55:00Z"/>
          <w:rFonts w:eastAsia="Times New Roman" w:cs="Times New Roman"/>
          <w:color w:val="000000" w:themeColor="text1"/>
        </w:rPr>
      </w:pPr>
      <w:ins w:id="640" w:author="Manuscript Authors" w:date="2025-11-03T14:55:00Z" w16du:dateUtc="2025-11-03T19:55:00Z">
        <w:r w:rsidRPr="7283F3E1">
          <w:rPr>
            <w:rFonts w:eastAsia="Times New Roman" w:cs="Times New Roman"/>
            <w:color w:val="000000" w:themeColor="text1"/>
          </w:rPr>
          <w:t xml:space="preserve">Cole, N. K. (1954). </w:t>
        </w:r>
        <w:r w:rsidRPr="7283F3E1">
          <w:rPr>
            <w:rFonts w:eastAsia="Times New Roman" w:cs="Times New Roman"/>
            <w:i/>
            <w:iCs/>
            <w:color w:val="000000" w:themeColor="text1"/>
          </w:rPr>
          <w:t>Smile</w:t>
        </w:r>
        <w:r w:rsidRPr="7283F3E1">
          <w:rPr>
            <w:rFonts w:eastAsia="Times New Roman" w:cs="Times New Roman"/>
            <w:color w:val="000000" w:themeColor="text1"/>
          </w:rPr>
          <w:t xml:space="preserve"> [Song]. On </w:t>
        </w:r>
        <w:r w:rsidRPr="7283F3E1">
          <w:rPr>
            <w:rFonts w:eastAsia="Times New Roman" w:cs="Times New Roman"/>
            <w:i/>
            <w:iCs/>
            <w:color w:val="000000" w:themeColor="text1"/>
          </w:rPr>
          <w:t>Ballads of the Day</w:t>
        </w:r>
        <w:r w:rsidRPr="7283F3E1">
          <w:rPr>
            <w:rFonts w:eastAsia="Times New Roman" w:cs="Times New Roman"/>
            <w:color w:val="000000" w:themeColor="text1"/>
          </w:rPr>
          <w:t xml:space="preserve">. Capitol Records. </w:t>
        </w:r>
      </w:ins>
    </w:p>
    <w:p w14:paraId="109EDF48" w14:textId="6002524B" w:rsidR="00F3346C" w:rsidRPr="00CF5EFD" w:rsidRDefault="03714C07" w:rsidP="7283F3E1">
      <w:pPr>
        <w:spacing w:before="0"/>
        <w:ind w:left="680" w:hanging="680"/>
        <w:rPr>
          <w:color w:val="000000" w:themeColor="text1"/>
          <w:rPrChange w:id="641" w:author="Manuscript Authors" w:date="2025-11-03T14:55:00Z" w16du:dateUtc="2025-11-03T19:55:00Z">
            <w:rPr/>
          </w:rPrChange>
        </w:rPr>
        <w:pPrChange w:id="642" w:author="Manuscript Authors" w:date="2025-11-03T14:55:00Z" w16du:dateUtc="2025-11-03T19:55:00Z">
          <w:pPr>
            <w:pStyle w:val="Bibliography"/>
          </w:pPr>
        </w:pPrChange>
      </w:pPr>
      <w:r w:rsidRPr="7283F3E1">
        <w:rPr>
          <w:color w:val="000000" w:themeColor="text1"/>
          <w:rPrChange w:id="643" w:author="Manuscript Authors" w:date="2025-11-03T14:55:00Z" w16du:dateUtc="2025-11-03T19:55:00Z">
            <w:rPr/>
          </w:rPrChange>
        </w:rPr>
        <w:t xml:space="preserve">Coles, N. A. (2020). </w:t>
      </w:r>
      <w:r w:rsidRPr="7283F3E1">
        <w:rPr>
          <w:i/>
          <w:color w:val="000000" w:themeColor="text1"/>
          <w:rPrChange w:id="644" w:author="Manuscript Authors" w:date="2025-11-03T14:55:00Z" w16du:dateUtc="2025-11-03T19:55:00Z">
            <w:rPr>
              <w:i/>
            </w:rPr>
          </w:rPrChange>
        </w:rPr>
        <w:t>Face and feeling: An examination of the role of facial feedback in emotion</w:t>
      </w:r>
      <w:del w:id="645" w:author="Manuscript Authors" w:date="2025-11-03T14:55:00Z" w16du:dateUtc="2025-11-03T19:55:00Z">
        <w:r w:rsidR="006675DF">
          <w:delText>.</w:delText>
        </w:r>
      </w:del>
      <w:ins w:id="646" w:author="Manuscript Authors" w:date="2025-11-03T14:55:00Z" w16du:dateUtc="2025-11-03T19:55:00Z">
        <w:r w:rsidRPr="7283F3E1">
          <w:rPr>
            <w:rFonts w:eastAsia="Times New Roman" w:cs="Times New Roman"/>
            <w:color w:val="000000" w:themeColor="text1"/>
          </w:rPr>
          <w:t xml:space="preserve"> (Doctoral dissertation, University of Tennessee). University of Tennessee, Knoxville. </w:t>
        </w:r>
        <w:r>
          <w:fldChar w:fldCharType="begin"/>
        </w:r>
        <w:r>
          <w:instrText>HYPERLINK "https://trace.tennessee.edu/utk_graddiss/5874?utm_source=chatgpt.com" \h</w:instrText>
        </w:r>
        <w:r>
          <w:fldChar w:fldCharType="separate"/>
        </w:r>
        <w:r w:rsidRPr="7283F3E1">
          <w:rPr>
            <w:rStyle w:val="Hyperlink"/>
            <w:rFonts w:eastAsia="Times New Roman" w:cs="Times New Roman"/>
            <w:u w:val="single"/>
          </w:rPr>
          <w:t>https://trace.tennessee.edu/utk_graddiss/5874</w:t>
        </w:r>
        <w:r>
          <w:fldChar w:fldCharType="end"/>
        </w:r>
      </w:ins>
    </w:p>
    <w:p w14:paraId="331624AA" w14:textId="262A4124" w:rsidR="00F3346C" w:rsidRPr="00CF5EFD" w:rsidRDefault="03714C07" w:rsidP="7283F3E1">
      <w:pPr>
        <w:spacing w:before="0"/>
        <w:ind w:left="680" w:hanging="680"/>
        <w:rPr>
          <w:color w:val="000000" w:themeColor="text1"/>
          <w:rPrChange w:id="647" w:author="Manuscript Authors" w:date="2025-11-03T14:55:00Z" w16du:dateUtc="2025-11-03T19:55:00Z">
            <w:rPr/>
          </w:rPrChange>
        </w:rPr>
        <w:pPrChange w:id="648" w:author="Manuscript Authors" w:date="2025-11-03T14:55:00Z" w16du:dateUtc="2025-11-03T19:55:00Z">
          <w:pPr>
            <w:pStyle w:val="Bibliography"/>
          </w:pPr>
        </w:pPrChange>
      </w:pPr>
      <w:r w:rsidRPr="7283F3E1">
        <w:rPr>
          <w:color w:val="000000" w:themeColor="text1"/>
          <w:rPrChange w:id="649" w:author="Manuscript Authors" w:date="2025-11-03T14:55:00Z" w16du:dateUtc="2025-11-03T19:55:00Z">
            <w:rPr/>
          </w:rPrChange>
        </w:rPr>
        <w:lastRenderedPageBreak/>
        <w:t xml:space="preserve">Coles, N. A., &amp; Frank, M. C. (2023). A quantitative review of demand characteristics and their underlying mechanisms. </w:t>
      </w:r>
      <w:r w:rsidRPr="7283F3E1">
        <w:rPr>
          <w:i/>
          <w:color w:val="000000" w:themeColor="text1"/>
          <w:rPrChange w:id="650" w:author="Manuscript Authors" w:date="2025-11-03T14:55:00Z" w16du:dateUtc="2025-11-03T19:55:00Z">
            <w:rPr>
              <w:i/>
            </w:rPr>
          </w:rPrChange>
        </w:rPr>
        <w:t>PsyArXiv</w:t>
      </w:r>
      <w:r w:rsidRPr="7283F3E1">
        <w:rPr>
          <w:color w:val="000000" w:themeColor="text1"/>
          <w:rPrChange w:id="651" w:author="Manuscript Authors" w:date="2025-11-03T14:55:00Z" w16du:dateUtc="2025-11-03T19:55:00Z">
            <w:rPr/>
          </w:rPrChange>
        </w:rPr>
        <w:t>.</w:t>
      </w:r>
      <w:ins w:id="652" w:author="Manuscript Authors" w:date="2025-11-03T14:55:00Z" w16du:dateUtc="2025-11-03T19:55:00Z">
        <w:r w:rsidR="42E3837A" w:rsidRPr="7283F3E1">
          <w:rPr>
            <w:rFonts w:eastAsia="Times New Roman" w:cs="Times New Roman"/>
            <w:color w:val="000000" w:themeColor="text1"/>
          </w:rPr>
          <w:t xml:space="preserve"> </w:t>
        </w:r>
        <w:r w:rsidR="42E3837A">
          <w:fldChar w:fldCharType="begin"/>
        </w:r>
        <w:r w:rsidR="42E3837A">
          <w:instrText>HYPERLINK "https://osf.io/preprints/psyarxiv/uw85a_v2" \h</w:instrText>
        </w:r>
        <w:r w:rsidR="42E3837A">
          <w:fldChar w:fldCharType="separate"/>
        </w:r>
        <w:r w:rsidR="42E3837A" w:rsidRPr="7283F3E1">
          <w:rPr>
            <w:rStyle w:val="Hyperlink"/>
            <w:rFonts w:eastAsia="Times New Roman" w:cs="Times New Roman"/>
            <w:u w:val="single"/>
          </w:rPr>
          <w:t>https://osf.io/preprints/psyarxiv/uw85a_v2</w:t>
        </w:r>
        <w:r w:rsidR="42E3837A">
          <w:fldChar w:fldCharType="end"/>
        </w:r>
      </w:ins>
    </w:p>
    <w:p w14:paraId="16183463" w14:textId="583B5D66" w:rsidR="00F3346C" w:rsidRPr="00CF5EFD" w:rsidRDefault="03714C07" w:rsidP="7283F3E1">
      <w:pPr>
        <w:spacing w:before="0"/>
        <w:ind w:left="680" w:hanging="680"/>
        <w:rPr>
          <w:color w:val="000000" w:themeColor="text1"/>
          <w:rPrChange w:id="653" w:author="Manuscript Authors" w:date="2025-11-03T14:55:00Z" w16du:dateUtc="2025-11-03T19:55:00Z">
            <w:rPr/>
          </w:rPrChange>
        </w:rPr>
        <w:pPrChange w:id="654" w:author="Manuscript Authors" w:date="2025-11-03T14:55:00Z" w16du:dateUtc="2025-11-03T19:55:00Z">
          <w:pPr>
            <w:pStyle w:val="Bibliography"/>
          </w:pPr>
        </w:pPrChange>
      </w:pPr>
      <w:r w:rsidRPr="7283F3E1">
        <w:rPr>
          <w:color w:val="000000" w:themeColor="text1"/>
          <w:rPrChange w:id="655" w:author="Manuscript Authors" w:date="2025-11-03T14:55:00Z" w16du:dateUtc="2025-11-03T19:55:00Z">
            <w:rPr/>
          </w:rPrChange>
        </w:rPr>
        <w:t xml:space="preserve">Coles, N. A., Gaertner, L., Frohlich, B., Larsen, J. T., &amp; Basnight-Brown, D. M. (2023). Fact or artifact? Demand characteristics and participants’ beliefs can moderate, but do not fully account for, the effects of facial feedback on emotional experience. </w:t>
      </w:r>
      <w:r w:rsidRPr="7283F3E1">
        <w:rPr>
          <w:i/>
          <w:color w:val="000000" w:themeColor="text1"/>
          <w:rPrChange w:id="656" w:author="Manuscript Authors" w:date="2025-11-03T14:55:00Z" w16du:dateUtc="2025-11-03T19:55:00Z">
            <w:rPr>
              <w:i/>
            </w:rPr>
          </w:rPrChange>
        </w:rPr>
        <w:t>Journal of Personality and Social Psychology</w:t>
      </w:r>
      <w:r w:rsidRPr="7283F3E1">
        <w:rPr>
          <w:color w:val="000000" w:themeColor="text1"/>
          <w:rPrChange w:id="657" w:author="Manuscript Authors" w:date="2025-11-03T14:55:00Z" w16du:dateUtc="2025-11-03T19:55:00Z">
            <w:rPr/>
          </w:rPrChange>
        </w:rPr>
        <w:t xml:space="preserve">, </w:t>
      </w:r>
      <w:r w:rsidRPr="7283F3E1">
        <w:rPr>
          <w:i/>
          <w:color w:val="000000" w:themeColor="text1"/>
          <w:rPrChange w:id="658" w:author="Manuscript Authors" w:date="2025-11-03T14:55:00Z" w16du:dateUtc="2025-11-03T19:55:00Z">
            <w:rPr>
              <w:i/>
            </w:rPr>
          </w:rPrChange>
        </w:rPr>
        <w:t>124</w:t>
      </w:r>
      <w:r w:rsidRPr="7283F3E1">
        <w:rPr>
          <w:color w:val="000000" w:themeColor="text1"/>
          <w:rPrChange w:id="659" w:author="Manuscript Authors" w:date="2025-11-03T14:55:00Z" w16du:dateUtc="2025-11-03T19:55:00Z">
            <w:rPr/>
          </w:rPrChange>
        </w:rPr>
        <w:t>(2), 287.</w:t>
      </w:r>
      <w:ins w:id="660" w:author="Manuscript Authors" w:date="2025-11-03T14:55:00Z" w16du:dateUtc="2025-11-03T19:55:00Z">
        <w:r w:rsidRPr="7283F3E1">
          <w:rPr>
            <w:rFonts w:eastAsia="Times New Roman" w:cs="Times New Roman"/>
            <w:color w:val="000000" w:themeColor="text1"/>
          </w:rPr>
          <w:t xml:space="preserve"> </w:t>
        </w:r>
        <w:r>
          <w:fldChar w:fldCharType="begin"/>
        </w:r>
        <w:r>
          <w:instrText>HYPERLINK "https://doi.org/10.1037/pspa0000316" \h</w:instrText>
        </w:r>
        <w:r>
          <w:fldChar w:fldCharType="separate"/>
        </w:r>
        <w:r w:rsidRPr="7283F3E1">
          <w:rPr>
            <w:rStyle w:val="Hyperlink"/>
            <w:rFonts w:eastAsia="Times New Roman" w:cs="Times New Roman"/>
            <w:u w:val="single"/>
          </w:rPr>
          <w:t>https://doi.org/10.1037/pspa0000316</w:t>
        </w:r>
        <w:r>
          <w:fldChar w:fldCharType="end"/>
        </w:r>
      </w:ins>
    </w:p>
    <w:p w14:paraId="493A0F93" w14:textId="61B7F056" w:rsidR="00F3346C" w:rsidRPr="00CF5EFD" w:rsidRDefault="03714C07" w:rsidP="7283F3E1">
      <w:pPr>
        <w:ind w:left="720" w:hanging="720"/>
        <w:rPr>
          <w:ins w:id="661" w:author="Manuscript Authors" w:date="2025-11-03T14:55:00Z" w16du:dateUtc="2025-11-03T19:55:00Z"/>
          <w:rFonts w:eastAsia="Times New Roman" w:cs="Times New Roman"/>
          <w:color w:val="000000" w:themeColor="text1"/>
        </w:rPr>
      </w:pPr>
      <w:moveToRangeStart w:id="662" w:author="Manuscript Authors" w:date="2025-11-03T14:55:00Z" w:name="move213074134"/>
      <w:moveTo w:id="663" w:author="Manuscript Authors" w:date="2025-11-03T14:55:00Z" w16du:dateUtc="2025-11-03T19:55:00Z">
        <w:r w:rsidRPr="7283F3E1">
          <w:rPr>
            <w:color w:val="000000" w:themeColor="text1"/>
            <w:rPrChange w:id="664" w:author="Manuscript Authors" w:date="2025-11-03T14:55:00Z" w16du:dateUtc="2025-11-03T19:55:00Z">
              <w:rPr/>
            </w:rPrChange>
          </w:rPr>
          <w:t xml:space="preserve">Coles, N. </w:t>
        </w:r>
      </w:moveTo>
      <w:moveToRangeEnd w:id="662"/>
      <w:ins w:id="665" w:author="Manuscript Authors" w:date="2025-11-03T14:55:00Z" w16du:dateUtc="2025-11-03T19:55:00Z">
        <w:r w:rsidRPr="7283F3E1">
          <w:rPr>
            <w:rFonts w:eastAsia="Times New Roman" w:cs="Times New Roman"/>
            <w:color w:val="000000" w:themeColor="text1"/>
          </w:rPr>
          <w:t xml:space="preserve">A., Larsen, J. T., Kuribayashi, J., &amp; Kuelz, A. (2019). Does blocking facial feedback via botulinum toxin injections decrease depression? A critical review and meta-analysis. </w:t>
        </w:r>
        <w:r w:rsidRPr="7283F3E1">
          <w:rPr>
            <w:rFonts w:eastAsia="Times New Roman" w:cs="Times New Roman"/>
            <w:i/>
            <w:iCs/>
            <w:color w:val="000000" w:themeColor="text1"/>
          </w:rPr>
          <w:t>Emotion Review</w:t>
        </w:r>
        <w:r w:rsidRPr="7283F3E1">
          <w:rPr>
            <w:rFonts w:eastAsia="Times New Roman" w:cs="Times New Roman"/>
            <w:color w:val="000000" w:themeColor="text1"/>
          </w:rPr>
          <w:t xml:space="preserve">, </w:t>
        </w:r>
        <w:r w:rsidRPr="7283F3E1">
          <w:rPr>
            <w:rFonts w:eastAsia="Times New Roman" w:cs="Times New Roman"/>
            <w:i/>
            <w:iCs/>
            <w:color w:val="000000" w:themeColor="text1"/>
          </w:rPr>
          <w:t>11</w:t>
        </w:r>
        <w:r w:rsidRPr="7283F3E1">
          <w:rPr>
            <w:rFonts w:eastAsia="Times New Roman" w:cs="Times New Roman"/>
            <w:color w:val="000000" w:themeColor="text1"/>
          </w:rPr>
          <w:t xml:space="preserve">(4), 294-309. </w:t>
        </w:r>
        <w:r>
          <w:fldChar w:fldCharType="begin"/>
        </w:r>
        <w:r>
          <w:instrText>HYPERLINK "https://doi.org/10.1177/1754073919868762" \h</w:instrText>
        </w:r>
        <w:r>
          <w:fldChar w:fldCharType="separate"/>
        </w:r>
        <w:r w:rsidRPr="7283F3E1">
          <w:rPr>
            <w:rStyle w:val="Hyperlink"/>
            <w:rFonts w:eastAsia="Times New Roman" w:cs="Times New Roman"/>
            <w:u w:val="single"/>
          </w:rPr>
          <w:t>https://doi.org/10.1177/1754073919868762</w:t>
        </w:r>
        <w:r>
          <w:fldChar w:fldCharType="end"/>
        </w:r>
      </w:ins>
    </w:p>
    <w:p w14:paraId="2C7B0753" w14:textId="2ACC3E62" w:rsidR="00F3346C" w:rsidRPr="00CF5EFD" w:rsidRDefault="03714C07" w:rsidP="7283F3E1">
      <w:pPr>
        <w:ind w:left="720" w:hanging="720"/>
        <w:rPr>
          <w:ins w:id="666" w:author="Manuscript Authors" w:date="2025-11-03T14:55:00Z" w16du:dateUtc="2025-11-03T19:55:00Z"/>
          <w:rFonts w:eastAsia="Times New Roman" w:cs="Times New Roman"/>
          <w:color w:val="000000" w:themeColor="text1"/>
        </w:rPr>
      </w:pPr>
      <w:ins w:id="667" w:author="Manuscript Authors" w:date="2025-11-03T14:55:00Z" w16du:dateUtc="2025-11-03T19:55:00Z">
        <w:r w:rsidRPr="7283F3E1">
          <w:rPr>
            <w:rFonts w:eastAsia="Times New Roman" w:cs="Times New Roman"/>
            <w:color w:val="000000" w:themeColor="text1"/>
          </w:rPr>
          <w:t xml:space="preserve">Coles, N. A., &amp; Larsen, J. T. (2021). Claims about the effects of botulinum toxin on depression should raise some eyebrows. </w:t>
        </w:r>
        <w:r w:rsidRPr="7283F3E1">
          <w:rPr>
            <w:rFonts w:eastAsia="Times New Roman" w:cs="Times New Roman"/>
            <w:i/>
            <w:iCs/>
            <w:color w:val="000000" w:themeColor="text1"/>
          </w:rPr>
          <w:t>Journal of Psychiatric Research</w:t>
        </w:r>
        <w:r w:rsidRPr="7283F3E1">
          <w:rPr>
            <w:rFonts w:eastAsia="Times New Roman" w:cs="Times New Roman"/>
            <w:color w:val="000000" w:themeColor="text1"/>
          </w:rPr>
          <w:t xml:space="preserve">, </w:t>
        </w:r>
        <w:r w:rsidRPr="7283F3E1">
          <w:rPr>
            <w:rFonts w:eastAsia="Times New Roman" w:cs="Times New Roman"/>
            <w:i/>
            <w:iCs/>
            <w:color w:val="000000" w:themeColor="text1"/>
          </w:rPr>
          <w:t>140</w:t>
        </w:r>
        <w:r w:rsidRPr="7283F3E1">
          <w:rPr>
            <w:rFonts w:eastAsia="Times New Roman" w:cs="Times New Roman"/>
            <w:color w:val="000000" w:themeColor="text1"/>
          </w:rPr>
          <w:t xml:space="preserve">, 551-552. </w:t>
        </w:r>
        <w:r>
          <w:fldChar w:fldCharType="begin"/>
        </w:r>
        <w:r>
          <w:instrText>HYPERLINK "https://doi.org/10.1016/j.jpsychires.2021.05.021" \h</w:instrText>
        </w:r>
        <w:r>
          <w:fldChar w:fldCharType="separate"/>
        </w:r>
        <w:r w:rsidRPr="7283F3E1">
          <w:rPr>
            <w:rStyle w:val="Hyperlink"/>
            <w:rFonts w:eastAsia="Times New Roman" w:cs="Times New Roman"/>
            <w:u w:val="single"/>
          </w:rPr>
          <w:t>https://doi.org/10.1016/j.jpsychires.2021.05.021</w:t>
        </w:r>
        <w:r>
          <w:fldChar w:fldCharType="end"/>
        </w:r>
      </w:ins>
    </w:p>
    <w:p w14:paraId="37CCDAA5" w14:textId="518BC472" w:rsidR="00F3346C" w:rsidRPr="00CF5EFD" w:rsidRDefault="03714C07" w:rsidP="7283F3E1">
      <w:pPr>
        <w:spacing w:before="0"/>
        <w:ind w:left="680" w:hanging="680"/>
        <w:rPr>
          <w:color w:val="000000" w:themeColor="text1"/>
          <w:rPrChange w:id="668" w:author="Manuscript Authors" w:date="2025-11-03T14:55:00Z" w16du:dateUtc="2025-11-03T19:55:00Z">
            <w:rPr/>
          </w:rPrChange>
        </w:rPr>
        <w:pPrChange w:id="669" w:author="Manuscript Authors" w:date="2025-11-03T14:55:00Z" w16du:dateUtc="2025-11-03T19:55:00Z">
          <w:pPr>
            <w:pStyle w:val="Bibliography"/>
          </w:pPr>
        </w:pPrChange>
      </w:pPr>
      <w:r w:rsidRPr="7283F3E1">
        <w:rPr>
          <w:color w:val="000000" w:themeColor="text1"/>
          <w:rPrChange w:id="670" w:author="Manuscript Authors" w:date="2025-11-03T14:55:00Z" w16du:dateUtc="2025-11-03T19:55:00Z">
            <w:rPr/>
          </w:rPrChange>
        </w:rPr>
        <w:t xml:space="preserve">Coles, N. A., Larsen, J. T., &amp; Lench, H. C. (2019). A meta-analysis of the facial feedback literature: Effects of facial feedback on emotional experience are small and variable. </w:t>
      </w:r>
      <w:r w:rsidRPr="7283F3E1">
        <w:rPr>
          <w:i/>
          <w:color w:val="000000" w:themeColor="text1"/>
          <w:rPrChange w:id="671" w:author="Manuscript Authors" w:date="2025-11-03T14:55:00Z" w16du:dateUtc="2025-11-03T19:55:00Z">
            <w:rPr>
              <w:i/>
            </w:rPr>
          </w:rPrChange>
        </w:rPr>
        <w:t>Psychological Bulletin</w:t>
      </w:r>
      <w:r w:rsidRPr="7283F3E1">
        <w:rPr>
          <w:color w:val="000000" w:themeColor="text1"/>
          <w:rPrChange w:id="672" w:author="Manuscript Authors" w:date="2025-11-03T14:55:00Z" w16du:dateUtc="2025-11-03T19:55:00Z">
            <w:rPr/>
          </w:rPrChange>
        </w:rPr>
        <w:t xml:space="preserve">, </w:t>
      </w:r>
      <w:r w:rsidRPr="7283F3E1">
        <w:rPr>
          <w:i/>
          <w:color w:val="000000" w:themeColor="text1"/>
          <w:rPrChange w:id="673" w:author="Manuscript Authors" w:date="2025-11-03T14:55:00Z" w16du:dateUtc="2025-11-03T19:55:00Z">
            <w:rPr>
              <w:i/>
            </w:rPr>
          </w:rPrChange>
        </w:rPr>
        <w:t>145</w:t>
      </w:r>
      <w:r w:rsidRPr="7283F3E1">
        <w:rPr>
          <w:color w:val="000000" w:themeColor="text1"/>
          <w:rPrChange w:id="674" w:author="Manuscript Authors" w:date="2025-11-03T14:55:00Z" w16du:dateUtc="2025-11-03T19:55:00Z">
            <w:rPr/>
          </w:rPrChange>
        </w:rPr>
        <w:t>(6), 610.</w:t>
      </w:r>
      <w:ins w:id="675" w:author="Manuscript Authors" w:date="2025-11-03T14:55:00Z" w16du:dateUtc="2025-11-03T19:55:00Z">
        <w:r w:rsidRPr="7283F3E1">
          <w:rPr>
            <w:rFonts w:eastAsia="Times New Roman" w:cs="Times New Roman"/>
            <w:color w:val="000000" w:themeColor="text1"/>
          </w:rPr>
          <w:t xml:space="preserve"> </w:t>
        </w:r>
        <w:r>
          <w:fldChar w:fldCharType="begin"/>
        </w:r>
        <w:r>
          <w:instrText>HYPERLINK "https://doi.org/10.1037/bul0000194" \h</w:instrText>
        </w:r>
        <w:r>
          <w:fldChar w:fldCharType="separate"/>
        </w:r>
        <w:r w:rsidRPr="7283F3E1">
          <w:rPr>
            <w:rStyle w:val="Hyperlink"/>
            <w:rFonts w:eastAsia="Times New Roman" w:cs="Times New Roman"/>
            <w:u w:val="single"/>
          </w:rPr>
          <w:t>https://doi.org/10.1037/bul0000194</w:t>
        </w:r>
        <w:r>
          <w:fldChar w:fldCharType="end"/>
        </w:r>
      </w:ins>
    </w:p>
    <w:p w14:paraId="5D714934" w14:textId="3992F369" w:rsidR="00F3346C" w:rsidRPr="00CF5EFD" w:rsidRDefault="03714C07" w:rsidP="7283F3E1">
      <w:pPr>
        <w:spacing w:before="0"/>
        <w:ind w:left="680" w:hanging="680"/>
        <w:rPr>
          <w:color w:val="000000" w:themeColor="text1"/>
          <w:rPrChange w:id="676" w:author="Manuscript Authors" w:date="2025-11-03T14:55:00Z" w16du:dateUtc="2025-11-03T19:55:00Z">
            <w:rPr/>
          </w:rPrChange>
        </w:rPr>
        <w:pPrChange w:id="677" w:author="Manuscript Authors" w:date="2025-11-03T14:55:00Z" w16du:dateUtc="2025-11-03T19:55:00Z">
          <w:pPr>
            <w:pStyle w:val="Bibliography"/>
          </w:pPr>
        </w:pPrChange>
      </w:pPr>
      <w:r w:rsidRPr="7283F3E1">
        <w:rPr>
          <w:color w:val="000000" w:themeColor="text1"/>
          <w:rPrChange w:id="678" w:author="Manuscript Authors" w:date="2025-11-03T14:55:00Z" w16du:dateUtc="2025-11-03T19:55:00Z">
            <w:rPr/>
          </w:rPrChange>
        </w:rPr>
        <w:t xml:space="preserve">Coles, N. A., March, D. S., Marmolejo-Ramos, F., Larsen, J. T., Arinze, N. C., Ndukaihe, I. L., et al.others. (2022). A multi-lab test of the facial feedback hypothesis by the many smiles collaboration. </w:t>
      </w:r>
      <w:r w:rsidRPr="7283F3E1">
        <w:rPr>
          <w:i/>
          <w:color w:val="000000" w:themeColor="text1"/>
          <w:rPrChange w:id="679" w:author="Manuscript Authors" w:date="2025-11-03T14:55:00Z" w16du:dateUtc="2025-11-03T19:55:00Z">
            <w:rPr>
              <w:i/>
            </w:rPr>
          </w:rPrChange>
        </w:rPr>
        <w:t>Nature Human Behaviour</w:t>
      </w:r>
      <w:r w:rsidRPr="7283F3E1">
        <w:rPr>
          <w:color w:val="000000" w:themeColor="text1"/>
          <w:rPrChange w:id="680" w:author="Manuscript Authors" w:date="2025-11-03T14:55:00Z" w16du:dateUtc="2025-11-03T19:55:00Z">
            <w:rPr/>
          </w:rPrChange>
        </w:rPr>
        <w:t xml:space="preserve">, </w:t>
      </w:r>
      <w:r w:rsidRPr="7283F3E1">
        <w:rPr>
          <w:i/>
          <w:color w:val="000000" w:themeColor="text1"/>
          <w:rPrChange w:id="681" w:author="Manuscript Authors" w:date="2025-11-03T14:55:00Z" w16du:dateUtc="2025-11-03T19:55:00Z">
            <w:rPr>
              <w:i/>
            </w:rPr>
          </w:rPrChange>
        </w:rPr>
        <w:t>6</w:t>
      </w:r>
      <w:r w:rsidRPr="7283F3E1">
        <w:rPr>
          <w:color w:val="000000" w:themeColor="text1"/>
          <w:rPrChange w:id="682" w:author="Manuscript Authors" w:date="2025-11-03T14:55:00Z" w16du:dateUtc="2025-11-03T19:55:00Z">
            <w:rPr/>
          </w:rPrChange>
        </w:rPr>
        <w:t>(12), 1731–1742.</w:t>
      </w:r>
      <w:ins w:id="683" w:author="Manuscript Authors" w:date="2025-11-03T14:55:00Z" w16du:dateUtc="2025-11-03T19:55:00Z">
        <w:r w:rsidRPr="7283F3E1">
          <w:rPr>
            <w:rFonts w:eastAsia="Times New Roman" w:cs="Times New Roman"/>
            <w:color w:val="000000" w:themeColor="text1"/>
          </w:rPr>
          <w:t xml:space="preserve"> </w:t>
        </w:r>
        <w:r>
          <w:fldChar w:fldCharType="begin"/>
        </w:r>
        <w:r>
          <w:instrText>HYPERLINK "https://doi.org/10.1038/s41562-022-01458-9" \h</w:instrText>
        </w:r>
        <w:r>
          <w:fldChar w:fldCharType="separate"/>
        </w:r>
        <w:r w:rsidRPr="7283F3E1">
          <w:rPr>
            <w:rStyle w:val="Hyperlink"/>
            <w:rFonts w:eastAsia="Times New Roman" w:cs="Times New Roman"/>
            <w:u w:val="single"/>
          </w:rPr>
          <w:t>https://doi.org/10.1038/s41562-022-01458-9</w:t>
        </w:r>
        <w:r>
          <w:fldChar w:fldCharType="end"/>
        </w:r>
      </w:ins>
    </w:p>
    <w:p w14:paraId="47AD3912" w14:textId="56C550F5" w:rsidR="00F3346C" w:rsidRPr="00CF5EFD" w:rsidRDefault="006675DF" w:rsidP="7283F3E1">
      <w:pPr>
        <w:ind w:left="720" w:hanging="720"/>
        <w:rPr>
          <w:color w:val="000000" w:themeColor="text1"/>
          <w:rPrChange w:id="684" w:author="Manuscript Authors" w:date="2025-11-03T14:55:00Z" w16du:dateUtc="2025-11-03T19:55:00Z">
            <w:rPr/>
          </w:rPrChange>
        </w:rPr>
        <w:pPrChange w:id="685" w:author="Manuscript Authors" w:date="2025-11-03T14:55:00Z" w16du:dateUtc="2025-11-03T19:55:00Z">
          <w:pPr>
            <w:pStyle w:val="Bibliography"/>
          </w:pPr>
        </w:pPrChange>
      </w:pPr>
      <w:del w:id="686" w:author="Manuscript Authors" w:date="2025-11-03T14:55:00Z" w16du:dateUtc="2025-11-03T19:55:00Z">
        <w:r>
          <w:lastRenderedPageBreak/>
          <w:delText>Corneille, O., &amp; Lush, P.</w:delText>
        </w:r>
      </w:del>
      <w:ins w:id="687" w:author="Manuscript Authors" w:date="2025-11-03T14:55:00Z" w16du:dateUtc="2025-11-03T19:55:00Z">
        <w:r w:rsidR="03714C07" w:rsidRPr="7283F3E1">
          <w:rPr>
            <w:rFonts w:eastAsia="Times New Roman" w:cs="Times New Roman"/>
            <w:color w:val="000000" w:themeColor="text1"/>
          </w:rPr>
          <w:t>Coles, N.</w:t>
        </w:r>
      </w:ins>
      <w:moveFromRangeStart w:id="688" w:author="Manuscript Authors" w:date="2025-11-03T14:55:00Z" w:name="move213074135"/>
      <w:moveFrom w:id="689" w:author="Manuscript Authors" w:date="2025-11-03T14:55:00Z" w16du:dateUtc="2025-11-03T19:55:00Z">
        <w:r w:rsidR="03714C07" w:rsidRPr="7283F3E1">
          <w:rPr>
            <w:color w:val="222222"/>
            <w:rPrChange w:id="690" w:author="Manuscript Authors" w:date="2025-11-03T14:55:00Z" w16du:dateUtc="2025-11-03T19:55:00Z">
              <w:rPr/>
            </w:rPrChange>
          </w:rPr>
          <w:t xml:space="preserve"> (2023). </w:t>
        </w:r>
      </w:moveFrom>
      <w:moveFromRangeEnd w:id="688"/>
      <w:del w:id="691" w:author="Manuscript Authors" w:date="2025-11-03T14:55:00Z" w16du:dateUtc="2025-11-03T19:55:00Z">
        <w:r>
          <w:delText>Sixty years after orne’s american psychologist article:</w:delText>
        </w:r>
      </w:del>
      <w:r w:rsidR="03714C07" w:rsidRPr="7283F3E1">
        <w:rPr>
          <w:color w:val="000000" w:themeColor="text1"/>
          <w:rPrChange w:id="692" w:author="Manuscript Authors" w:date="2025-11-03T14:55:00Z" w16du:dateUtc="2025-11-03T19:55:00Z">
            <w:rPr/>
          </w:rPrChange>
        </w:rPr>
        <w:t xml:space="preserve"> A</w:t>
      </w:r>
      <w:del w:id="693" w:author="Manuscript Authors" w:date="2025-11-03T14:55:00Z" w16du:dateUtc="2025-11-03T19:55:00Z">
        <w:r>
          <w:delText xml:space="preserve"> conceptual framework for subjective experiences elicited by</w:delText>
        </w:r>
      </w:del>
      <w:ins w:id="694" w:author="Manuscript Authors" w:date="2025-11-03T14:55:00Z" w16du:dateUtc="2025-11-03T19:55:00Z">
        <w:r w:rsidR="03714C07" w:rsidRPr="7283F3E1">
          <w:rPr>
            <w:rFonts w:eastAsia="Times New Roman" w:cs="Times New Roman"/>
            <w:color w:val="000000" w:themeColor="text1"/>
          </w:rPr>
          <w:t>., Wyatt, M., &amp; Frank, M. C. (2025). A meta-analysis of the impact and heterogeneity of explicit</w:t>
        </w:r>
      </w:ins>
      <w:r w:rsidR="03714C07" w:rsidRPr="7283F3E1">
        <w:rPr>
          <w:color w:val="000000" w:themeColor="text1"/>
          <w:rPrChange w:id="695" w:author="Manuscript Authors" w:date="2025-11-03T14:55:00Z" w16du:dateUtc="2025-11-03T19:55:00Z">
            <w:rPr/>
          </w:rPrChange>
        </w:rPr>
        <w:t xml:space="preserve"> demand characteristics. </w:t>
      </w:r>
      <w:del w:id="696" w:author="Manuscript Authors" w:date="2025-11-03T14:55:00Z" w16du:dateUtc="2025-11-03T19:55:00Z">
        <w:r>
          <w:rPr>
            <w:i/>
            <w:iCs/>
          </w:rPr>
          <w:delText>Personality and Social</w:delText>
        </w:r>
      </w:del>
      <w:ins w:id="697" w:author="Manuscript Authors" w:date="2025-11-03T14:55:00Z" w16du:dateUtc="2025-11-03T19:55:00Z">
        <w:r w:rsidR="03714C07" w:rsidRPr="7283F3E1">
          <w:rPr>
            <w:rFonts w:eastAsia="Times New Roman" w:cs="Times New Roman"/>
            <w:i/>
            <w:iCs/>
            <w:color w:val="000000" w:themeColor="text1"/>
          </w:rPr>
          <w:t>Collabra:</w:t>
        </w:r>
      </w:ins>
      <w:r w:rsidR="03714C07" w:rsidRPr="7283F3E1">
        <w:rPr>
          <w:i/>
          <w:color w:val="000000" w:themeColor="text1"/>
          <w:rPrChange w:id="698" w:author="Manuscript Authors" w:date="2025-11-03T14:55:00Z" w16du:dateUtc="2025-11-03T19:55:00Z">
            <w:rPr>
              <w:i/>
            </w:rPr>
          </w:rPrChange>
        </w:rPr>
        <w:t xml:space="preserve"> Psychology</w:t>
      </w:r>
      <w:del w:id="699" w:author="Manuscript Authors" w:date="2025-11-03T14:55:00Z" w16du:dateUtc="2025-11-03T19:55:00Z">
        <w:r>
          <w:rPr>
            <w:i/>
            <w:iCs/>
          </w:rPr>
          <w:delText xml:space="preserve"> Review</w:delText>
        </w:r>
        <w:r>
          <w:delText xml:space="preserve">, </w:delText>
        </w:r>
        <w:r>
          <w:rPr>
            <w:i/>
            <w:iCs/>
          </w:rPr>
          <w:delText>27</w:delText>
        </w:r>
      </w:del>
      <w:ins w:id="700" w:author="Manuscript Authors" w:date="2025-11-03T14:55:00Z" w16du:dateUtc="2025-11-03T19:55:00Z">
        <w:r w:rsidR="03714C07" w:rsidRPr="7283F3E1">
          <w:rPr>
            <w:rFonts w:eastAsia="Times New Roman" w:cs="Times New Roman"/>
            <w:color w:val="000000" w:themeColor="text1"/>
          </w:rPr>
          <w:t xml:space="preserve">, </w:t>
        </w:r>
        <w:r w:rsidR="03714C07" w:rsidRPr="7283F3E1">
          <w:rPr>
            <w:rFonts w:eastAsia="Times New Roman" w:cs="Times New Roman"/>
            <w:i/>
            <w:iCs/>
            <w:color w:val="000000" w:themeColor="text1"/>
          </w:rPr>
          <w:t>11</w:t>
        </w:r>
      </w:ins>
      <w:r w:rsidR="03714C07" w:rsidRPr="7283F3E1">
        <w:rPr>
          <w:color w:val="000000" w:themeColor="text1"/>
          <w:rPrChange w:id="701" w:author="Manuscript Authors" w:date="2025-11-03T14:55:00Z" w16du:dateUtc="2025-11-03T19:55:00Z">
            <w:rPr/>
          </w:rPrChange>
        </w:rPr>
        <w:t xml:space="preserve">(1), </w:t>
      </w:r>
      <w:del w:id="702" w:author="Manuscript Authors" w:date="2025-11-03T14:55:00Z" w16du:dateUtc="2025-11-03T19:55:00Z">
        <w:r>
          <w:delText>83–101.</w:delText>
        </w:r>
      </w:del>
      <w:ins w:id="703" w:author="Manuscript Authors" w:date="2025-11-03T14:55:00Z" w16du:dateUtc="2025-11-03T19:55:00Z">
        <w:r w:rsidR="03714C07" w:rsidRPr="7283F3E1">
          <w:rPr>
            <w:rFonts w:eastAsia="Times New Roman" w:cs="Times New Roman"/>
            <w:color w:val="000000" w:themeColor="text1"/>
          </w:rPr>
          <w:t xml:space="preserve">143005. </w:t>
        </w:r>
        <w:r w:rsidR="03714C07">
          <w:fldChar w:fldCharType="begin"/>
        </w:r>
        <w:r w:rsidR="03714C07">
          <w:instrText>HYPERLINK "https://doi.org/10.1525/collabra.143005" \h</w:instrText>
        </w:r>
        <w:r w:rsidR="03714C07">
          <w:fldChar w:fldCharType="separate"/>
        </w:r>
        <w:r w:rsidR="03714C07" w:rsidRPr="7283F3E1">
          <w:rPr>
            <w:rStyle w:val="Hyperlink"/>
            <w:rFonts w:eastAsia="Times New Roman" w:cs="Times New Roman"/>
            <w:u w:val="single"/>
          </w:rPr>
          <w:t>https://doi.org/10.1525/collabra.143005</w:t>
        </w:r>
        <w:r w:rsidR="03714C07">
          <w:fldChar w:fldCharType="end"/>
        </w:r>
      </w:ins>
    </w:p>
    <w:p w14:paraId="4AA99F01" w14:textId="56AF47B5" w:rsidR="00F3346C" w:rsidRPr="00CF5EFD" w:rsidRDefault="03714C07" w:rsidP="7283F3E1">
      <w:pPr>
        <w:ind w:left="720" w:hanging="720"/>
        <w:rPr>
          <w:ins w:id="704" w:author="Manuscript Authors" w:date="2025-11-03T14:55:00Z" w16du:dateUtc="2025-11-03T19:55:00Z"/>
          <w:rFonts w:ascii="Aptos" w:eastAsia="Aptos" w:hAnsi="Aptos" w:cs="Aptos"/>
          <w:color w:val="000000" w:themeColor="text1"/>
        </w:rPr>
      </w:pPr>
      <w:ins w:id="705" w:author="Manuscript Authors" w:date="2025-11-03T14:55:00Z" w16du:dateUtc="2025-11-03T19:55:00Z">
        <w:r w:rsidRPr="7283F3E1">
          <w:rPr>
            <w:rFonts w:eastAsia="Times New Roman" w:cs="Times New Roman"/>
            <w:color w:val="222222"/>
          </w:rPr>
          <w:t xml:space="preserve">Cowen, A. S., Keltner, D., Schroff, F., Jou, B., Adam, H., &amp; Prasad, G. (2021). Sixteen facial expressions occur in similar contexts worldwide. </w:t>
        </w:r>
        <w:r w:rsidRPr="7283F3E1">
          <w:rPr>
            <w:rFonts w:eastAsia="Times New Roman" w:cs="Times New Roman"/>
            <w:i/>
            <w:iCs/>
            <w:color w:val="222222"/>
          </w:rPr>
          <w:t>Nature</w:t>
        </w:r>
        <w:r w:rsidRPr="7283F3E1">
          <w:rPr>
            <w:rFonts w:eastAsia="Times New Roman" w:cs="Times New Roman"/>
            <w:color w:val="222222"/>
          </w:rPr>
          <w:t xml:space="preserve">, </w:t>
        </w:r>
        <w:r w:rsidRPr="7283F3E1">
          <w:rPr>
            <w:rFonts w:eastAsia="Times New Roman" w:cs="Times New Roman"/>
            <w:i/>
            <w:iCs/>
            <w:color w:val="222222"/>
          </w:rPr>
          <w:t>589</w:t>
        </w:r>
        <w:r w:rsidRPr="7283F3E1">
          <w:rPr>
            <w:rFonts w:eastAsia="Times New Roman" w:cs="Times New Roman"/>
            <w:color w:val="222222"/>
          </w:rPr>
          <w:t xml:space="preserve">(7841), 251-257. </w:t>
        </w:r>
        <w:r>
          <w:fldChar w:fldCharType="begin"/>
        </w:r>
        <w:r>
          <w:instrText>HYPERLINK "https://doi.org/10.1038/s41586-020-3037-7" \h</w:instrText>
        </w:r>
        <w:r>
          <w:fldChar w:fldCharType="separate"/>
        </w:r>
        <w:r w:rsidRPr="7283F3E1">
          <w:rPr>
            <w:rStyle w:val="Hyperlink"/>
            <w:rFonts w:eastAsia="Times New Roman" w:cs="Times New Roman"/>
            <w:u w:val="single"/>
          </w:rPr>
          <w:t>https://doi.org/10.1038/s41586-020-3037-7</w:t>
        </w:r>
        <w:r>
          <w:fldChar w:fldCharType="end"/>
        </w:r>
      </w:ins>
    </w:p>
    <w:p w14:paraId="6A63B0AB" w14:textId="2842EC4D" w:rsidR="00F3346C" w:rsidRPr="00CF5EFD" w:rsidRDefault="03714C07" w:rsidP="7283F3E1">
      <w:pPr>
        <w:ind w:left="720" w:hanging="720"/>
        <w:rPr>
          <w:ins w:id="706" w:author="Manuscript Authors" w:date="2025-11-03T14:55:00Z" w16du:dateUtc="2025-11-03T19:55:00Z"/>
          <w:rFonts w:ascii="Aptos" w:eastAsia="Aptos" w:hAnsi="Aptos" w:cs="Aptos"/>
          <w:color w:val="000000" w:themeColor="text1"/>
        </w:rPr>
      </w:pPr>
      <w:ins w:id="707" w:author="Manuscript Authors" w:date="2025-11-03T14:55:00Z" w16du:dateUtc="2025-11-03T19:55:00Z">
        <w:r w:rsidRPr="7283F3E1">
          <w:rPr>
            <w:rFonts w:eastAsia="Times New Roman" w:cs="Times New Roman"/>
            <w:color w:val="222222"/>
          </w:rPr>
          <w:t>Cross, M. P., Acevedo, A. M., &amp; Hunter, J. F.</w:t>
        </w:r>
      </w:ins>
      <w:moveToRangeStart w:id="708" w:author="Manuscript Authors" w:date="2025-11-03T14:55:00Z" w:name="move213074135"/>
      <w:moveTo w:id="709" w:author="Manuscript Authors" w:date="2025-11-03T14:55:00Z" w16du:dateUtc="2025-11-03T19:55:00Z">
        <w:r w:rsidRPr="7283F3E1">
          <w:rPr>
            <w:color w:val="222222"/>
            <w:rPrChange w:id="710" w:author="Manuscript Authors" w:date="2025-11-03T14:55:00Z" w16du:dateUtc="2025-11-03T19:55:00Z">
              <w:rPr/>
            </w:rPrChange>
          </w:rPr>
          <w:t xml:space="preserve"> (2023). </w:t>
        </w:r>
      </w:moveTo>
      <w:moveToRangeEnd w:id="708"/>
      <w:ins w:id="711" w:author="Manuscript Authors" w:date="2025-11-03T14:55:00Z" w16du:dateUtc="2025-11-03T19:55:00Z">
        <w:r w:rsidRPr="7283F3E1">
          <w:rPr>
            <w:rFonts w:eastAsia="Times New Roman" w:cs="Times New Roman"/>
            <w:color w:val="222222"/>
          </w:rPr>
          <w:t xml:space="preserve">A critique of automated approaches to code facial expressions: What do researchers need to </w:t>
        </w:r>
        <w:proofErr w:type="gramStart"/>
        <w:r w:rsidRPr="7283F3E1">
          <w:rPr>
            <w:rFonts w:eastAsia="Times New Roman" w:cs="Times New Roman"/>
            <w:color w:val="222222"/>
          </w:rPr>
          <w:t>know?.</w:t>
        </w:r>
        <w:proofErr w:type="gramEnd"/>
        <w:r w:rsidRPr="7283F3E1">
          <w:rPr>
            <w:rFonts w:eastAsia="Times New Roman" w:cs="Times New Roman"/>
            <w:color w:val="222222"/>
          </w:rPr>
          <w:t xml:space="preserve"> </w:t>
        </w:r>
        <w:r w:rsidRPr="7283F3E1">
          <w:rPr>
            <w:rFonts w:eastAsia="Times New Roman" w:cs="Times New Roman"/>
            <w:i/>
            <w:iCs/>
            <w:color w:val="222222"/>
          </w:rPr>
          <w:t>Affective Science</w:t>
        </w:r>
        <w:r w:rsidRPr="7283F3E1">
          <w:rPr>
            <w:rFonts w:eastAsia="Times New Roman" w:cs="Times New Roman"/>
            <w:color w:val="222222"/>
          </w:rPr>
          <w:t xml:space="preserve">, </w:t>
        </w:r>
        <w:r w:rsidRPr="7283F3E1">
          <w:rPr>
            <w:rFonts w:eastAsia="Times New Roman" w:cs="Times New Roman"/>
            <w:i/>
            <w:iCs/>
            <w:color w:val="222222"/>
          </w:rPr>
          <w:t>4</w:t>
        </w:r>
        <w:r w:rsidRPr="7283F3E1">
          <w:rPr>
            <w:rFonts w:eastAsia="Times New Roman" w:cs="Times New Roman"/>
            <w:color w:val="222222"/>
          </w:rPr>
          <w:t xml:space="preserve">(3), 500-505. </w:t>
        </w:r>
        <w:r>
          <w:fldChar w:fldCharType="begin"/>
        </w:r>
        <w:r>
          <w:instrText>HYPERLINK "https://doi.org/10.1007/s42761-023-00195-0" \h</w:instrText>
        </w:r>
        <w:r>
          <w:fldChar w:fldCharType="separate"/>
        </w:r>
        <w:r w:rsidRPr="7283F3E1">
          <w:rPr>
            <w:rStyle w:val="Hyperlink"/>
            <w:rFonts w:eastAsia="Times New Roman" w:cs="Times New Roman"/>
            <w:u w:val="single"/>
          </w:rPr>
          <w:t>https://doi.org/10.1007/s42761-023-00195-0</w:t>
        </w:r>
        <w:r>
          <w:fldChar w:fldCharType="end"/>
        </w:r>
      </w:ins>
    </w:p>
    <w:p w14:paraId="55E331B5" w14:textId="1FC4F982" w:rsidR="00F3346C" w:rsidRPr="00CF5EFD" w:rsidRDefault="03714C07" w:rsidP="7283F3E1">
      <w:pPr>
        <w:spacing w:before="0"/>
        <w:ind w:left="680" w:hanging="680"/>
        <w:rPr>
          <w:color w:val="000000" w:themeColor="text1"/>
          <w:rPrChange w:id="712" w:author="Manuscript Authors" w:date="2025-11-03T14:55:00Z" w16du:dateUtc="2025-11-03T19:55:00Z">
            <w:rPr/>
          </w:rPrChange>
        </w:rPr>
        <w:pPrChange w:id="713" w:author="Manuscript Authors" w:date="2025-11-03T14:55:00Z" w16du:dateUtc="2025-11-03T19:55:00Z">
          <w:pPr>
            <w:pStyle w:val="Bibliography"/>
          </w:pPr>
        </w:pPrChange>
      </w:pPr>
      <w:r w:rsidRPr="7283F3E1">
        <w:rPr>
          <w:color w:val="000000" w:themeColor="text1"/>
          <w:rPrChange w:id="714" w:author="Manuscript Authors" w:date="2025-11-03T14:55:00Z" w16du:dateUtc="2025-11-03T19:55:00Z">
            <w:rPr/>
          </w:rPrChange>
        </w:rPr>
        <w:t xml:space="preserve">Damasio, A., &amp; Carvalho, G. B. (2013). The nature of feelings: Evolutionary and neurobiological origins. </w:t>
      </w:r>
      <w:r w:rsidRPr="7283F3E1">
        <w:rPr>
          <w:i/>
          <w:color w:val="000000" w:themeColor="text1"/>
          <w:rPrChange w:id="715" w:author="Manuscript Authors" w:date="2025-11-03T14:55:00Z" w16du:dateUtc="2025-11-03T19:55:00Z">
            <w:rPr>
              <w:i/>
            </w:rPr>
          </w:rPrChange>
        </w:rPr>
        <w:t>Nature Reviews Neuroscience</w:t>
      </w:r>
      <w:r w:rsidRPr="7283F3E1">
        <w:rPr>
          <w:color w:val="000000" w:themeColor="text1"/>
          <w:rPrChange w:id="716" w:author="Manuscript Authors" w:date="2025-11-03T14:55:00Z" w16du:dateUtc="2025-11-03T19:55:00Z">
            <w:rPr/>
          </w:rPrChange>
        </w:rPr>
        <w:t xml:space="preserve">, </w:t>
      </w:r>
      <w:r w:rsidRPr="7283F3E1">
        <w:rPr>
          <w:i/>
          <w:color w:val="000000" w:themeColor="text1"/>
          <w:rPrChange w:id="717" w:author="Manuscript Authors" w:date="2025-11-03T14:55:00Z" w16du:dateUtc="2025-11-03T19:55:00Z">
            <w:rPr>
              <w:i/>
            </w:rPr>
          </w:rPrChange>
        </w:rPr>
        <w:t>14</w:t>
      </w:r>
      <w:r w:rsidRPr="7283F3E1">
        <w:rPr>
          <w:color w:val="000000" w:themeColor="text1"/>
          <w:rPrChange w:id="718" w:author="Manuscript Authors" w:date="2025-11-03T14:55:00Z" w16du:dateUtc="2025-11-03T19:55:00Z">
            <w:rPr/>
          </w:rPrChange>
        </w:rPr>
        <w:t>(2), 143–152.</w:t>
      </w:r>
      <w:ins w:id="719" w:author="Manuscript Authors" w:date="2025-11-03T14:55:00Z" w16du:dateUtc="2025-11-03T19:55:00Z">
        <w:r w:rsidRPr="7283F3E1">
          <w:rPr>
            <w:rFonts w:eastAsia="Times New Roman" w:cs="Times New Roman"/>
            <w:color w:val="000000" w:themeColor="text1"/>
          </w:rPr>
          <w:t xml:space="preserve"> </w:t>
        </w:r>
        <w:r>
          <w:fldChar w:fldCharType="begin"/>
        </w:r>
        <w:r>
          <w:instrText>HYPERLINK "https://doi.org/10.1038/nrn3403" \h</w:instrText>
        </w:r>
        <w:r>
          <w:fldChar w:fldCharType="separate"/>
        </w:r>
        <w:r w:rsidRPr="7283F3E1">
          <w:rPr>
            <w:rStyle w:val="Hyperlink"/>
            <w:rFonts w:eastAsia="Times New Roman" w:cs="Times New Roman"/>
            <w:u w:val="single"/>
          </w:rPr>
          <w:t>https://doi.org/10.1038/nrn3403</w:t>
        </w:r>
        <w:r>
          <w:fldChar w:fldCharType="end"/>
        </w:r>
      </w:ins>
    </w:p>
    <w:p w14:paraId="4226FEFB" w14:textId="5C508477" w:rsidR="00F3346C" w:rsidRPr="00CF5EFD" w:rsidRDefault="03714C07" w:rsidP="7283F3E1">
      <w:pPr>
        <w:spacing w:before="0"/>
        <w:ind w:left="680" w:hanging="680"/>
        <w:rPr>
          <w:rFonts w:ascii="Aptos" w:hAnsi="Aptos"/>
          <w:color w:val="000000" w:themeColor="text1"/>
          <w:rPrChange w:id="720" w:author="Manuscript Authors" w:date="2025-11-03T14:55:00Z" w16du:dateUtc="2025-11-03T19:55:00Z">
            <w:rPr/>
          </w:rPrChange>
        </w:rPr>
        <w:pPrChange w:id="721" w:author="Manuscript Authors" w:date="2025-11-03T14:55:00Z" w16du:dateUtc="2025-11-03T19:55:00Z">
          <w:pPr>
            <w:pStyle w:val="Bibliography"/>
          </w:pPr>
        </w:pPrChange>
      </w:pPr>
      <w:r w:rsidRPr="7283F3E1">
        <w:rPr>
          <w:color w:val="000000" w:themeColor="text1"/>
          <w:rPrChange w:id="722" w:author="Manuscript Authors" w:date="2025-11-03T14:55:00Z" w16du:dateUtc="2025-11-03T19:55:00Z">
            <w:rPr/>
          </w:rPrChange>
        </w:rPr>
        <w:t xml:space="preserve">Diener, E., Emmons, R. A., Larsen, R. J., &amp; Griffin, S. (1985). The satisfaction with life scale. </w:t>
      </w:r>
      <w:r w:rsidRPr="7283F3E1">
        <w:rPr>
          <w:i/>
          <w:color w:val="000000" w:themeColor="text1"/>
          <w:rPrChange w:id="723" w:author="Manuscript Authors" w:date="2025-11-03T14:55:00Z" w16du:dateUtc="2025-11-03T19:55:00Z">
            <w:rPr>
              <w:i/>
            </w:rPr>
          </w:rPrChange>
        </w:rPr>
        <w:t>Journal of Personality Assessment</w:t>
      </w:r>
      <w:r w:rsidRPr="7283F3E1">
        <w:rPr>
          <w:color w:val="000000" w:themeColor="text1"/>
          <w:rPrChange w:id="724" w:author="Manuscript Authors" w:date="2025-11-03T14:55:00Z" w16du:dateUtc="2025-11-03T19:55:00Z">
            <w:rPr/>
          </w:rPrChange>
        </w:rPr>
        <w:t xml:space="preserve">, </w:t>
      </w:r>
      <w:r w:rsidRPr="7283F3E1">
        <w:rPr>
          <w:i/>
          <w:color w:val="000000" w:themeColor="text1"/>
          <w:rPrChange w:id="725" w:author="Manuscript Authors" w:date="2025-11-03T14:55:00Z" w16du:dateUtc="2025-11-03T19:55:00Z">
            <w:rPr>
              <w:i/>
            </w:rPr>
          </w:rPrChange>
        </w:rPr>
        <w:t>49</w:t>
      </w:r>
      <w:r w:rsidRPr="7283F3E1">
        <w:rPr>
          <w:color w:val="000000" w:themeColor="text1"/>
          <w:rPrChange w:id="726" w:author="Manuscript Authors" w:date="2025-11-03T14:55:00Z" w16du:dateUtc="2025-11-03T19:55:00Z">
            <w:rPr/>
          </w:rPrChange>
        </w:rPr>
        <w:t>(1), 71–75.</w:t>
      </w:r>
      <w:ins w:id="727" w:author="Manuscript Authors" w:date="2025-11-03T14:55:00Z" w16du:dateUtc="2025-11-03T19:55:00Z">
        <w:r w:rsidRPr="7283F3E1">
          <w:rPr>
            <w:rFonts w:eastAsia="Times New Roman" w:cs="Times New Roman"/>
            <w:color w:val="000000" w:themeColor="text1"/>
          </w:rPr>
          <w:t xml:space="preserve"> </w:t>
        </w:r>
        <w:r>
          <w:fldChar w:fldCharType="begin"/>
        </w:r>
        <w:r>
          <w:instrText>HYPERLINK "https://doi.org/10.1207/s15327752jpa4901_13" \h</w:instrText>
        </w:r>
        <w:r>
          <w:fldChar w:fldCharType="separate"/>
        </w:r>
        <w:r w:rsidRPr="7283F3E1">
          <w:rPr>
            <w:rStyle w:val="Hyperlink"/>
            <w:rFonts w:eastAsia="Times New Roman" w:cs="Times New Roman"/>
            <w:u w:val="single"/>
          </w:rPr>
          <w:t>https://doi.org/10.1207/s15327752jpa4901_13</w:t>
        </w:r>
        <w:r>
          <w:fldChar w:fldCharType="end"/>
        </w:r>
      </w:ins>
    </w:p>
    <w:p w14:paraId="193DCEB8" w14:textId="10FFC3B3" w:rsidR="00F3346C" w:rsidRPr="00CF5EFD" w:rsidRDefault="03714C07" w:rsidP="7283F3E1">
      <w:pPr>
        <w:spacing w:before="0"/>
        <w:ind w:left="680" w:hanging="680"/>
        <w:rPr>
          <w:color w:val="000000" w:themeColor="text1"/>
          <w:rPrChange w:id="728" w:author="Manuscript Authors" w:date="2025-11-03T14:55:00Z" w16du:dateUtc="2025-11-03T19:55:00Z">
            <w:rPr/>
          </w:rPrChange>
        </w:rPr>
        <w:pPrChange w:id="729" w:author="Manuscript Authors" w:date="2025-11-03T14:55:00Z" w16du:dateUtc="2025-11-03T19:55:00Z">
          <w:pPr>
            <w:pStyle w:val="Bibliography"/>
          </w:pPr>
        </w:pPrChange>
      </w:pPr>
      <w:r w:rsidRPr="7283F3E1">
        <w:rPr>
          <w:color w:val="000000" w:themeColor="text1"/>
          <w:rPrChange w:id="730" w:author="Manuscript Authors" w:date="2025-11-03T14:55:00Z" w16du:dateUtc="2025-11-03T19:55:00Z">
            <w:rPr/>
          </w:rPrChange>
        </w:rPr>
        <w:t xml:space="preserve">Dryman, M. T., &amp; Heimberg, R. G. (2018). Emotion regulation in social anxiety and depression: A systematic review of expressive suppression and cognitive reappraisal. </w:t>
      </w:r>
      <w:r w:rsidRPr="7283F3E1">
        <w:rPr>
          <w:i/>
          <w:color w:val="000000" w:themeColor="text1"/>
          <w:rPrChange w:id="731" w:author="Manuscript Authors" w:date="2025-11-03T14:55:00Z" w16du:dateUtc="2025-11-03T19:55:00Z">
            <w:rPr>
              <w:i/>
            </w:rPr>
          </w:rPrChange>
        </w:rPr>
        <w:t>Clinical Psychology Review</w:t>
      </w:r>
      <w:r w:rsidRPr="7283F3E1">
        <w:rPr>
          <w:color w:val="000000" w:themeColor="text1"/>
          <w:rPrChange w:id="732" w:author="Manuscript Authors" w:date="2025-11-03T14:55:00Z" w16du:dateUtc="2025-11-03T19:55:00Z">
            <w:rPr/>
          </w:rPrChange>
        </w:rPr>
        <w:t xml:space="preserve">, </w:t>
      </w:r>
      <w:r w:rsidRPr="7283F3E1">
        <w:rPr>
          <w:i/>
          <w:color w:val="000000" w:themeColor="text1"/>
          <w:rPrChange w:id="733" w:author="Manuscript Authors" w:date="2025-11-03T14:55:00Z" w16du:dateUtc="2025-11-03T19:55:00Z">
            <w:rPr>
              <w:i/>
            </w:rPr>
          </w:rPrChange>
        </w:rPr>
        <w:t>65</w:t>
      </w:r>
      <w:r w:rsidRPr="7283F3E1">
        <w:rPr>
          <w:color w:val="000000" w:themeColor="text1"/>
          <w:rPrChange w:id="734" w:author="Manuscript Authors" w:date="2025-11-03T14:55:00Z" w16du:dateUtc="2025-11-03T19:55:00Z">
            <w:rPr/>
          </w:rPrChange>
        </w:rPr>
        <w:t>, 17–42.</w:t>
      </w:r>
      <w:ins w:id="735" w:author="Manuscript Authors" w:date="2025-11-03T14:55:00Z" w16du:dateUtc="2025-11-03T19:55:00Z">
        <w:r w:rsidRPr="7283F3E1">
          <w:rPr>
            <w:rFonts w:eastAsia="Times New Roman" w:cs="Times New Roman"/>
            <w:color w:val="000000" w:themeColor="text1"/>
          </w:rPr>
          <w:t xml:space="preserve"> </w:t>
        </w:r>
        <w:r>
          <w:fldChar w:fldCharType="begin"/>
        </w:r>
        <w:r>
          <w:instrText>HYPERLINK "https://doi.org/10.1016/j.cpr.2018.07.004" \h</w:instrText>
        </w:r>
        <w:r>
          <w:fldChar w:fldCharType="separate"/>
        </w:r>
        <w:r w:rsidRPr="7283F3E1">
          <w:rPr>
            <w:rStyle w:val="Hyperlink"/>
            <w:rFonts w:eastAsia="Times New Roman" w:cs="Times New Roman"/>
            <w:u w:val="single"/>
          </w:rPr>
          <w:t>https://doi.org/10.1016/j.cpr.2018.07.004</w:t>
        </w:r>
        <w:r>
          <w:fldChar w:fldCharType="end"/>
        </w:r>
      </w:ins>
    </w:p>
    <w:p w14:paraId="22F99485" w14:textId="45AC9109" w:rsidR="00F3346C" w:rsidRPr="00CF5EFD" w:rsidRDefault="03714C07" w:rsidP="7283F3E1">
      <w:pPr>
        <w:spacing w:before="0"/>
        <w:ind w:left="680" w:hanging="680"/>
        <w:rPr>
          <w:color w:val="000000" w:themeColor="text1"/>
          <w:rPrChange w:id="736" w:author="Manuscript Authors" w:date="2025-11-03T14:55:00Z" w16du:dateUtc="2025-11-03T19:55:00Z">
            <w:rPr/>
          </w:rPrChange>
        </w:rPr>
        <w:pPrChange w:id="737" w:author="Manuscript Authors" w:date="2025-11-03T14:55:00Z" w16du:dateUtc="2025-11-03T19:55:00Z">
          <w:pPr>
            <w:pStyle w:val="Bibliography"/>
          </w:pPr>
        </w:pPrChange>
      </w:pPr>
      <w:r w:rsidRPr="7283F3E1">
        <w:rPr>
          <w:color w:val="000000" w:themeColor="text1"/>
          <w:rPrChange w:id="738" w:author="Manuscript Authors" w:date="2025-11-03T14:55:00Z" w16du:dateUtc="2025-11-03T19:55:00Z">
            <w:rPr/>
          </w:rPrChange>
        </w:rPr>
        <w:t xml:space="preserve">Duclos, S. E., &amp; Laird, J. D. (2001). The deliberate control of emotional experience through control of expressions. </w:t>
      </w:r>
      <w:r w:rsidRPr="7283F3E1">
        <w:rPr>
          <w:i/>
          <w:color w:val="000000" w:themeColor="text1"/>
          <w:rPrChange w:id="739" w:author="Manuscript Authors" w:date="2025-11-03T14:55:00Z" w16du:dateUtc="2025-11-03T19:55:00Z">
            <w:rPr>
              <w:i/>
            </w:rPr>
          </w:rPrChange>
        </w:rPr>
        <w:t>Cognition &amp; Emotion</w:t>
      </w:r>
      <w:r w:rsidRPr="7283F3E1">
        <w:rPr>
          <w:color w:val="000000" w:themeColor="text1"/>
          <w:rPrChange w:id="740" w:author="Manuscript Authors" w:date="2025-11-03T14:55:00Z" w16du:dateUtc="2025-11-03T19:55:00Z">
            <w:rPr/>
          </w:rPrChange>
        </w:rPr>
        <w:t xml:space="preserve">, </w:t>
      </w:r>
      <w:r w:rsidRPr="7283F3E1">
        <w:rPr>
          <w:i/>
          <w:color w:val="000000" w:themeColor="text1"/>
          <w:rPrChange w:id="741" w:author="Manuscript Authors" w:date="2025-11-03T14:55:00Z" w16du:dateUtc="2025-11-03T19:55:00Z">
            <w:rPr>
              <w:i/>
            </w:rPr>
          </w:rPrChange>
        </w:rPr>
        <w:t>15</w:t>
      </w:r>
      <w:r w:rsidRPr="7283F3E1">
        <w:rPr>
          <w:color w:val="000000" w:themeColor="text1"/>
          <w:rPrChange w:id="742" w:author="Manuscript Authors" w:date="2025-11-03T14:55:00Z" w16du:dateUtc="2025-11-03T19:55:00Z">
            <w:rPr/>
          </w:rPrChange>
        </w:rPr>
        <w:t>(1), 27–56.</w:t>
      </w:r>
      <w:ins w:id="743" w:author="Manuscript Authors" w:date="2025-11-03T14:55:00Z" w16du:dateUtc="2025-11-03T19:55:00Z">
        <w:r w:rsidRPr="7283F3E1">
          <w:rPr>
            <w:rFonts w:eastAsia="Times New Roman" w:cs="Times New Roman"/>
            <w:color w:val="000000" w:themeColor="text1"/>
          </w:rPr>
          <w:t xml:space="preserve"> </w:t>
        </w:r>
        <w:r>
          <w:fldChar w:fldCharType="begin"/>
        </w:r>
        <w:r>
          <w:instrText>HYPERLINK "https://doi.org/10.1080/0269993004200088" \h</w:instrText>
        </w:r>
        <w:r>
          <w:fldChar w:fldCharType="separate"/>
        </w:r>
        <w:r w:rsidRPr="7283F3E1">
          <w:rPr>
            <w:rStyle w:val="Hyperlink"/>
            <w:rFonts w:eastAsia="Times New Roman" w:cs="Times New Roman"/>
            <w:u w:val="single"/>
          </w:rPr>
          <w:t>https://doi.org/10.1080/0269993004200088</w:t>
        </w:r>
        <w:r>
          <w:fldChar w:fldCharType="end"/>
        </w:r>
      </w:ins>
    </w:p>
    <w:p w14:paraId="313D9C61" w14:textId="5E7068A7" w:rsidR="00F3346C" w:rsidRPr="00CF5EFD" w:rsidRDefault="03714C07" w:rsidP="7283F3E1">
      <w:pPr>
        <w:ind w:left="720" w:hanging="720"/>
        <w:rPr>
          <w:ins w:id="744" w:author="Manuscript Authors" w:date="2025-11-03T14:55:00Z" w16du:dateUtc="2025-11-03T19:55:00Z"/>
          <w:rFonts w:eastAsia="Times New Roman" w:cs="Times New Roman"/>
          <w:color w:val="222222"/>
        </w:rPr>
      </w:pPr>
      <w:ins w:id="745" w:author="Manuscript Authors" w:date="2025-11-03T14:55:00Z" w16du:dateUtc="2025-11-03T19:55:00Z">
        <w:r w:rsidRPr="7283F3E1">
          <w:rPr>
            <w:rFonts w:eastAsia="Times New Roman" w:cs="Times New Roman"/>
            <w:color w:val="222222"/>
          </w:rPr>
          <w:lastRenderedPageBreak/>
          <w:t xml:space="preserve">Efthimiou, T. N., Baker, J., Clarke, A., Elsenaar, A., Mehu, M., &amp; Korb, S. (2024). Zygomaticus activation through facial neuromuscular electrical stimulation (fNMES) induces happiness perception in ambiguous facial expressions and affects neural correlates of face processing. </w:t>
        </w:r>
        <w:r w:rsidRPr="7283F3E1">
          <w:rPr>
            <w:rFonts w:eastAsia="Times New Roman" w:cs="Times New Roman"/>
            <w:i/>
            <w:iCs/>
            <w:color w:val="222222"/>
          </w:rPr>
          <w:t>Social Cognitive and Affective Neuroscience</w:t>
        </w:r>
        <w:r w:rsidRPr="7283F3E1">
          <w:rPr>
            <w:rFonts w:eastAsia="Times New Roman" w:cs="Times New Roman"/>
            <w:color w:val="222222"/>
          </w:rPr>
          <w:t xml:space="preserve">, </w:t>
        </w:r>
        <w:r w:rsidRPr="7283F3E1">
          <w:rPr>
            <w:rFonts w:eastAsia="Times New Roman" w:cs="Times New Roman"/>
            <w:i/>
            <w:iCs/>
            <w:color w:val="222222"/>
          </w:rPr>
          <w:t>19</w:t>
        </w:r>
        <w:r w:rsidRPr="7283F3E1">
          <w:rPr>
            <w:rFonts w:eastAsia="Times New Roman" w:cs="Times New Roman"/>
            <w:color w:val="222222"/>
          </w:rPr>
          <w:t xml:space="preserve">(1), nsae013. </w:t>
        </w:r>
        <w:r>
          <w:fldChar w:fldCharType="begin"/>
        </w:r>
        <w:r>
          <w:instrText>HYPERLINK "https://doi.org/10.1093/scan/nsae013" \h</w:instrText>
        </w:r>
        <w:r>
          <w:fldChar w:fldCharType="separate"/>
        </w:r>
        <w:r w:rsidRPr="7283F3E1">
          <w:rPr>
            <w:rStyle w:val="Hyperlink"/>
            <w:rFonts w:eastAsia="Times New Roman" w:cs="Times New Roman"/>
            <w:u w:val="single"/>
          </w:rPr>
          <w:t>https://doi.org/10.1093/scan/nsae013</w:t>
        </w:r>
        <w:r>
          <w:fldChar w:fldCharType="end"/>
        </w:r>
      </w:ins>
    </w:p>
    <w:p w14:paraId="2DFC49AE" w14:textId="00D4BF8F" w:rsidR="00F3346C" w:rsidRPr="00CF5EFD" w:rsidRDefault="03714C07" w:rsidP="7283F3E1">
      <w:pPr>
        <w:ind w:left="720" w:hanging="720"/>
        <w:rPr>
          <w:ins w:id="746" w:author="Manuscript Authors" w:date="2025-11-03T14:55:00Z" w16du:dateUtc="2025-11-03T19:55:00Z"/>
          <w:rFonts w:eastAsia="Times New Roman" w:cs="Times New Roman"/>
          <w:color w:val="222222"/>
        </w:rPr>
      </w:pPr>
      <w:ins w:id="747" w:author="Manuscript Authors" w:date="2025-11-03T14:55:00Z" w16du:dateUtc="2025-11-03T19:55:00Z">
        <w:r w:rsidRPr="7283F3E1">
          <w:rPr>
            <w:rFonts w:eastAsia="Times New Roman" w:cs="Times New Roman"/>
            <w:color w:val="222222"/>
          </w:rPr>
          <w:t xml:space="preserve">Efthimiou, T. N., Baker, J., Elsenaar, A., Mehu, M., &amp; Korb, S. (2024). Smiling and frowning induced by facial neuromuscular electrical stimulation (fNMES) modulate felt emotion and physiology. </w:t>
        </w:r>
        <w:r w:rsidRPr="7283F3E1">
          <w:rPr>
            <w:rFonts w:eastAsia="Times New Roman" w:cs="Times New Roman"/>
            <w:i/>
            <w:iCs/>
            <w:color w:val="222222"/>
          </w:rPr>
          <w:t>Emotion</w:t>
        </w:r>
        <w:r w:rsidRPr="7283F3E1">
          <w:rPr>
            <w:rFonts w:eastAsia="Times New Roman" w:cs="Times New Roman"/>
            <w:color w:val="222222"/>
          </w:rPr>
          <w:t xml:space="preserve">. </w:t>
        </w:r>
        <w:r>
          <w:fldChar w:fldCharType="begin"/>
        </w:r>
        <w:r>
          <w:instrText>HYPERLINK "https://doi.org/10.1037/emo0001408" \h</w:instrText>
        </w:r>
        <w:r>
          <w:fldChar w:fldCharType="separate"/>
        </w:r>
        <w:r w:rsidRPr="7283F3E1">
          <w:rPr>
            <w:rStyle w:val="Hyperlink"/>
            <w:rFonts w:eastAsia="Times New Roman" w:cs="Times New Roman"/>
            <w:u w:val="single"/>
          </w:rPr>
          <w:t>https://doi.org/10.1037/emo0001408</w:t>
        </w:r>
        <w:r>
          <w:fldChar w:fldCharType="end"/>
        </w:r>
      </w:ins>
    </w:p>
    <w:p w14:paraId="3DD38727" w14:textId="5FE7AA5E" w:rsidR="00F3346C" w:rsidRPr="00CF5EFD" w:rsidRDefault="03714C07" w:rsidP="7283F3E1">
      <w:pPr>
        <w:ind w:left="720" w:hanging="720"/>
        <w:rPr>
          <w:ins w:id="748" w:author="Manuscript Authors" w:date="2025-11-03T14:55:00Z" w16du:dateUtc="2025-11-03T19:55:00Z"/>
          <w:rFonts w:ascii="Aptos" w:eastAsia="Aptos" w:hAnsi="Aptos" w:cs="Aptos"/>
          <w:color w:val="000000" w:themeColor="text1"/>
        </w:rPr>
      </w:pPr>
      <w:ins w:id="749" w:author="Manuscript Authors" w:date="2025-11-03T14:55:00Z" w16du:dateUtc="2025-11-03T19:55:00Z">
        <w:r w:rsidRPr="7283F3E1">
          <w:rPr>
            <w:rFonts w:eastAsia="Times New Roman" w:cs="Times New Roman"/>
            <w:color w:val="222222"/>
          </w:rPr>
          <w:t xml:space="preserve">Ekman, P. (2003). Darwin, deception, and facial expression. </w:t>
        </w:r>
        <w:r w:rsidRPr="7283F3E1">
          <w:rPr>
            <w:rFonts w:eastAsia="Times New Roman" w:cs="Times New Roman"/>
            <w:i/>
            <w:iCs/>
            <w:color w:val="222222"/>
          </w:rPr>
          <w:t>Annals of the New York Academy of Sciences</w:t>
        </w:r>
        <w:r w:rsidRPr="7283F3E1">
          <w:rPr>
            <w:rFonts w:eastAsia="Times New Roman" w:cs="Times New Roman"/>
            <w:color w:val="222222"/>
          </w:rPr>
          <w:t xml:space="preserve">, </w:t>
        </w:r>
        <w:r w:rsidRPr="7283F3E1">
          <w:rPr>
            <w:rFonts w:eastAsia="Times New Roman" w:cs="Times New Roman"/>
            <w:i/>
            <w:iCs/>
            <w:color w:val="222222"/>
          </w:rPr>
          <w:t>1000</w:t>
        </w:r>
        <w:r w:rsidRPr="7283F3E1">
          <w:rPr>
            <w:rFonts w:eastAsia="Times New Roman" w:cs="Times New Roman"/>
            <w:color w:val="222222"/>
          </w:rPr>
          <w:t xml:space="preserve">(1), 205-221. </w:t>
        </w:r>
        <w:r>
          <w:fldChar w:fldCharType="begin"/>
        </w:r>
        <w:r>
          <w:instrText>HYPERLINK "https://doi.org/10.1196/annals.1280.010" \h</w:instrText>
        </w:r>
        <w:r>
          <w:fldChar w:fldCharType="separate"/>
        </w:r>
        <w:r w:rsidRPr="7283F3E1">
          <w:rPr>
            <w:rStyle w:val="Hyperlink"/>
            <w:rFonts w:eastAsia="Times New Roman" w:cs="Times New Roman"/>
            <w:u w:val="single"/>
          </w:rPr>
          <w:t>https://doi.org/10.1196/annals.1280.010</w:t>
        </w:r>
        <w:r>
          <w:fldChar w:fldCharType="end"/>
        </w:r>
      </w:ins>
    </w:p>
    <w:p w14:paraId="48725655" w14:textId="5D45709B" w:rsidR="00F3346C" w:rsidRPr="00CF5EFD" w:rsidRDefault="03714C07" w:rsidP="7283F3E1">
      <w:pPr>
        <w:ind w:left="720" w:hanging="720"/>
        <w:rPr>
          <w:ins w:id="750" w:author="Manuscript Authors" w:date="2025-11-03T14:55:00Z" w16du:dateUtc="2025-11-03T19:55:00Z"/>
          <w:rFonts w:ascii="Aptos" w:eastAsia="Aptos" w:hAnsi="Aptos" w:cs="Aptos"/>
          <w:color w:val="000000" w:themeColor="text1"/>
        </w:rPr>
      </w:pPr>
      <w:ins w:id="751" w:author="Manuscript Authors" w:date="2025-11-03T14:55:00Z" w16du:dateUtc="2025-11-03T19:55:00Z">
        <w:r w:rsidRPr="7283F3E1">
          <w:rPr>
            <w:rFonts w:eastAsia="Times New Roman" w:cs="Times New Roman"/>
            <w:color w:val="222222"/>
          </w:rPr>
          <w:t xml:space="preserve">Ekman, P., &amp; Friesen, W. V. (1978). Facial action coding system. </w:t>
        </w:r>
        <w:r w:rsidRPr="7283F3E1">
          <w:rPr>
            <w:rFonts w:eastAsia="Times New Roman" w:cs="Times New Roman"/>
            <w:i/>
            <w:iCs/>
            <w:color w:val="222222"/>
          </w:rPr>
          <w:t>Environmental Psychology &amp; Nonverbal Behavior</w:t>
        </w:r>
        <w:r w:rsidRPr="7283F3E1">
          <w:rPr>
            <w:rFonts w:eastAsia="Times New Roman" w:cs="Times New Roman"/>
            <w:color w:val="222222"/>
          </w:rPr>
          <w:t xml:space="preserve">. </w:t>
        </w:r>
        <w:r>
          <w:fldChar w:fldCharType="begin"/>
        </w:r>
        <w:r>
          <w:instrText>HYPERLINK "https://doi.org/10.1037/t27734-000" \h</w:instrText>
        </w:r>
        <w:r>
          <w:fldChar w:fldCharType="separate"/>
        </w:r>
        <w:r w:rsidRPr="7283F3E1">
          <w:rPr>
            <w:rStyle w:val="Hyperlink"/>
            <w:rFonts w:eastAsia="Times New Roman" w:cs="Times New Roman"/>
            <w:u w:val="single"/>
          </w:rPr>
          <w:t>https://doi.org/10.1037/t27734-000</w:t>
        </w:r>
        <w:r>
          <w:fldChar w:fldCharType="end"/>
        </w:r>
      </w:ins>
    </w:p>
    <w:p w14:paraId="7B8EB54C" w14:textId="6D1017CE" w:rsidR="00F3346C" w:rsidRPr="00CF5EFD" w:rsidRDefault="03714C07" w:rsidP="7283F3E1">
      <w:pPr>
        <w:spacing w:before="0"/>
        <w:ind w:left="680" w:hanging="680"/>
        <w:rPr>
          <w:color w:val="000000" w:themeColor="text1"/>
          <w:rPrChange w:id="752" w:author="Manuscript Authors" w:date="2025-11-03T14:55:00Z" w16du:dateUtc="2025-11-03T19:55:00Z">
            <w:rPr/>
          </w:rPrChange>
        </w:rPr>
        <w:pPrChange w:id="753" w:author="Manuscript Authors" w:date="2025-11-03T14:55:00Z" w16du:dateUtc="2025-11-03T19:55:00Z">
          <w:pPr>
            <w:pStyle w:val="Bibliography"/>
          </w:pPr>
        </w:pPrChange>
      </w:pPr>
      <w:r w:rsidRPr="7283F3E1">
        <w:rPr>
          <w:color w:val="000000" w:themeColor="text1"/>
          <w:rPrChange w:id="754" w:author="Manuscript Authors" w:date="2025-11-03T14:55:00Z" w16du:dateUtc="2025-11-03T19:55:00Z">
            <w:rPr/>
          </w:rPrChange>
        </w:rPr>
        <w:t xml:space="preserve">Feldman, M., Bliss-Moreau, E., &amp; Lindquist, K. (2024). The neurobiology of interoception and affect. </w:t>
      </w:r>
      <w:r w:rsidRPr="7283F3E1">
        <w:rPr>
          <w:i/>
          <w:color w:val="000000" w:themeColor="text1"/>
          <w:rPrChange w:id="755" w:author="Manuscript Authors" w:date="2025-11-03T14:55:00Z" w16du:dateUtc="2025-11-03T19:55:00Z">
            <w:rPr>
              <w:i/>
            </w:rPr>
          </w:rPrChange>
        </w:rPr>
        <w:t>Trends in Cognitive Sciences</w:t>
      </w:r>
      <w:r w:rsidRPr="7283F3E1">
        <w:rPr>
          <w:color w:val="000000" w:themeColor="text1"/>
          <w:rPrChange w:id="756" w:author="Manuscript Authors" w:date="2025-11-03T14:55:00Z" w16du:dateUtc="2025-11-03T19:55:00Z">
            <w:rPr/>
          </w:rPrChange>
        </w:rPr>
        <w:t>.</w:t>
      </w:r>
      <w:ins w:id="757" w:author="Manuscript Authors" w:date="2025-11-03T14:55:00Z" w16du:dateUtc="2025-11-03T19:55:00Z">
        <w:r w:rsidRPr="7283F3E1">
          <w:rPr>
            <w:rFonts w:eastAsia="Times New Roman" w:cs="Times New Roman"/>
            <w:color w:val="000000" w:themeColor="text1"/>
          </w:rPr>
          <w:t xml:space="preserve"> </w:t>
        </w:r>
        <w:r>
          <w:fldChar w:fldCharType="begin"/>
        </w:r>
        <w:r>
          <w:instrText>HYPERLINK "https://doi.org/10.1016/j.tics.2024.01.009" \h</w:instrText>
        </w:r>
        <w:r>
          <w:fldChar w:fldCharType="separate"/>
        </w:r>
        <w:r w:rsidRPr="7283F3E1">
          <w:rPr>
            <w:rStyle w:val="Hyperlink"/>
            <w:rFonts w:eastAsia="Times New Roman" w:cs="Times New Roman"/>
            <w:u w:val="single"/>
          </w:rPr>
          <w:t>https://doi.org/10.1016/j.tics.2024.01.009</w:t>
        </w:r>
        <w:r>
          <w:fldChar w:fldCharType="end"/>
        </w:r>
      </w:ins>
    </w:p>
    <w:p w14:paraId="54F9C2A5" w14:textId="66A23F48" w:rsidR="00F3346C" w:rsidRPr="00CF5EFD" w:rsidRDefault="03714C07" w:rsidP="7283F3E1">
      <w:pPr>
        <w:spacing w:before="0"/>
        <w:ind w:left="680" w:hanging="680"/>
        <w:rPr>
          <w:color w:val="000000" w:themeColor="text1"/>
          <w:rPrChange w:id="758" w:author="Manuscript Authors" w:date="2025-11-03T14:55:00Z" w16du:dateUtc="2025-11-03T19:55:00Z">
            <w:rPr/>
          </w:rPrChange>
        </w:rPr>
        <w:pPrChange w:id="759" w:author="Manuscript Authors" w:date="2025-11-03T14:55:00Z" w16du:dateUtc="2025-11-03T19:55:00Z">
          <w:pPr>
            <w:pStyle w:val="Bibliography"/>
          </w:pPr>
        </w:pPrChange>
      </w:pPr>
      <w:r w:rsidRPr="7283F3E1">
        <w:rPr>
          <w:color w:val="000000" w:themeColor="text1"/>
          <w:rPrChange w:id="760" w:author="Manuscript Authors" w:date="2025-11-03T14:55:00Z" w16du:dateUtc="2025-11-03T19:55:00Z">
            <w:rPr/>
          </w:rPrChange>
        </w:rPr>
        <w:t xml:space="preserve">Fernandes, M. A., &amp; Tone, E. B. (2021). A systematic review and meta-analysis of the association between expressive suppression and positive affect. </w:t>
      </w:r>
      <w:r w:rsidRPr="7283F3E1">
        <w:rPr>
          <w:i/>
          <w:color w:val="000000" w:themeColor="text1"/>
          <w:rPrChange w:id="761" w:author="Manuscript Authors" w:date="2025-11-03T14:55:00Z" w16du:dateUtc="2025-11-03T19:55:00Z">
            <w:rPr>
              <w:i/>
            </w:rPr>
          </w:rPrChange>
        </w:rPr>
        <w:t>Clinical Psychology Review</w:t>
      </w:r>
      <w:r w:rsidRPr="7283F3E1">
        <w:rPr>
          <w:color w:val="000000" w:themeColor="text1"/>
          <w:rPrChange w:id="762" w:author="Manuscript Authors" w:date="2025-11-03T14:55:00Z" w16du:dateUtc="2025-11-03T19:55:00Z">
            <w:rPr/>
          </w:rPrChange>
        </w:rPr>
        <w:t xml:space="preserve">, </w:t>
      </w:r>
      <w:r w:rsidRPr="7283F3E1">
        <w:rPr>
          <w:i/>
          <w:color w:val="000000" w:themeColor="text1"/>
          <w:rPrChange w:id="763" w:author="Manuscript Authors" w:date="2025-11-03T14:55:00Z" w16du:dateUtc="2025-11-03T19:55:00Z">
            <w:rPr>
              <w:i/>
            </w:rPr>
          </w:rPrChange>
        </w:rPr>
        <w:t>88</w:t>
      </w:r>
      <w:r w:rsidRPr="7283F3E1">
        <w:rPr>
          <w:color w:val="000000" w:themeColor="text1"/>
          <w:rPrChange w:id="764" w:author="Manuscript Authors" w:date="2025-11-03T14:55:00Z" w16du:dateUtc="2025-11-03T19:55:00Z">
            <w:rPr/>
          </w:rPrChange>
        </w:rPr>
        <w:t>, 102068.</w:t>
      </w:r>
      <w:ins w:id="765" w:author="Manuscript Authors" w:date="2025-11-03T14:55:00Z" w16du:dateUtc="2025-11-03T19:55:00Z">
        <w:r w:rsidRPr="7283F3E1">
          <w:rPr>
            <w:rFonts w:eastAsia="Times New Roman" w:cs="Times New Roman"/>
            <w:color w:val="000000" w:themeColor="text1"/>
          </w:rPr>
          <w:t xml:space="preserve"> </w:t>
        </w:r>
        <w:r>
          <w:fldChar w:fldCharType="begin"/>
        </w:r>
        <w:r>
          <w:instrText>HYPERLINK "https://doi.org/10.1016/j.cpr.2021.102068" \h</w:instrText>
        </w:r>
        <w:r>
          <w:fldChar w:fldCharType="separate"/>
        </w:r>
        <w:r w:rsidRPr="7283F3E1">
          <w:rPr>
            <w:rStyle w:val="Hyperlink"/>
            <w:rFonts w:eastAsia="Times New Roman" w:cs="Times New Roman"/>
            <w:u w:val="single"/>
          </w:rPr>
          <w:t>https://doi.org/10.1016/j.cpr.2021.102068</w:t>
        </w:r>
        <w:r>
          <w:fldChar w:fldCharType="end"/>
        </w:r>
      </w:ins>
    </w:p>
    <w:p w14:paraId="6ABFB286" w14:textId="77777777" w:rsidR="00415BEA" w:rsidRDefault="006675DF">
      <w:pPr>
        <w:pStyle w:val="Bibliography"/>
        <w:rPr>
          <w:del w:id="766" w:author="Manuscript Authors" w:date="2025-11-03T14:55:00Z" w16du:dateUtc="2025-11-03T19:55:00Z"/>
        </w:rPr>
      </w:pPr>
      <w:bookmarkStart w:id="767" w:name="ref-folk2023systematic"/>
      <w:del w:id="768" w:author="Manuscript Authors" w:date="2025-11-03T14:55:00Z" w16du:dateUtc="2025-11-03T19:55:00Z">
        <w:r>
          <w:delText xml:space="preserve">Folk, D., &amp; Dunn, E. (2023). A systematic review of the strength of evidence for the most commonly recommended happiness strategies in mainstream media. </w:delText>
        </w:r>
        <w:r>
          <w:rPr>
            <w:i/>
            <w:iCs/>
          </w:rPr>
          <w:delText>Nature Human Behaviour</w:delText>
        </w:r>
        <w:r>
          <w:delText xml:space="preserve">, </w:delText>
        </w:r>
        <w:r>
          <w:rPr>
            <w:i/>
            <w:iCs/>
          </w:rPr>
          <w:delText>7</w:delText>
        </w:r>
        <w:r>
          <w:delText>(10), 1697–1707.</w:delText>
        </w:r>
      </w:del>
    </w:p>
    <w:bookmarkEnd w:id="767"/>
    <w:p w14:paraId="435EE946" w14:textId="5730B19E" w:rsidR="00F3346C" w:rsidRPr="00CF5EFD" w:rsidRDefault="006675DF" w:rsidP="7283F3E1">
      <w:pPr>
        <w:ind w:left="720" w:hanging="720"/>
        <w:rPr>
          <w:ins w:id="769" w:author="Manuscript Authors" w:date="2025-11-03T14:55:00Z" w16du:dateUtc="2025-11-03T19:55:00Z"/>
          <w:rFonts w:eastAsia="Times New Roman" w:cs="Times New Roman"/>
          <w:color w:val="222222"/>
        </w:rPr>
      </w:pPr>
      <w:del w:id="770" w:author="Manuscript Authors" w:date="2025-11-03T14:55:00Z" w16du:dateUtc="2025-11-03T19:55:00Z">
        <w:r>
          <w:delText xml:space="preserve">Frank, M. C., Braginsky, M., Cachia, J., </w:delText>
        </w:r>
      </w:del>
      <w:ins w:id="771" w:author="Manuscript Authors" w:date="2025-11-03T14:55:00Z" w16du:dateUtc="2025-11-03T19:55:00Z">
        <w:r w:rsidR="03714C07" w:rsidRPr="7283F3E1">
          <w:rPr>
            <w:rFonts w:eastAsia="Times New Roman" w:cs="Times New Roman"/>
            <w:color w:val="222222"/>
          </w:rPr>
          <w:t xml:space="preserve">Galison, P. (1997). </w:t>
        </w:r>
        <w:r w:rsidR="03714C07" w:rsidRPr="7283F3E1">
          <w:rPr>
            <w:rFonts w:eastAsia="Times New Roman" w:cs="Times New Roman"/>
            <w:i/>
            <w:iCs/>
            <w:color w:val="222222"/>
          </w:rPr>
          <w:t>Image and logic: A material culture of microphysics</w:t>
        </w:r>
        <w:r w:rsidR="03714C07" w:rsidRPr="7283F3E1">
          <w:rPr>
            <w:rFonts w:eastAsia="Times New Roman" w:cs="Times New Roman"/>
            <w:color w:val="222222"/>
          </w:rPr>
          <w:t>. University of Chicago Press.</w:t>
        </w:r>
      </w:ins>
    </w:p>
    <w:p w14:paraId="22ED2B4B" w14:textId="40620005" w:rsidR="00F3346C" w:rsidRPr="00CF5EFD" w:rsidRDefault="03714C07" w:rsidP="7283F3E1">
      <w:pPr>
        <w:ind w:left="720" w:hanging="720"/>
        <w:rPr>
          <w:ins w:id="772" w:author="Manuscript Authors" w:date="2025-11-03T14:55:00Z" w16du:dateUtc="2025-11-03T19:55:00Z"/>
          <w:rFonts w:ascii="Aptos" w:eastAsia="Aptos" w:hAnsi="Aptos" w:cs="Aptos"/>
          <w:color w:val="000000" w:themeColor="text1"/>
        </w:rPr>
      </w:pPr>
      <w:ins w:id="773" w:author="Manuscript Authors" w:date="2025-11-03T14:55:00Z" w16du:dateUtc="2025-11-03T19:55:00Z">
        <w:r w:rsidRPr="7283F3E1">
          <w:rPr>
            <w:rFonts w:eastAsia="Times New Roman" w:cs="Times New Roman"/>
            <w:color w:val="222222"/>
          </w:rPr>
          <w:t xml:space="preserve">Garbarski, D., Dykema, J., Yonker, J. A., Bae, R. E., &amp; Rosenfeld, R. A. (2025). Improving the Measurement of Gender in Surveys: Effects of Categorical Versus Open-Ended Response </w:t>
        </w:r>
        <w:r w:rsidRPr="7283F3E1">
          <w:rPr>
            <w:rFonts w:eastAsia="Times New Roman" w:cs="Times New Roman"/>
            <w:color w:val="222222"/>
          </w:rPr>
          <w:lastRenderedPageBreak/>
          <w:t xml:space="preserve">Formats on Measurement and Data Quality Among College Students. </w:t>
        </w:r>
        <w:r w:rsidRPr="7283F3E1">
          <w:rPr>
            <w:rFonts w:eastAsia="Times New Roman" w:cs="Times New Roman"/>
            <w:i/>
            <w:iCs/>
            <w:color w:val="222222"/>
          </w:rPr>
          <w:t>Journal of Survey Statistics and Methodology</w:t>
        </w:r>
        <w:r w:rsidRPr="7283F3E1">
          <w:rPr>
            <w:rFonts w:eastAsia="Times New Roman" w:cs="Times New Roman"/>
            <w:color w:val="222222"/>
          </w:rPr>
          <w:t xml:space="preserve">, </w:t>
        </w:r>
        <w:r w:rsidRPr="7283F3E1">
          <w:rPr>
            <w:rFonts w:eastAsia="Times New Roman" w:cs="Times New Roman"/>
            <w:i/>
            <w:iCs/>
            <w:color w:val="222222"/>
          </w:rPr>
          <w:t>13</w:t>
        </w:r>
        <w:r w:rsidRPr="7283F3E1">
          <w:rPr>
            <w:rFonts w:eastAsia="Times New Roman" w:cs="Times New Roman"/>
            <w:color w:val="222222"/>
          </w:rPr>
          <w:t xml:space="preserve">(1), 18-38. </w:t>
        </w:r>
        <w:r>
          <w:fldChar w:fldCharType="begin"/>
        </w:r>
        <w:r>
          <w:instrText>HYPERLINK "https://doi.org/10.1093/jssam/smae043" \h</w:instrText>
        </w:r>
        <w:r>
          <w:fldChar w:fldCharType="separate"/>
        </w:r>
        <w:r w:rsidRPr="7283F3E1">
          <w:rPr>
            <w:rStyle w:val="Hyperlink"/>
            <w:rFonts w:eastAsia="Times New Roman" w:cs="Times New Roman"/>
            <w:u w:val="single"/>
          </w:rPr>
          <w:t>https://doi.org/10.1093/jssam/smae043</w:t>
        </w:r>
        <w:r>
          <w:fldChar w:fldCharType="end"/>
        </w:r>
      </w:ins>
    </w:p>
    <w:p w14:paraId="46376B06" w14:textId="4D1A6711" w:rsidR="00F3346C" w:rsidRPr="00CF5EFD" w:rsidRDefault="03714C07" w:rsidP="7283F3E1">
      <w:pPr>
        <w:ind w:left="720" w:hanging="720"/>
        <w:rPr>
          <w:ins w:id="774" w:author="Manuscript Authors" w:date="2025-11-03T14:55:00Z" w16du:dateUtc="2025-11-03T19:55:00Z"/>
          <w:rFonts w:eastAsia="Times New Roman" w:cs="Times New Roman"/>
          <w:color w:val="222222"/>
        </w:rPr>
      </w:pPr>
      <w:ins w:id="775" w:author="Manuscript Authors" w:date="2025-11-03T14:55:00Z" w16du:dateUtc="2025-11-03T19:55:00Z">
        <w:r w:rsidRPr="7283F3E1">
          <w:rPr>
            <w:rFonts w:eastAsia="Times New Roman" w:cs="Times New Roman"/>
            <w:color w:val="222222"/>
          </w:rPr>
          <w:t xml:space="preserve">Gellhorn, E. (1964). Motion and emotion: The role of proprioception in the physiology and pathology of the emotions. </w:t>
        </w:r>
        <w:r w:rsidRPr="7283F3E1">
          <w:rPr>
            <w:rFonts w:eastAsia="Times New Roman" w:cs="Times New Roman"/>
            <w:i/>
            <w:iCs/>
            <w:color w:val="222222"/>
          </w:rPr>
          <w:t>Psychological Review</w:t>
        </w:r>
        <w:r w:rsidRPr="7283F3E1">
          <w:rPr>
            <w:rFonts w:eastAsia="Times New Roman" w:cs="Times New Roman"/>
            <w:color w:val="222222"/>
          </w:rPr>
          <w:t xml:space="preserve">, </w:t>
        </w:r>
        <w:r w:rsidRPr="7283F3E1">
          <w:rPr>
            <w:rFonts w:eastAsia="Times New Roman" w:cs="Times New Roman"/>
            <w:i/>
            <w:iCs/>
            <w:color w:val="222222"/>
          </w:rPr>
          <w:t>71</w:t>
        </w:r>
        <w:r w:rsidRPr="7283F3E1">
          <w:rPr>
            <w:rFonts w:eastAsia="Times New Roman" w:cs="Times New Roman"/>
            <w:color w:val="222222"/>
          </w:rPr>
          <w:t xml:space="preserve">(6), 457. </w:t>
        </w:r>
        <w:r>
          <w:fldChar w:fldCharType="begin"/>
        </w:r>
        <w:r>
          <w:instrText>HYPERLINK "https://doi.org/10.1037/h0039834" \h</w:instrText>
        </w:r>
        <w:r>
          <w:fldChar w:fldCharType="separate"/>
        </w:r>
        <w:r w:rsidRPr="7283F3E1">
          <w:rPr>
            <w:rStyle w:val="Hyperlink"/>
            <w:rFonts w:eastAsia="Times New Roman" w:cs="Times New Roman"/>
            <w:u w:val="single"/>
          </w:rPr>
          <w:t>https://doi.org/10.1037/h0039834</w:t>
        </w:r>
        <w:r>
          <w:fldChar w:fldCharType="end"/>
        </w:r>
      </w:ins>
    </w:p>
    <w:p w14:paraId="5DF60FAC" w14:textId="77777777" w:rsidR="00415BEA" w:rsidRDefault="03714C07">
      <w:pPr>
        <w:pStyle w:val="Bibliography"/>
        <w:rPr>
          <w:del w:id="776" w:author="Manuscript Authors" w:date="2025-11-03T14:55:00Z" w16du:dateUtc="2025-11-03T19:55:00Z"/>
        </w:rPr>
      </w:pPr>
      <w:moveFromRangeStart w:id="777" w:author="Manuscript Authors" w:date="2025-11-03T14:55:00Z" w:name="move213074134"/>
      <w:moveFrom w:id="778" w:author="Manuscript Authors" w:date="2025-11-03T14:55:00Z" w16du:dateUtc="2025-11-03T19:55:00Z">
        <w:r w:rsidRPr="7283F3E1">
          <w:rPr>
            <w:color w:val="000000" w:themeColor="text1"/>
            <w:rPrChange w:id="779" w:author="Manuscript Authors" w:date="2025-11-03T14:55:00Z" w16du:dateUtc="2025-11-03T19:55:00Z">
              <w:rPr/>
            </w:rPrChange>
          </w:rPr>
          <w:t xml:space="preserve">Coles, N. </w:t>
        </w:r>
      </w:moveFrom>
      <w:moveFromRangeEnd w:id="777"/>
      <w:del w:id="780" w:author="Manuscript Authors" w:date="2025-11-03T14:55:00Z" w16du:dateUtc="2025-11-03T19:55:00Z">
        <w:r w:rsidR="006675DF">
          <w:delText xml:space="preserve">A., Hardwicke, T., Hawkins, R., … Williams, R. (2023). </w:delText>
        </w:r>
        <w:r w:rsidR="006675DF">
          <w:rPr>
            <w:i/>
            <w:iCs/>
          </w:rPr>
          <w:delText>Experimentology: An open science approach to experimental psychology methods</w:delText>
        </w:r>
        <w:r w:rsidR="006675DF">
          <w:delText>. Boston, MA: MIT Press.</w:delText>
        </w:r>
      </w:del>
    </w:p>
    <w:p w14:paraId="3427F3FF" w14:textId="43C41221" w:rsidR="00F3346C" w:rsidRPr="00CF5EFD" w:rsidRDefault="03714C07" w:rsidP="7283F3E1">
      <w:pPr>
        <w:spacing w:before="0"/>
        <w:ind w:left="680" w:hanging="680"/>
        <w:rPr>
          <w:color w:val="000000" w:themeColor="text1"/>
          <w:rPrChange w:id="781" w:author="Manuscript Authors" w:date="2025-11-03T14:55:00Z" w16du:dateUtc="2025-11-03T19:55:00Z">
            <w:rPr/>
          </w:rPrChange>
        </w:rPr>
        <w:pPrChange w:id="782" w:author="Manuscript Authors" w:date="2025-11-03T14:55:00Z" w16du:dateUtc="2025-11-03T19:55:00Z">
          <w:pPr>
            <w:pStyle w:val="Bibliography"/>
          </w:pPr>
        </w:pPrChange>
      </w:pPr>
      <w:r w:rsidRPr="7283F3E1">
        <w:rPr>
          <w:color w:val="000000" w:themeColor="text1"/>
          <w:rPrChange w:id="783" w:author="Manuscript Authors" w:date="2025-11-03T14:55:00Z" w16du:dateUtc="2025-11-03T19:55:00Z">
            <w:rPr/>
          </w:rPrChange>
        </w:rPr>
        <w:t xml:space="preserve">Grandey, A. A., &amp; Melloy, R. C. (2017). The state of the heart: Emotional labor as emotion regulation reviewed and revised. </w:t>
      </w:r>
      <w:r w:rsidRPr="7283F3E1">
        <w:rPr>
          <w:i/>
          <w:color w:val="000000" w:themeColor="text1"/>
          <w:rPrChange w:id="784" w:author="Manuscript Authors" w:date="2025-11-03T14:55:00Z" w16du:dateUtc="2025-11-03T19:55:00Z">
            <w:rPr>
              <w:i/>
            </w:rPr>
          </w:rPrChange>
        </w:rPr>
        <w:t>Journal of Occupational Health Psychology</w:t>
      </w:r>
      <w:r w:rsidRPr="7283F3E1">
        <w:rPr>
          <w:color w:val="000000" w:themeColor="text1"/>
          <w:rPrChange w:id="785" w:author="Manuscript Authors" w:date="2025-11-03T14:55:00Z" w16du:dateUtc="2025-11-03T19:55:00Z">
            <w:rPr/>
          </w:rPrChange>
        </w:rPr>
        <w:t xml:space="preserve">, </w:t>
      </w:r>
      <w:r w:rsidRPr="7283F3E1">
        <w:rPr>
          <w:i/>
          <w:color w:val="000000" w:themeColor="text1"/>
          <w:rPrChange w:id="786" w:author="Manuscript Authors" w:date="2025-11-03T14:55:00Z" w16du:dateUtc="2025-11-03T19:55:00Z">
            <w:rPr>
              <w:i/>
            </w:rPr>
          </w:rPrChange>
        </w:rPr>
        <w:t>22</w:t>
      </w:r>
      <w:r w:rsidRPr="7283F3E1">
        <w:rPr>
          <w:color w:val="000000" w:themeColor="text1"/>
          <w:rPrChange w:id="787" w:author="Manuscript Authors" w:date="2025-11-03T14:55:00Z" w16du:dateUtc="2025-11-03T19:55:00Z">
            <w:rPr/>
          </w:rPrChange>
        </w:rPr>
        <w:t>(3), 407.</w:t>
      </w:r>
      <w:ins w:id="788" w:author="Manuscript Authors" w:date="2025-11-03T14:55:00Z" w16du:dateUtc="2025-11-03T19:55:00Z">
        <w:r w:rsidRPr="7283F3E1">
          <w:rPr>
            <w:rFonts w:eastAsia="Times New Roman" w:cs="Times New Roman"/>
            <w:color w:val="000000" w:themeColor="text1"/>
          </w:rPr>
          <w:t xml:space="preserve"> </w:t>
        </w:r>
        <w:r>
          <w:fldChar w:fldCharType="begin"/>
        </w:r>
        <w:r>
          <w:instrText>HYPERLINK "https://doi.org/10.1037/ocp0000067" \h</w:instrText>
        </w:r>
        <w:r>
          <w:fldChar w:fldCharType="separate"/>
        </w:r>
        <w:r w:rsidRPr="7283F3E1">
          <w:rPr>
            <w:rStyle w:val="Hyperlink"/>
            <w:rFonts w:eastAsia="Times New Roman" w:cs="Times New Roman"/>
            <w:u w:val="single"/>
          </w:rPr>
          <w:t>https://doi.org/10.1037/ocp0000067</w:t>
        </w:r>
        <w:r>
          <w:fldChar w:fldCharType="end"/>
        </w:r>
      </w:ins>
    </w:p>
    <w:p w14:paraId="53F841E5" w14:textId="77777777" w:rsidR="00415BEA" w:rsidRDefault="006675DF">
      <w:pPr>
        <w:pStyle w:val="Bibliography"/>
        <w:rPr>
          <w:del w:id="789" w:author="Manuscript Authors" w:date="2025-11-03T14:55:00Z" w16du:dateUtc="2025-11-03T19:55:00Z"/>
        </w:rPr>
      </w:pPr>
      <w:bookmarkStart w:id="790" w:name="ref-gross2015emotion"/>
      <w:del w:id="791" w:author="Manuscript Authors" w:date="2025-11-03T14:55:00Z" w16du:dateUtc="2025-11-03T19:55:00Z">
        <w:r>
          <w:delText xml:space="preserve">Gross, J. J. (2015). Emotion regulation: Current status and future prospects. </w:delText>
        </w:r>
        <w:r>
          <w:rPr>
            <w:i/>
            <w:iCs/>
          </w:rPr>
          <w:delText>Psychological Inquiry</w:delText>
        </w:r>
        <w:r>
          <w:delText xml:space="preserve">, </w:delText>
        </w:r>
        <w:r>
          <w:rPr>
            <w:i/>
            <w:iCs/>
          </w:rPr>
          <w:delText>26</w:delText>
        </w:r>
        <w:r>
          <w:delText>(1), 1–26.</w:delText>
        </w:r>
      </w:del>
    </w:p>
    <w:bookmarkEnd w:id="790"/>
    <w:p w14:paraId="3414FD17" w14:textId="343EC1A6" w:rsidR="00F3346C" w:rsidRPr="00CF5EFD" w:rsidRDefault="03714C07" w:rsidP="7283F3E1">
      <w:pPr>
        <w:ind w:left="720" w:hanging="720"/>
        <w:rPr>
          <w:ins w:id="792" w:author="Manuscript Authors" w:date="2025-11-03T14:55:00Z" w16du:dateUtc="2025-11-03T19:55:00Z"/>
          <w:rFonts w:eastAsia="Times New Roman" w:cs="Times New Roman"/>
          <w:color w:val="222222"/>
        </w:rPr>
      </w:pPr>
      <w:ins w:id="793" w:author="Manuscript Authors" w:date="2025-11-03T14:55:00Z" w16du:dateUtc="2025-11-03T19:55:00Z">
        <w:r w:rsidRPr="7283F3E1">
          <w:rPr>
            <w:rFonts w:eastAsia="Times New Roman" w:cs="Times New Roman"/>
            <w:color w:val="222222"/>
          </w:rPr>
          <w:t xml:space="preserve">Grandey, A. A., Rupp, D., &amp; Brice, W. N. (2015). Emotional labor threatens decent work: A proposal to eradicate emotional display rules. </w:t>
        </w:r>
        <w:r w:rsidRPr="7283F3E1">
          <w:rPr>
            <w:rFonts w:eastAsia="Times New Roman" w:cs="Times New Roman"/>
            <w:i/>
            <w:iCs/>
            <w:color w:val="222222"/>
          </w:rPr>
          <w:t>Journal of Organizational Behavior</w:t>
        </w:r>
        <w:r w:rsidRPr="7283F3E1">
          <w:rPr>
            <w:rFonts w:eastAsia="Times New Roman" w:cs="Times New Roman"/>
            <w:color w:val="222222"/>
          </w:rPr>
          <w:t xml:space="preserve">, </w:t>
        </w:r>
        <w:r w:rsidRPr="7283F3E1">
          <w:rPr>
            <w:rFonts w:eastAsia="Times New Roman" w:cs="Times New Roman"/>
            <w:i/>
            <w:iCs/>
            <w:color w:val="222222"/>
          </w:rPr>
          <w:t>36</w:t>
        </w:r>
        <w:r w:rsidRPr="7283F3E1">
          <w:rPr>
            <w:rFonts w:eastAsia="Times New Roman" w:cs="Times New Roman"/>
            <w:color w:val="222222"/>
          </w:rPr>
          <w:t xml:space="preserve">(6), 770-785. </w:t>
        </w:r>
        <w:r>
          <w:fldChar w:fldCharType="begin"/>
        </w:r>
        <w:r>
          <w:instrText>HYPERLINK "https://doi.org/10.1002/job.2020" \h</w:instrText>
        </w:r>
        <w:r>
          <w:fldChar w:fldCharType="separate"/>
        </w:r>
        <w:r w:rsidRPr="7283F3E1">
          <w:rPr>
            <w:rStyle w:val="Hyperlink"/>
            <w:rFonts w:eastAsia="Times New Roman" w:cs="Times New Roman"/>
            <w:u w:val="single"/>
          </w:rPr>
          <w:t>https://doi.org/10.1002/job.2020</w:t>
        </w:r>
        <w:r>
          <w:fldChar w:fldCharType="end"/>
        </w:r>
      </w:ins>
    </w:p>
    <w:p w14:paraId="1F485F68" w14:textId="13C4B8D3" w:rsidR="00F3346C" w:rsidRPr="00CF5EFD" w:rsidRDefault="03714C07" w:rsidP="7283F3E1">
      <w:pPr>
        <w:spacing w:before="0"/>
        <w:ind w:left="680" w:hanging="680"/>
        <w:rPr>
          <w:rFonts w:ascii="Aptos" w:hAnsi="Aptos"/>
          <w:color w:val="000000" w:themeColor="text1"/>
          <w:rPrChange w:id="794" w:author="Manuscript Authors" w:date="2025-11-03T14:55:00Z" w16du:dateUtc="2025-11-03T19:55:00Z">
            <w:rPr/>
          </w:rPrChange>
        </w:rPr>
        <w:pPrChange w:id="795" w:author="Manuscript Authors" w:date="2025-11-03T14:55:00Z" w16du:dateUtc="2025-11-03T19:55:00Z">
          <w:pPr>
            <w:pStyle w:val="Bibliography"/>
          </w:pPr>
        </w:pPrChange>
      </w:pPr>
      <w:r w:rsidRPr="7283F3E1">
        <w:rPr>
          <w:color w:val="000000" w:themeColor="text1"/>
          <w:rPrChange w:id="796" w:author="Manuscript Authors" w:date="2025-11-03T14:55:00Z" w16du:dateUtc="2025-11-03T19:55:00Z">
            <w:rPr/>
          </w:rPrChange>
        </w:rPr>
        <w:t xml:space="preserve">Harmon-Jones, C., Bastian, B., &amp; Harmon-Jones, E. (2016). The discrete emotions questionnaire: A new tool for measuring state self-reported emotions. </w:t>
      </w:r>
      <w:r w:rsidRPr="7283F3E1">
        <w:rPr>
          <w:i/>
          <w:color w:val="000000" w:themeColor="text1"/>
          <w:rPrChange w:id="797" w:author="Manuscript Authors" w:date="2025-11-03T14:55:00Z" w16du:dateUtc="2025-11-03T19:55:00Z">
            <w:rPr>
              <w:i/>
            </w:rPr>
          </w:rPrChange>
        </w:rPr>
        <w:t>PloS One</w:t>
      </w:r>
      <w:r w:rsidRPr="7283F3E1">
        <w:rPr>
          <w:color w:val="000000" w:themeColor="text1"/>
          <w:rPrChange w:id="798" w:author="Manuscript Authors" w:date="2025-11-03T14:55:00Z" w16du:dateUtc="2025-11-03T19:55:00Z">
            <w:rPr/>
          </w:rPrChange>
        </w:rPr>
        <w:t xml:space="preserve">, </w:t>
      </w:r>
      <w:r w:rsidRPr="7283F3E1">
        <w:rPr>
          <w:i/>
          <w:color w:val="000000" w:themeColor="text1"/>
          <w:rPrChange w:id="799" w:author="Manuscript Authors" w:date="2025-11-03T14:55:00Z" w16du:dateUtc="2025-11-03T19:55:00Z">
            <w:rPr>
              <w:i/>
            </w:rPr>
          </w:rPrChange>
        </w:rPr>
        <w:t>11</w:t>
      </w:r>
      <w:r w:rsidRPr="7283F3E1">
        <w:rPr>
          <w:color w:val="000000" w:themeColor="text1"/>
          <w:rPrChange w:id="800" w:author="Manuscript Authors" w:date="2025-11-03T14:55:00Z" w16du:dateUtc="2025-11-03T19:55:00Z">
            <w:rPr/>
          </w:rPrChange>
        </w:rPr>
        <w:t>(8), e0159915.</w:t>
      </w:r>
      <w:ins w:id="801" w:author="Manuscript Authors" w:date="2025-11-03T14:55:00Z" w16du:dateUtc="2025-11-03T19:55:00Z">
        <w:r w:rsidRPr="7283F3E1">
          <w:rPr>
            <w:rFonts w:eastAsia="Times New Roman" w:cs="Times New Roman"/>
            <w:color w:val="000000" w:themeColor="text1"/>
          </w:rPr>
          <w:t xml:space="preserve"> </w:t>
        </w:r>
        <w:r>
          <w:fldChar w:fldCharType="begin"/>
        </w:r>
        <w:r>
          <w:instrText>HYPERLINK "https://doi.org/10.1371/journal.pone.0159915" \h</w:instrText>
        </w:r>
        <w:r>
          <w:fldChar w:fldCharType="separate"/>
        </w:r>
        <w:r w:rsidRPr="7283F3E1">
          <w:rPr>
            <w:rStyle w:val="Hyperlink"/>
            <w:rFonts w:eastAsia="Times New Roman" w:cs="Times New Roman"/>
            <w:u w:val="single"/>
          </w:rPr>
          <w:t>https://doi.org/10.1371/journal.pone.0159915</w:t>
        </w:r>
        <w:r>
          <w:fldChar w:fldCharType="end"/>
        </w:r>
      </w:ins>
    </w:p>
    <w:p w14:paraId="28B97277" w14:textId="46F88241" w:rsidR="00F3346C" w:rsidRPr="00CF5EFD" w:rsidRDefault="03714C07" w:rsidP="7283F3E1">
      <w:pPr>
        <w:ind w:left="720" w:hanging="720"/>
        <w:rPr>
          <w:ins w:id="802" w:author="Manuscript Authors" w:date="2025-11-03T14:55:00Z" w16du:dateUtc="2025-11-03T19:55:00Z"/>
          <w:rFonts w:eastAsia="Times New Roman" w:cs="Times New Roman"/>
          <w:color w:val="222222"/>
        </w:rPr>
      </w:pPr>
      <w:ins w:id="803" w:author="Manuscript Authors" w:date="2025-11-03T14:55:00Z" w16du:dateUtc="2025-11-03T19:55:00Z">
        <w:r w:rsidRPr="7283F3E1">
          <w:rPr>
            <w:rFonts w:eastAsia="Times New Roman" w:cs="Times New Roman"/>
            <w:color w:val="222222"/>
          </w:rPr>
          <w:t xml:space="preserve">Hochschild, A. R. (1979). Emotion work, feeling rules, and social structure. </w:t>
        </w:r>
        <w:r w:rsidRPr="7283F3E1">
          <w:rPr>
            <w:rFonts w:eastAsia="Times New Roman" w:cs="Times New Roman"/>
            <w:i/>
            <w:iCs/>
            <w:color w:val="222222"/>
          </w:rPr>
          <w:t xml:space="preserve">American </w:t>
        </w:r>
        <w:r w:rsidR="2483C5C2" w:rsidRPr="7283F3E1">
          <w:rPr>
            <w:rFonts w:eastAsia="Times New Roman" w:cs="Times New Roman"/>
            <w:i/>
            <w:iCs/>
            <w:color w:val="222222"/>
          </w:rPr>
          <w:t>J</w:t>
        </w:r>
        <w:r w:rsidRPr="7283F3E1">
          <w:rPr>
            <w:rFonts w:eastAsia="Times New Roman" w:cs="Times New Roman"/>
            <w:i/>
            <w:iCs/>
            <w:color w:val="222222"/>
          </w:rPr>
          <w:t xml:space="preserve">ournal of </w:t>
        </w:r>
        <w:r w:rsidR="5D8F4F70" w:rsidRPr="7283F3E1">
          <w:rPr>
            <w:rFonts w:eastAsia="Times New Roman" w:cs="Times New Roman"/>
            <w:i/>
            <w:iCs/>
            <w:color w:val="222222"/>
          </w:rPr>
          <w:t>S</w:t>
        </w:r>
        <w:r w:rsidRPr="7283F3E1">
          <w:rPr>
            <w:rFonts w:eastAsia="Times New Roman" w:cs="Times New Roman"/>
            <w:i/>
            <w:iCs/>
            <w:color w:val="222222"/>
          </w:rPr>
          <w:t>ociology</w:t>
        </w:r>
        <w:r w:rsidRPr="7283F3E1">
          <w:rPr>
            <w:rFonts w:eastAsia="Times New Roman" w:cs="Times New Roman"/>
            <w:color w:val="222222"/>
          </w:rPr>
          <w:t xml:space="preserve">, </w:t>
        </w:r>
        <w:r w:rsidRPr="7283F3E1">
          <w:rPr>
            <w:rFonts w:eastAsia="Times New Roman" w:cs="Times New Roman"/>
            <w:i/>
            <w:iCs/>
            <w:color w:val="222222"/>
          </w:rPr>
          <w:t>85</w:t>
        </w:r>
        <w:r w:rsidRPr="7283F3E1">
          <w:rPr>
            <w:rFonts w:eastAsia="Times New Roman" w:cs="Times New Roman"/>
            <w:color w:val="222222"/>
          </w:rPr>
          <w:t xml:space="preserve">(3), 551-575. </w:t>
        </w:r>
        <w:r>
          <w:fldChar w:fldCharType="begin"/>
        </w:r>
        <w:r>
          <w:instrText>HYPERLINK "https://www.jstor.org/stable/2778583" \h</w:instrText>
        </w:r>
        <w:r>
          <w:fldChar w:fldCharType="separate"/>
        </w:r>
        <w:r w:rsidRPr="7283F3E1">
          <w:rPr>
            <w:rStyle w:val="Hyperlink"/>
            <w:rFonts w:eastAsia="Times New Roman" w:cs="Times New Roman"/>
            <w:u w:val="single"/>
          </w:rPr>
          <w:t>https://www.jstor.org/stable/2778583</w:t>
        </w:r>
        <w:r>
          <w:fldChar w:fldCharType="end"/>
        </w:r>
      </w:ins>
    </w:p>
    <w:p w14:paraId="4BCDB64F" w14:textId="78C68BE8" w:rsidR="00F3346C" w:rsidRPr="00CF5EFD" w:rsidRDefault="03714C07" w:rsidP="7283F3E1">
      <w:pPr>
        <w:spacing w:before="0"/>
        <w:ind w:left="680" w:hanging="680"/>
        <w:rPr>
          <w:color w:val="000000" w:themeColor="text1"/>
          <w:rPrChange w:id="804" w:author="Manuscript Authors" w:date="2025-11-03T14:55:00Z" w16du:dateUtc="2025-11-03T19:55:00Z">
            <w:rPr/>
          </w:rPrChange>
        </w:rPr>
        <w:pPrChange w:id="805" w:author="Manuscript Authors" w:date="2025-11-03T14:55:00Z" w16du:dateUtc="2025-11-03T19:55:00Z">
          <w:pPr>
            <w:pStyle w:val="Bibliography"/>
          </w:pPr>
        </w:pPrChange>
      </w:pPr>
      <w:r w:rsidRPr="7283F3E1">
        <w:rPr>
          <w:color w:val="000000" w:themeColor="text1"/>
          <w:rPrChange w:id="806" w:author="Manuscript Authors" w:date="2025-11-03T14:55:00Z" w16du:dateUtc="2025-11-03T19:55:00Z">
            <w:rPr/>
          </w:rPrChange>
        </w:rPr>
        <w:t xml:space="preserve">Hu, T., Zhang, D., Wang, J., Mistry, R., Ran, G., &amp; Wang, X. (2014). Relation between emotion regulation and mental health: A meta-analysis review. </w:t>
      </w:r>
      <w:r w:rsidRPr="7283F3E1">
        <w:rPr>
          <w:i/>
          <w:color w:val="000000" w:themeColor="text1"/>
          <w:rPrChange w:id="807" w:author="Manuscript Authors" w:date="2025-11-03T14:55:00Z" w16du:dateUtc="2025-11-03T19:55:00Z">
            <w:rPr>
              <w:i/>
            </w:rPr>
          </w:rPrChange>
        </w:rPr>
        <w:t>Psychological Reports</w:t>
      </w:r>
      <w:r w:rsidRPr="7283F3E1">
        <w:rPr>
          <w:color w:val="000000" w:themeColor="text1"/>
          <w:rPrChange w:id="808" w:author="Manuscript Authors" w:date="2025-11-03T14:55:00Z" w16du:dateUtc="2025-11-03T19:55:00Z">
            <w:rPr/>
          </w:rPrChange>
        </w:rPr>
        <w:t xml:space="preserve">, </w:t>
      </w:r>
      <w:r w:rsidRPr="7283F3E1">
        <w:rPr>
          <w:i/>
          <w:color w:val="000000" w:themeColor="text1"/>
          <w:rPrChange w:id="809" w:author="Manuscript Authors" w:date="2025-11-03T14:55:00Z" w16du:dateUtc="2025-11-03T19:55:00Z">
            <w:rPr>
              <w:i/>
            </w:rPr>
          </w:rPrChange>
        </w:rPr>
        <w:t>114</w:t>
      </w:r>
      <w:r w:rsidRPr="7283F3E1">
        <w:rPr>
          <w:color w:val="000000" w:themeColor="text1"/>
          <w:rPrChange w:id="810" w:author="Manuscript Authors" w:date="2025-11-03T14:55:00Z" w16du:dateUtc="2025-11-03T19:55:00Z">
            <w:rPr/>
          </w:rPrChange>
        </w:rPr>
        <w:t>(2), 341–362.</w:t>
      </w:r>
      <w:ins w:id="811" w:author="Manuscript Authors" w:date="2025-11-03T14:55:00Z" w16du:dateUtc="2025-11-03T19:55:00Z">
        <w:r w:rsidRPr="7283F3E1">
          <w:rPr>
            <w:rFonts w:eastAsia="Times New Roman" w:cs="Times New Roman"/>
            <w:color w:val="000000" w:themeColor="text1"/>
          </w:rPr>
          <w:t xml:space="preserve"> </w:t>
        </w:r>
        <w:r>
          <w:fldChar w:fldCharType="begin"/>
        </w:r>
        <w:r>
          <w:instrText>HYPERLINK "https://doi.org/10.1037/a0027600" \h</w:instrText>
        </w:r>
        <w:r>
          <w:fldChar w:fldCharType="separate"/>
        </w:r>
        <w:r w:rsidRPr="7283F3E1">
          <w:rPr>
            <w:rStyle w:val="Hyperlink"/>
            <w:rFonts w:eastAsia="Times New Roman" w:cs="Times New Roman"/>
            <w:u w:val="single"/>
          </w:rPr>
          <w:t>https://doi.org/10.1037/a0027600</w:t>
        </w:r>
        <w:r>
          <w:fldChar w:fldCharType="end"/>
        </w:r>
      </w:ins>
    </w:p>
    <w:p w14:paraId="0BA0A006" w14:textId="1806BD84" w:rsidR="00F3346C" w:rsidRPr="00CF5EFD" w:rsidRDefault="03714C07" w:rsidP="7283F3E1">
      <w:pPr>
        <w:spacing w:before="0"/>
        <w:ind w:left="680" w:hanging="680"/>
        <w:rPr>
          <w:color w:val="000000" w:themeColor="text1"/>
          <w:rPrChange w:id="812" w:author="Manuscript Authors" w:date="2025-11-03T14:55:00Z" w16du:dateUtc="2025-11-03T19:55:00Z">
            <w:rPr/>
          </w:rPrChange>
        </w:rPr>
        <w:pPrChange w:id="813" w:author="Manuscript Authors" w:date="2025-11-03T14:55:00Z" w16du:dateUtc="2025-11-03T19:55:00Z">
          <w:pPr>
            <w:pStyle w:val="Bibliography"/>
          </w:pPr>
        </w:pPrChange>
      </w:pPr>
      <w:r w:rsidRPr="7283F3E1">
        <w:rPr>
          <w:color w:val="000000" w:themeColor="text1"/>
          <w:rPrChange w:id="814" w:author="Manuscript Authors" w:date="2025-11-03T14:55:00Z" w16du:dateUtc="2025-11-03T19:55:00Z">
            <w:rPr/>
          </w:rPrChange>
        </w:rPr>
        <w:lastRenderedPageBreak/>
        <w:t xml:space="preserve">Hülsheger, U. R., &amp; Schewe, A. F. (2011). On the costs and benefits of emotional labor: A meta-analysis of three decades of research. </w:t>
      </w:r>
      <w:r w:rsidRPr="7283F3E1">
        <w:rPr>
          <w:i/>
          <w:color w:val="000000" w:themeColor="text1"/>
          <w:rPrChange w:id="815" w:author="Manuscript Authors" w:date="2025-11-03T14:55:00Z" w16du:dateUtc="2025-11-03T19:55:00Z">
            <w:rPr>
              <w:i/>
            </w:rPr>
          </w:rPrChange>
        </w:rPr>
        <w:t>Journal of Occupational Health Psychology</w:t>
      </w:r>
      <w:r w:rsidRPr="7283F3E1">
        <w:rPr>
          <w:color w:val="000000" w:themeColor="text1"/>
          <w:rPrChange w:id="816" w:author="Manuscript Authors" w:date="2025-11-03T14:55:00Z" w16du:dateUtc="2025-11-03T19:55:00Z">
            <w:rPr/>
          </w:rPrChange>
        </w:rPr>
        <w:t xml:space="preserve">, </w:t>
      </w:r>
      <w:r w:rsidRPr="7283F3E1">
        <w:rPr>
          <w:i/>
          <w:color w:val="000000" w:themeColor="text1"/>
          <w:rPrChange w:id="817" w:author="Manuscript Authors" w:date="2025-11-03T14:55:00Z" w16du:dateUtc="2025-11-03T19:55:00Z">
            <w:rPr>
              <w:i/>
            </w:rPr>
          </w:rPrChange>
        </w:rPr>
        <w:t>16</w:t>
      </w:r>
      <w:r w:rsidRPr="7283F3E1">
        <w:rPr>
          <w:color w:val="000000" w:themeColor="text1"/>
          <w:rPrChange w:id="818" w:author="Manuscript Authors" w:date="2025-11-03T14:55:00Z" w16du:dateUtc="2025-11-03T19:55:00Z">
            <w:rPr/>
          </w:rPrChange>
        </w:rPr>
        <w:t>(3), 361.</w:t>
      </w:r>
      <w:ins w:id="819" w:author="Manuscript Authors" w:date="2025-11-03T14:55:00Z" w16du:dateUtc="2025-11-03T19:55:00Z">
        <w:r w:rsidRPr="7283F3E1">
          <w:rPr>
            <w:rFonts w:eastAsia="Times New Roman" w:cs="Times New Roman"/>
            <w:color w:val="000000" w:themeColor="text1"/>
          </w:rPr>
          <w:t xml:space="preserve"> </w:t>
        </w:r>
        <w:r>
          <w:fldChar w:fldCharType="begin"/>
        </w:r>
        <w:r>
          <w:instrText>HYPERLINK "https://doi.org/10.1037/a0022876" \h</w:instrText>
        </w:r>
        <w:r>
          <w:fldChar w:fldCharType="separate"/>
        </w:r>
        <w:r w:rsidRPr="7283F3E1">
          <w:rPr>
            <w:rStyle w:val="Hyperlink"/>
            <w:rFonts w:eastAsia="Times New Roman" w:cs="Times New Roman"/>
            <w:u w:val="single"/>
          </w:rPr>
          <w:t>https://doi.org/10.1037/a0022876</w:t>
        </w:r>
        <w:r>
          <w:fldChar w:fldCharType="end"/>
        </w:r>
      </w:ins>
    </w:p>
    <w:p w14:paraId="5346531A" w14:textId="20A0C7E7" w:rsidR="00F3346C" w:rsidRPr="00CF5EFD" w:rsidRDefault="03714C07" w:rsidP="7283F3E1">
      <w:pPr>
        <w:ind w:left="720" w:hanging="720"/>
        <w:rPr>
          <w:ins w:id="820" w:author="Manuscript Authors" w:date="2025-11-03T14:55:00Z" w16du:dateUtc="2025-11-03T19:55:00Z"/>
          <w:rFonts w:eastAsia="Times New Roman" w:cs="Times New Roman"/>
          <w:color w:val="222222"/>
        </w:rPr>
      </w:pPr>
      <w:ins w:id="821" w:author="Manuscript Authors" w:date="2025-11-03T14:55:00Z" w16du:dateUtc="2025-11-03T19:55:00Z">
        <w:r w:rsidRPr="7283F3E1">
          <w:rPr>
            <w:rFonts w:eastAsia="Times New Roman" w:cs="Times New Roman"/>
            <w:color w:val="222222"/>
          </w:rPr>
          <w:t xml:space="preserve">Hume AI Inc. (2025). </w:t>
        </w:r>
        <w:r>
          <w:fldChar w:fldCharType="begin"/>
        </w:r>
        <w:r>
          <w:instrText>HYPERLINK "https://www.hume.ai/" \h</w:instrText>
        </w:r>
        <w:r>
          <w:fldChar w:fldCharType="separate"/>
        </w:r>
        <w:r w:rsidRPr="7283F3E1">
          <w:rPr>
            <w:rStyle w:val="Hyperlink"/>
            <w:rFonts w:eastAsia="Times New Roman" w:cs="Times New Roman"/>
            <w:u w:val="single"/>
          </w:rPr>
          <w:t>https://www.hume.ai/</w:t>
        </w:r>
        <w:r>
          <w:fldChar w:fldCharType="end"/>
        </w:r>
        <w:r w:rsidRPr="7283F3E1">
          <w:rPr>
            <w:rFonts w:eastAsia="Times New Roman" w:cs="Times New Roman"/>
            <w:color w:val="222222"/>
          </w:rPr>
          <w:t>.</w:t>
        </w:r>
      </w:ins>
    </w:p>
    <w:p w14:paraId="3097695D" w14:textId="7E5E52F5" w:rsidR="00F3346C" w:rsidRPr="00CF5EFD" w:rsidRDefault="03714C07" w:rsidP="7283F3E1">
      <w:pPr>
        <w:spacing w:before="0"/>
        <w:ind w:left="680" w:hanging="680"/>
        <w:rPr>
          <w:rFonts w:ascii="Aptos" w:hAnsi="Aptos"/>
          <w:color w:val="000000" w:themeColor="text1"/>
          <w:rPrChange w:id="822" w:author="Manuscript Authors" w:date="2025-11-03T14:55:00Z" w16du:dateUtc="2025-11-03T19:55:00Z">
            <w:rPr/>
          </w:rPrChange>
        </w:rPr>
        <w:pPrChange w:id="823" w:author="Manuscript Authors" w:date="2025-11-03T14:55:00Z" w16du:dateUtc="2025-11-03T19:55:00Z">
          <w:pPr>
            <w:pStyle w:val="Bibliography"/>
          </w:pPr>
        </w:pPrChange>
      </w:pPr>
      <w:r w:rsidRPr="7283F3E1">
        <w:rPr>
          <w:color w:val="000000" w:themeColor="text1"/>
          <w:rPrChange w:id="824" w:author="Manuscript Authors" w:date="2025-11-03T14:55:00Z" w16du:dateUtc="2025-11-03T19:55:00Z">
            <w:rPr/>
          </w:rPrChange>
        </w:rPr>
        <w:t xml:space="preserve">James, W. (1884). What is emotion? </w:t>
      </w:r>
      <w:r w:rsidRPr="7283F3E1">
        <w:rPr>
          <w:i/>
          <w:color w:val="000000" w:themeColor="text1"/>
          <w:rPrChange w:id="825" w:author="Manuscript Authors" w:date="2025-11-03T14:55:00Z" w16du:dateUtc="2025-11-03T19:55:00Z">
            <w:rPr>
              <w:i/>
            </w:rPr>
          </w:rPrChange>
        </w:rPr>
        <w:t>Mind</w:t>
      </w:r>
      <w:r w:rsidRPr="7283F3E1">
        <w:rPr>
          <w:color w:val="000000" w:themeColor="text1"/>
          <w:rPrChange w:id="826" w:author="Manuscript Authors" w:date="2025-11-03T14:55:00Z" w16du:dateUtc="2025-11-03T19:55:00Z">
            <w:rPr/>
          </w:rPrChange>
        </w:rPr>
        <w:t xml:space="preserve">, </w:t>
      </w:r>
      <w:r w:rsidRPr="7283F3E1">
        <w:rPr>
          <w:i/>
          <w:color w:val="000000" w:themeColor="text1"/>
          <w:rPrChange w:id="827" w:author="Manuscript Authors" w:date="2025-11-03T14:55:00Z" w16du:dateUtc="2025-11-03T19:55:00Z">
            <w:rPr>
              <w:i/>
            </w:rPr>
          </w:rPrChange>
        </w:rPr>
        <w:t>8</w:t>
      </w:r>
      <w:r w:rsidRPr="7283F3E1">
        <w:rPr>
          <w:color w:val="000000" w:themeColor="text1"/>
          <w:rPrChange w:id="828" w:author="Manuscript Authors" w:date="2025-11-03T14:55:00Z" w16du:dateUtc="2025-11-03T19:55:00Z">
            <w:rPr/>
          </w:rPrChange>
        </w:rPr>
        <w:t>, 188–205.</w:t>
      </w:r>
      <w:ins w:id="829" w:author="Manuscript Authors" w:date="2025-11-03T14:55:00Z" w16du:dateUtc="2025-11-03T19:55:00Z">
        <w:r w:rsidRPr="7283F3E1">
          <w:rPr>
            <w:rFonts w:eastAsia="Times New Roman" w:cs="Times New Roman"/>
            <w:color w:val="000000" w:themeColor="text1"/>
          </w:rPr>
          <w:t xml:space="preserve"> </w:t>
        </w:r>
        <w:r>
          <w:fldChar w:fldCharType="begin"/>
        </w:r>
        <w:r>
          <w:instrText>HYPERLINK "https://www.jstor.org/stable/2246769" \h</w:instrText>
        </w:r>
        <w:r>
          <w:fldChar w:fldCharType="separate"/>
        </w:r>
        <w:r w:rsidRPr="7283F3E1">
          <w:rPr>
            <w:rStyle w:val="Hyperlink"/>
            <w:rFonts w:eastAsia="Times New Roman" w:cs="Times New Roman"/>
            <w:u w:val="single"/>
          </w:rPr>
          <w:t>https://www.jstor.org/stable/2246769</w:t>
        </w:r>
        <w:r>
          <w:fldChar w:fldCharType="end"/>
        </w:r>
      </w:ins>
    </w:p>
    <w:p w14:paraId="7ECBCB30" w14:textId="7A711C0E" w:rsidR="00F3346C" w:rsidRPr="00CF5EFD" w:rsidRDefault="03714C07" w:rsidP="7283F3E1">
      <w:pPr>
        <w:spacing w:before="0"/>
        <w:ind w:left="680" w:hanging="680"/>
        <w:rPr>
          <w:color w:val="000000" w:themeColor="text1"/>
          <w:rPrChange w:id="830" w:author="Manuscript Authors" w:date="2025-11-03T14:55:00Z" w16du:dateUtc="2025-11-03T19:55:00Z">
            <w:rPr/>
          </w:rPrChange>
        </w:rPr>
        <w:pPrChange w:id="831" w:author="Manuscript Authors" w:date="2025-11-03T14:55:00Z" w16du:dateUtc="2025-11-03T19:55:00Z">
          <w:pPr>
            <w:pStyle w:val="Bibliography"/>
          </w:pPr>
        </w:pPrChange>
      </w:pPr>
      <w:r w:rsidRPr="7283F3E1">
        <w:rPr>
          <w:color w:val="000000" w:themeColor="text1"/>
          <w:rPrChange w:id="832" w:author="Manuscript Authors" w:date="2025-11-03T14:55:00Z" w16du:dateUtc="2025-11-03T19:55:00Z">
            <w:rPr/>
          </w:rPrChange>
        </w:rPr>
        <w:t xml:space="preserve">James, W. (1894). Discussion: The physical basis of emotion. </w:t>
      </w:r>
      <w:r w:rsidRPr="7283F3E1">
        <w:rPr>
          <w:i/>
          <w:color w:val="000000" w:themeColor="text1"/>
          <w:rPrChange w:id="833" w:author="Manuscript Authors" w:date="2025-11-03T14:55:00Z" w16du:dateUtc="2025-11-03T19:55:00Z">
            <w:rPr>
              <w:i/>
            </w:rPr>
          </w:rPrChange>
        </w:rPr>
        <w:t>Psychological Review</w:t>
      </w:r>
      <w:r w:rsidRPr="7283F3E1">
        <w:rPr>
          <w:color w:val="000000" w:themeColor="text1"/>
          <w:rPrChange w:id="834" w:author="Manuscript Authors" w:date="2025-11-03T14:55:00Z" w16du:dateUtc="2025-11-03T19:55:00Z">
            <w:rPr/>
          </w:rPrChange>
        </w:rPr>
        <w:t xml:space="preserve">, </w:t>
      </w:r>
      <w:r w:rsidRPr="7283F3E1">
        <w:rPr>
          <w:i/>
          <w:color w:val="000000" w:themeColor="text1"/>
          <w:rPrChange w:id="835" w:author="Manuscript Authors" w:date="2025-11-03T14:55:00Z" w16du:dateUtc="2025-11-03T19:55:00Z">
            <w:rPr>
              <w:i/>
            </w:rPr>
          </w:rPrChange>
        </w:rPr>
        <w:t>1</w:t>
      </w:r>
      <w:r w:rsidRPr="7283F3E1">
        <w:rPr>
          <w:color w:val="000000" w:themeColor="text1"/>
          <w:rPrChange w:id="836" w:author="Manuscript Authors" w:date="2025-11-03T14:55:00Z" w16du:dateUtc="2025-11-03T19:55:00Z">
            <w:rPr/>
          </w:rPrChange>
        </w:rPr>
        <w:t>, 516–529.</w:t>
      </w:r>
      <w:ins w:id="837" w:author="Manuscript Authors" w:date="2025-11-03T14:55:00Z" w16du:dateUtc="2025-11-03T19:55:00Z">
        <w:r w:rsidRPr="7283F3E1">
          <w:rPr>
            <w:rFonts w:eastAsia="Times New Roman" w:cs="Times New Roman"/>
            <w:color w:val="000000" w:themeColor="text1"/>
          </w:rPr>
          <w:t xml:space="preserve"> </w:t>
        </w:r>
        <w:r>
          <w:fldChar w:fldCharType="begin"/>
        </w:r>
        <w:r>
          <w:instrText>HYPERLINK "https://doi.org/10.1037/h0065078" \h</w:instrText>
        </w:r>
        <w:r>
          <w:fldChar w:fldCharType="separate"/>
        </w:r>
        <w:r w:rsidRPr="7283F3E1">
          <w:rPr>
            <w:rStyle w:val="Hyperlink"/>
            <w:rFonts w:eastAsia="Times New Roman" w:cs="Times New Roman"/>
            <w:u w:val="single"/>
          </w:rPr>
          <w:t>https://doi.org/10.1037/h0065078</w:t>
        </w:r>
        <w:r>
          <w:fldChar w:fldCharType="end"/>
        </w:r>
      </w:ins>
    </w:p>
    <w:p w14:paraId="4BADBDD3" w14:textId="217D1755" w:rsidR="00F3346C" w:rsidRPr="00CF5EFD" w:rsidRDefault="03714C07" w:rsidP="7283F3E1">
      <w:pPr>
        <w:spacing w:before="0"/>
        <w:ind w:left="680" w:hanging="680"/>
        <w:rPr>
          <w:rFonts w:ascii="Aptos" w:hAnsi="Aptos"/>
          <w:color w:val="000000" w:themeColor="text1"/>
          <w:rPrChange w:id="838" w:author="Manuscript Authors" w:date="2025-11-03T14:55:00Z" w16du:dateUtc="2025-11-03T19:55:00Z">
            <w:rPr/>
          </w:rPrChange>
        </w:rPr>
        <w:pPrChange w:id="839" w:author="Manuscript Authors" w:date="2025-11-03T14:55:00Z" w16du:dateUtc="2025-11-03T19:55:00Z">
          <w:pPr>
            <w:pStyle w:val="Bibliography"/>
          </w:pPr>
        </w:pPrChange>
      </w:pPr>
      <w:r w:rsidRPr="7283F3E1">
        <w:rPr>
          <w:color w:val="000000" w:themeColor="text1"/>
          <w:rPrChange w:id="840" w:author="Manuscript Authors" w:date="2025-11-03T14:55:00Z" w16du:dateUtc="2025-11-03T19:55:00Z">
            <w:rPr/>
          </w:rPrChange>
        </w:rPr>
        <w:t xml:space="preserve">Kraft, T. L., &amp; Pressman, S. D. (2012). Grin and bear it: The influence of manipulated facial expression on the stress response. </w:t>
      </w:r>
      <w:r w:rsidRPr="7283F3E1">
        <w:rPr>
          <w:i/>
          <w:color w:val="000000" w:themeColor="text1"/>
          <w:rPrChange w:id="841" w:author="Manuscript Authors" w:date="2025-11-03T14:55:00Z" w16du:dateUtc="2025-11-03T19:55:00Z">
            <w:rPr>
              <w:i/>
            </w:rPr>
          </w:rPrChange>
        </w:rPr>
        <w:t>Psychological Science</w:t>
      </w:r>
      <w:r w:rsidRPr="7283F3E1">
        <w:rPr>
          <w:color w:val="000000" w:themeColor="text1"/>
          <w:rPrChange w:id="842" w:author="Manuscript Authors" w:date="2025-11-03T14:55:00Z" w16du:dateUtc="2025-11-03T19:55:00Z">
            <w:rPr/>
          </w:rPrChange>
        </w:rPr>
        <w:t xml:space="preserve">, </w:t>
      </w:r>
      <w:r w:rsidRPr="7283F3E1">
        <w:rPr>
          <w:i/>
          <w:color w:val="000000" w:themeColor="text1"/>
          <w:rPrChange w:id="843" w:author="Manuscript Authors" w:date="2025-11-03T14:55:00Z" w16du:dateUtc="2025-11-03T19:55:00Z">
            <w:rPr>
              <w:i/>
            </w:rPr>
          </w:rPrChange>
        </w:rPr>
        <w:t>23</w:t>
      </w:r>
      <w:r w:rsidRPr="7283F3E1">
        <w:rPr>
          <w:color w:val="000000" w:themeColor="text1"/>
          <w:rPrChange w:id="844" w:author="Manuscript Authors" w:date="2025-11-03T14:55:00Z" w16du:dateUtc="2025-11-03T19:55:00Z">
            <w:rPr/>
          </w:rPrChange>
        </w:rPr>
        <w:t>(11), 1372–1378.</w:t>
      </w:r>
      <w:ins w:id="845" w:author="Manuscript Authors" w:date="2025-11-03T14:55:00Z" w16du:dateUtc="2025-11-03T19:55:00Z">
        <w:r w:rsidRPr="7283F3E1">
          <w:rPr>
            <w:rFonts w:eastAsia="Times New Roman" w:cs="Times New Roman"/>
            <w:color w:val="000000" w:themeColor="text1"/>
          </w:rPr>
          <w:t xml:space="preserve"> </w:t>
        </w:r>
        <w:r>
          <w:fldChar w:fldCharType="begin"/>
        </w:r>
        <w:r>
          <w:instrText>HYPERLINK "https://doi.org/10.1177/0956797612445312" \h</w:instrText>
        </w:r>
        <w:r>
          <w:fldChar w:fldCharType="separate"/>
        </w:r>
        <w:r w:rsidRPr="7283F3E1">
          <w:rPr>
            <w:rStyle w:val="Hyperlink"/>
            <w:rFonts w:eastAsia="Times New Roman" w:cs="Times New Roman"/>
            <w:u w:val="single"/>
          </w:rPr>
          <w:t>https://doi.org/10.1177/0956797612445312</w:t>
        </w:r>
        <w:r>
          <w:fldChar w:fldCharType="end"/>
        </w:r>
      </w:ins>
    </w:p>
    <w:p w14:paraId="6C4F1C64" w14:textId="00FEB93E" w:rsidR="00F3346C" w:rsidRPr="00CF5EFD" w:rsidRDefault="03714C07" w:rsidP="7283F3E1">
      <w:pPr>
        <w:spacing w:before="0"/>
        <w:ind w:left="680" w:hanging="680"/>
        <w:rPr>
          <w:ins w:id="846" w:author="Manuscript Authors" w:date="2025-11-03T14:55:00Z" w16du:dateUtc="2025-11-03T19:55:00Z"/>
          <w:rFonts w:ascii="Aptos" w:eastAsia="Aptos" w:hAnsi="Aptos" w:cs="Aptos"/>
          <w:color w:val="000000" w:themeColor="text1"/>
        </w:rPr>
      </w:pPr>
      <w:ins w:id="847" w:author="Manuscript Authors" w:date="2025-11-03T14:55:00Z" w16du:dateUtc="2025-11-03T19:55:00Z">
        <w:r w:rsidRPr="7283F3E1">
          <w:rPr>
            <w:rFonts w:eastAsia="Times New Roman" w:cs="Times New Roman"/>
            <w:color w:val="222222"/>
          </w:rPr>
          <w:t xml:space="preserve">Kuznetsova, A., Brockhoff, P. B., &amp; Christensen, R. H. (2017). lmerTest package: tests in linear mixed effects models. </w:t>
        </w:r>
        <w:r w:rsidRPr="7283F3E1">
          <w:rPr>
            <w:rFonts w:eastAsia="Times New Roman" w:cs="Times New Roman"/>
            <w:i/>
            <w:iCs/>
            <w:color w:val="222222"/>
          </w:rPr>
          <w:t xml:space="preserve">Journal of </w:t>
        </w:r>
        <w:r w:rsidR="22E2BAD0" w:rsidRPr="7283F3E1">
          <w:rPr>
            <w:rFonts w:eastAsia="Times New Roman" w:cs="Times New Roman"/>
            <w:i/>
            <w:iCs/>
            <w:color w:val="222222"/>
          </w:rPr>
          <w:t>S</w:t>
        </w:r>
        <w:r w:rsidRPr="7283F3E1">
          <w:rPr>
            <w:rFonts w:eastAsia="Times New Roman" w:cs="Times New Roman"/>
            <w:i/>
            <w:iCs/>
            <w:color w:val="222222"/>
          </w:rPr>
          <w:t xml:space="preserve">tatistical </w:t>
        </w:r>
        <w:r w:rsidR="5C1983D5" w:rsidRPr="7283F3E1">
          <w:rPr>
            <w:rFonts w:eastAsia="Times New Roman" w:cs="Times New Roman"/>
            <w:i/>
            <w:iCs/>
            <w:color w:val="222222"/>
          </w:rPr>
          <w:t>S</w:t>
        </w:r>
        <w:r w:rsidRPr="7283F3E1">
          <w:rPr>
            <w:rFonts w:eastAsia="Times New Roman" w:cs="Times New Roman"/>
            <w:i/>
            <w:iCs/>
            <w:color w:val="222222"/>
          </w:rPr>
          <w:t>oftware</w:t>
        </w:r>
        <w:r w:rsidRPr="7283F3E1">
          <w:rPr>
            <w:rFonts w:eastAsia="Times New Roman" w:cs="Times New Roman"/>
            <w:color w:val="222222"/>
          </w:rPr>
          <w:t xml:space="preserve">, </w:t>
        </w:r>
        <w:r w:rsidRPr="7283F3E1">
          <w:rPr>
            <w:rFonts w:eastAsia="Times New Roman" w:cs="Times New Roman"/>
            <w:i/>
            <w:iCs/>
            <w:color w:val="222222"/>
          </w:rPr>
          <w:t>82</w:t>
        </w:r>
        <w:r w:rsidRPr="7283F3E1">
          <w:rPr>
            <w:rFonts w:eastAsia="Times New Roman" w:cs="Times New Roman"/>
            <w:color w:val="222222"/>
          </w:rPr>
          <w:t xml:space="preserve">, 1-26. </w:t>
        </w:r>
        <w:r>
          <w:fldChar w:fldCharType="begin"/>
        </w:r>
        <w:r>
          <w:instrText>HYPERLINK "https://www.jstatsoft.org/article/view/v082i13" \h</w:instrText>
        </w:r>
        <w:r>
          <w:fldChar w:fldCharType="separate"/>
        </w:r>
        <w:r w:rsidRPr="7283F3E1">
          <w:rPr>
            <w:rStyle w:val="Hyperlink"/>
            <w:rFonts w:eastAsia="Times New Roman" w:cs="Times New Roman"/>
            <w:u w:val="single"/>
          </w:rPr>
          <w:t>10.18637/</w:t>
        </w:r>
        <w:proofErr w:type="gramStart"/>
        <w:r w:rsidRPr="7283F3E1">
          <w:rPr>
            <w:rStyle w:val="Hyperlink"/>
            <w:rFonts w:eastAsia="Times New Roman" w:cs="Times New Roman"/>
            <w:u w:val="single"/>
          </w:rPr>
          <w:t>jss.v082.i</w:t>
        </w:r>
        <w:proofErr w:type="gramEnd"/>
        <w:r w:rsidRPr="7283F3E1">
          <w:rPr>
            <w:rStyle w:val="Hyperlink"/>
            <w:rFonts w:eastAsia="Times New Roman" w:cs="Times New Roman"/>
            <w:u w:val="single"/>
          </w:rPr>
          <w:t>13</w:t>
        </w:r>
        <w:r>
          <w:fldChar w:fldCharType="end"/>
        </w:r>
      </w:ins>
    </w:p>
    <w:p w14:paraId="6EDB62D3" w14:textId="6CCEC920" w:rsidR="00F3346C" w:rsidRPr="00CF5EFD" w:rsidRDefault="03714C07" w:rsidP="7283F3E1">
      <w:pPr>
        <w:spacing w:before="0"/>
        <w:ind w:left="680" w:hanging="680"/>
        <w:rPr>
          <w:color w:val="000000" w:themeColor="text1"/>
          <w:rPrChange w:id="848" w:author="Manuscript Authors" w:date="2025-11-03T14:55:00Z" w16du:dateUtc="2025-11-03T19:55:00Z">
            <w:rPr/>
          </w:rPrChange>
        </w:rPr>
        <w:pPrChange w:id="849" w:author="Manuscript Authors" w:date="2025-11-03T14:55:00Z" w16du:dateUtc="2025-11-03T19:55:00Z">
          <w:pPr>
            <w:pStyle w:val="Bibliography"/>
          </w:pPr>
        </w:pPrChange>
      </w:pPr>
      <w:r w:rsidRPr="7283F3E1">
        <w:rPr>
          <w:color w:val="000000" w:themeColor="text1"/>
          <w:rPrChange w:id="850" w:author="Manuscript Authors" w:date="2025-11-03T14:55:00Z" w16du:dateUtc="2025-11-03T19:55:00Z">
            <w:rPr/>
          </w:rPrChange>
        </w:rPr>
        <w:t xml:space="preserve">Laird, J. D. (1974). Self-attribution of emotion: The effects of expressive behavior on the quality of emotional experience. </w:t>
      </w:r>
      <w:r w:rsidRPr="7283F3E1">
        <w:rPr>
          <w:i/>
          <w:color w:val="000000" w:themeColor="text1"/>
          <w:rPrChange w:id="851" w:author="Manuscript Authors" w:date="2025-11-03T14:55:00Z" w16du:dateUtc="2025-11-03T19:55:00Z">
            <w:rPr>
              <w:i/>
            </w:rPr>
          </w:rPrChange>
        </w:rPr>
        <w:t>Journal of Personality and Social Psychology</w:t>
      </w:r>
      <w:r w:rsidRPr="7283F3E1">
        <w:rPr>
          <w:color w:val="000000" w:themeColor="text1"/>
          <w:rPrChange w:id="852" w:author="Manuscript Authors" w:date="2025-11-03T14:55:00Z" w16du:dateUtc="2025-11-03T19:55:00Z">
            <w:rPr/>
          </w:rPrChange>
        </w:rPr>
        <w:t xml:space="preserve">, </w:t>
      </w:r>
      <w:r w:rsidRPr="7283F3E1">
        <w:rPr>
          <w:i/>
          <w:color w:val="000000" w:themeColor="text1"/>
          <w:rPrChange w:id="853" w:author="Manuscript Authors" w:date="2025-11-03T14:55:00Z" w16du:dateUtc="2025-11-03T19:55:00Z">
            <w:rPr>
              <w:i/>
            </w:rPr>
          </w:rPrChange>
        </w:rPr>
        <w:t>29</w:t>
      </w:r>
      <w:r w:rsidRPr="7283F3E1">
        <w:rPr>
          <w:color w:val="000000" w:themeColor="text1"/>
          <w:rPrChange w:id="854" w:author="Manuscript Authors" w:date="2025-11-03T14:55:00Z" w16du:dateUtc="2025-11-03T19:55:00Z">
            <w:rPr/>
          </w:rPrChange>
        </w:rPr>
        <w:t>(4), 475.</w:t>
      </w:r>
      <w:ins w:id="855" w:author="Manuscript Authors" w:date="2025-11-03T14:55:00Z" w16du:dateUtc="2025-11-03T19:55:00Z">
        <w:r w:rsidRPr="7283F3E1">
          <w:rPr>
            <w:rFonts w:eastAsia="Times New Roman" w:cs="Times New Roman"/>
            <w:color w:val="000000" w:themeColor="text1"/>
          </w:rPr>
          <w:t xml:space="preserve"> </w:t>
        </w:r>
        <w:r>
          <w:fldChar w:fldCharType="begin"/>
        </w:r>
        <w:r>
          <w:instrText>HYPERLINK "https://doi.org/10.1037/h0036125" \h</w:instrText>
        </w:r>
        <w:r>
          <w:fldChar w:fldCharType="separate"/>
        </w:r>
        <w:r w:rsidRPr="7283F3E1">
          <w:rPr>
            <w:rStyle w:val="Hyperlink"/>
            <w:rFonts w:eastAsia="Times New Roman" w:cs="Times New Roman"/>
            <w:u w:val="single"/>
          </w:rPr>
          <w:t>https://doi.org/10.1037/h0036125</w:t>
        </w:r>
        <w:r>
          <w:fldChar w:fldCharType="end"/>
        </w:r>
      </w:ins>
    </w:p>
    <w:p w14:paraId="62BE64D2" w14:textId="332F6D69" w:rsidR="00F3346C" w:rsidRPr="00CF5EFD" w:rsidRDefault="03714C07" w:rsidP="7283F3E1">
      <w:pPr>
        <w:spacing w:before="0"/>
        <w:ind w:left="680" w:hanging="680"/>
        <w:rPr>
          <w:color w:val="000000" w:themeColor="text1"/>
          <w:rPrChange w:id="856" w:author="Manuscript Authors" w:date="2025-11-03T14:55:00Z" w16du:dateUtc="2025-11-03T19:55:00Z">
            <w:rPr/>
          </w:rPrChange>
        </w:rPr>
        <w:pPrChange w:id="857" w:author="Manuscript Authors" w:date="2025-11-03T14:55:00Z" w16du:dateUtc="2025-11-03T19:55:00Z">
          <w:pPr>
            <w:pStyle w:val="Bibliography"/>
          </w:pPr>
        </w:pPrChange>
      </w:pPr>
      <w:r w:rsidRPr="7283F3E1">
        <w:rPr>
          <w:color w:val="000000" w:themeColor="text1"/>
          <w:rPrChange w:id="858" w:author="Manuscript Authors" w:date="2025-11-03T14:55:00Z" w16du:dateUtc="2025-11-03T19:55:00Z">
            <w:rPr/>
          </w:rPrChange>
        </w:rPr>
        <w:t xml:space="preserve">Laird, J. D., &amp; Strout, S. (2007). </w:t>
      </w:r>
      <w:r w:rsidRPr="7283F3E1">
        <w:rPr>
          <w:i/>
          <w:color w:val="000000" w:themeColor="text1"/>
          <w:rPrChange w:id="859" w:author="Manuscript Authors" w:date="2025-11-03T14:55:00Z" w16du:dateUtc="2025-11-03T19:55:00Z">
            <w:rPr>
              <w:i/>
            </w:rPr>
          </w:rPrChange>
        </w:rPr>
        <w:t xml:space="preserve">Handbook of </w:t>
      </w:r>
      <w:del w:id="860" w:author="Manuscript Authors" w:date="2025-11-03T14:55:00Z" w16du:dateUtc="2025-11-03T19:55:00Z">
        <w:r w:rsidR="006675DF">
          <w:rPr>
            <w:i/>
            <w:iCs/>
          </w:rPr>
          <w:delText>emotion elicitation</w:delText>
        </w:r>
      </w:del>
      <w:ins w:id="861" w:author="Manuscript Authors" w:date="2025-11-03T14:55:00Z" w16du:dateUtc="2025-11-03T19:55:00Z">
        <w:r w:rsidR="64F702F7" w:rsidRPr="7283F3E1">
          <w:rPr>
            <w:rFonts w:eastAsia="Times New Roman" w:cs="Times New Roman"/>
            <w:i/>
            <w:iCs/>
            <w:color w:val="000000" w:themeColor="text1"/>
          </w:rPr>
          <w:t>E</w:t>
        </w:r>
        <w:r w:rsidRPr="7283F3E1">
          <w:rPr>
            <w:rFonts w:eastAsia="Times New Roman" w:cs="Times New Roman"/>
            <w:i/>
            <w:iCs/>
            <w:color w:val="000000" w:themeColor="text1"/>
          </w:rPr>
          <w:t xml:space="preserve">motion </w:t>
        </w:r>
        <w:r w:rsidR="35047C1A" w:rsidRPr="7283F3E1">
          <w:rPr>
            <w:rFonts w:eastAsia="Times New Roman" w:cs="Times New Roman"/>
            <w:i/>
            <w:iCs/>
            <w:color w:val="000000" w:themeColor="text1"/>
          </w:rPr>
          <w:t>El</w:t>
        </w:r>
        <w:r w:rsidRPr="7283F3E1">
          <w:rPr>
            <w:rFonts w:eastAsia="Times New Roman" w:cs="Times New Roman"/>
            <w:i/>
            <w:iCs/>
            <w:color w:val="000000" w:themeColor="text1"/>
          </w:rPr>
          <w:t>icitation</w:t>
        </w:r>
      </w:ins>
      <w:r w:rsidRPr="7283F3E1">
        <w:rPr>
          <w:i/>
          <w:color w:val="000000" w:themeColor="text1"/>
          <w:rPrChange w:id="862" w:author="Manuscript Authors" w:date="2025-11-03T14:55:00Z" w16du:dateUtc="2025-11-03T19:55:00Z">
            <w:rPr>
              <w:i/>
            </w:rPr>
          </w:rPrChange>
        </w:rPr>
        <w:t xml:space="preserve"> and </w:t>
      </w:r>
      <w:del w:id="863" w:author="Manuscript Authors" w:date="2025-11-03T14:55:00Z" w16du:dateUtc="2025-11-03T19:55:00Z">
        <w:r w:rsidR="006675DF">
          <w:rPr>
            <w:i/>
            <w:iCs/>
          </w:rPr>
          <w:delText>assessment</w:delText>
        </w:r>
      </w:del>
      <w:ins w:id="864" w:author="Manuscript Authors" w:date="2025-11-03T14:55:00Z" w16du:dateUtc="2025-11-03T19:55:00Z">
        <w:r w:rsidR="3E0E85DE" w:rsidRPr="7283F3E1">
          <w:rPr>
            <w:rFonts w:eastAsia="Times New Roman" w:cs="Times New Roman"/>
            <w:i/>
            <w:iCs/>
            <w:color w:val="000000" w:themeColor="text1"/>
          </w:rPr>
          <w:t>A</w:t>
        </w:r>
        <w:r w:rsidRPr="7283F3E1">
          <w:rPr>
            <w:rFonts w:eastAsia="Times New Roman" w:cs="Times New Roman"/>
            <w:i/>
            <w:iCs/>
            <w:color w:val="000000" w:themeColor="text1"/>
          </w:rPr>
          <w:t>ssessment</w:t>
        </w:r>
      </w:ins>
      <w:r w:rsidRPr="7283F3E1">
        <w:rPr>
          <w:color w:val="000000" w:themeColor="text1"/>
          <w:rPrChange w:id="865" w:author="Manuscript Authors" w:date="2025-11-03T14:55:00Z" w16du:dateUtc="2025-11-03T19:55:00Z">
            <w:rPr/>
          </w:rPrChange>
        </w:rPr>
        <w:t>. New York, NY: Oxford University Press.</w:t>
      </w:r>
    </w:p>
    <w:p w14:paraId="4622CD9F" w14:textId="77777777" w:rsidR="00415BEA" w:rsidRDefault="006675DF">
      <w:pPr>
        <w:pStyle w:val="Bibliography"/>
        <w:rPr>
          <w:del w:id="866" w:author="Manuscript Authors" w:date="2025-11-03T14:55:00Z" w16du:dateUtc="2025-11-03T19:55:00Z"/>
        </w:rPr>
      </w:pPr>
      <w:del w:id="867" w:author="Manuscript Authors" w:date="2025-11-03T14:55:00Z" w16du:dateUtc="2025-11-03T19:55:00Z">
        <w:r>
          <w:delText xml:space="preserve">Larsen, R. </w:delText>
        </w:r>
      </w:del>
      <w:moveFromRangeStart w:id="868" w:author="Manuscript Authors" w:date="2025-11-03T14:55:00Z" w:name="move213074133"/>
      <w:moveFrom w:id="869" w:author="Manuscript Authors" w:date="2025-11-03T14:55:00Z" w16du:dateUtc="2025-11-03T19:55:00Z">
        <w:r w:rsidR="03714C07" w:rsidRPr="7283F3E1">
          <w:rPr>
            <w:color w:val="000000" w:themeColor="text1"/>
            <w:rPrChange w:id="870" w:author="Manuscript Authors" w:date="2025-11-03T14:55:00Z" w16du:dateUtc="2025-11-03T19:55:00Z">
              <w:rPr/>
            </w:rPrChange>
          </w:rPr>
          <w:t xml:space="preserve">J., </w:t>
        </w:r>
      </w:moveFrom>
      <w:moveFromRangeEnd w:id="868"/>
      <w:del w:id="871" w:author="Manuscript Authors" w:date="2025-11-03T14:55:00Z" w16du:dateUtc="2025-11-03T19:55:00Z">
        <w:r>
          <w:delText>Kasimatis, M., &amp; Frey, K.</w:delText>
        </w:r>
      </w:del>
      <w:moveFromRangeStart w:id="872" w:author="Manuscript Authors" w:date="2025-11-03T14:55:00Z" w:name="move213074136"/>
      <w:moveFrom w:id="873" w:author="Manuscript Authors" w:date="2025-11-03T14:55:00Z" w16du:dateUtc="2025-11-03T19:55:00Z">
        <w:r w:rsidR="03714C07" w:rsidRPr="7283F3E1">
          <w:rPr>
            <w:color w:val="222222"/>
            <w:rPrChange w:id="874" w:author="Manuscript Authors" w:date="2025-11-03T14:55:00Z" w16du:dateUtc="2025-11-03T19:55:00Z">
              <w:rPr/>
            </w:rPrChange>
          </w:rPr>
          <w:t xml:space="preserve"> (1992). </w:t>
        </w:r>
      </w:moveFrom>
      <w:moveFromRangeEnd w:id="872"/>
      <w:del w:id="875" w:author="Manuscript Authors" w:date="2025-11-03T14:55:00Z" w16du:dateUtc="2025-11-03T19:55:00Z">
        <w:r>
          <w:delText xml:space="preserve">Facilitating the furrowed brow: An unobtrusive test of the facial feedback hypothesis applied to unpleasant affect. </w:delText>
        </w:r>
        <w:r>
          <w:rPr>
            <w:i/>
            <w:iCs/>
          </w:rPr>
          <w:delText>Cognition and Emotion</w:delText>
        </w:r>
        <w:r>
          <w:delText xml:space="preserve">, </w:delText>
        </w:r>
        <w:r>
          <w:rPr>
            <w:i/>
            <w:iCs/>
          </w:rPr>
          <w:delText>6</w:delText>
        </w:r>
        <w:r>
          <w:delText>(5), 321–338.</w:delText>
        </w:r>
      </w:del>
    </w:p>
    <w:p w14:paraId="65973B09" w14:textId="72856E71" w:rsidR="00F3346C" w:rsidRPr="00CF5EFD" w:rsidRDefault="03714C07" w:rsidP="7283F3E1">
      <w:pPr>
        <w:spacing w:before="240"/>
        <w:ind w:left="680" w:hanging="680"/>
        <w:rPr>
          <w:color w:val="000000" w:themeColor="text1"/>
          <w:rPrChange w:id="876" w:author="Manuscript Authors" w:date="2025-11-03T14:55:00Z" w16du:dateUtc="2025-11-03T19:55:00Z">
            <w:rPr/>
          </w:rPrChange>
        </w:rPr>
        <w:pPrChange w:id="877" w:author="Manuscript Authors" w:date="2025-11-03T14:55:00Z" w16du:dateUtc="2025-11-03T19:55:00Z">
          <w:pPr>
            <w:pStyle w:val="Bibliography"/>
          </w:pPr>
        </w:pPrChange>
      </w:pPr>
      <w:r w:rsidRPr="7283F3E1">
        <w:rPr>
          <w:color w:val="000000" w:themeColor="text1"/>
          <w:rPrChange w:id="878" w:author="Manuscript Authors" w:date="2025-11-03T14:55:00Z" w16du:dateUtc="2025-11-03T19:55:00Z">
            <w:rPr/>
          </w:rPrChange>
        </w:rPr>
        <w:t>Lenth, R. V. (</w:t>
      </w:r>
      <w:del w:id="879" w:author="Manuscript Authors" w:date="2025-11-03T14:55:00Z" w16du:dateUtc="2025-11-03T19:55:00Z">
        <w:r w:rsidR="006675DF">
          <w:delText xml:space="preserve">2024). </w:delText>
        </w:r>
        <w:r w:rsidR="006675DF">
          <w:rPr>
            <w:i/>
            <w:iCs/>
          </w:rPr>
          <w:delText>Emmeans</w:delText>
        </w:r>
      </w:del>
      <w:ins w:id="880" w:author="Manuscript Authors" w:date="2025-11-03T14:55:00Z" w16du:dateUtc="2025-11-03T19:55:00Z">
        <w:r w:rsidRPr="7283F3E1">
          <w:rPr>
            <w:rFonts w:eastAsia="Times New Roman" w:cs="Times New Roman"/>
            <w:color w:val="000000" w:themeColor="text1"/>
          </w:rPr>
          <w:t xml:space="preserve">2025). </w:t>
        </w:r>
        <w:r w:rsidRPr="7283F3E1">
          <w:rPr>
            <w:rFonts w:eastAsia="Times New Roman" w:cs="Times New Roman"/>
            <w:i/>
            <w:iCs/>
            <w:color w:val="000000" w:themeColor="text1"/>
          </w:rPr>
          <w:t>emmeans</w:t>
        </w:r>
      </w:ins>
      <w:r w:rsidRPr="7283F3E1">
        <w:rPr>
          <w:i/>
          <w:color w:val="000000" w:themeColor="text1"/>
          <w:rPrChange w:id="881" w:author="Manuscript Authors" w:date="2025-11-03T14:55:00Z" w16du:dateUtc="2025-11-03T19:55:00Z">
            <w:rPr>
              <w:i/>
            </w:rPr>
          </w:rPrChange>
        </w:rPr>
        <w:t xml:space="preserve">: Estimated </w:t>
      </w:r>
      <w:del w:id="882" w:author="Manuscript Authors" w:date="2025-11-03T14:55:00Z" w16du:dateUtc="2025-11-03T19:55:00Z">
        <w:r w:rsidR="006675DF">
          <w:rPr>
            <w:i/>
            <w:iCs/>
          </w:rPr>
          <w:delText>marginal means</w:delText>
        </w:r>
      </w:del>
      <w:ins w:id="883" w:author="Manuscript Authors" w:date="2025-11-03T14:55:00Z" w16du:dateUtc="2025-11-03T19:55:00Z">
        <w:r w:rsidRPr="7283F3E1">
          <w:rPr>
            <w:rFonts w:eastAsia="Times New Roman" w:cs="Times New Roman"/>
            <w:i/>
            <w:iCs/>
            <w:color w:val="000000" w:themeColor="text1"/>
          </w:rPr>
          <w:t>Marginal Means</w:t>
        </w:r>
      </w:ins>
      <w:r w:rsidRPr="7283F3E1">
        <w:rPr>
          <w:i/>
          <w:color w:val="000000" w:themeColor="text1"/>
          <w:rPrChange w:id="884" w:author="Manuscript Authors" w:date="2025-11-03T14:55:00Z" w16du:dateUtc="2025-11-03T19:55:00Z">
            <w:rPr>
              <w:i/>
            </w:rPr>
          </w:rPrChange>
        </w:rPr>
        <w:t xml:space="preserve">, aka </w:t>
      </w:r>
      <w:del w:id="885" w:author="Manuscript Authors" w:date="2025-11-03T14:55:00Z" w16du:dateUtc="2025-11-03T19:55:00Z">
        <w:r w:rsidR="006675DF">
          <w:rPr>
            <w:i/>
            <w:iCs/>
          </w:rPr>
          <w:delText>least-squares means</w:delText>
        </w:r>
        <w:r w:rsidR="006675DF">
          <w:delText>.</w:delText>
        </w:r>
      </w:del>
      <w:ins w:id="886" w:author="Manuscript Authors" w:date="2025-11-03T14:55:00Z" w16du:dateUtc="2025-11-03T19:55:00Z">
        <w:r w:rsidRPr="7283F3E1">
          <w:rPr>
            <w:rFonts w:eastAsia="Times New Roman" w:cs="Times New Roman"/>
            <w:i/>
            <w:iCs/>
            <w:color w:val="000000" w:themeColor="text1"/>
          </w:rPr>
          <w:t>Least-Squares Means</w:t>
        </w:r>
        <w:r w:rsidRPr="7283F3E1">
          <w:rPr>
            <w:rFonts w:eastAsia="Times New Roman" w:cs="Times New Roman"/>
            <w:color w:val="000000" w:themeColor="text1"/>
          </w:rPr>
          <w:t>. Version 2.0.0. CRAN.</w:t>
        </w:r>
      </w:ins>
      <w:r w:rsidRPr="7283F3E1">
        <w:rPr>
          <w:color w:val="000000" w:themeColor="text1"/>
          <w:rPrChange w:id="887" w:author="Manuscript Authors" w:date="2025-11-03T14:55:00Z" w16du:dateUtc="2025-11-03T19:55:00Z">
            <w:rPr/>
          </w:rPrChange>
        </w:rPr>
        <w:t xml:space="preserve"> Retrieved from </w:t>
      </w:r>
      <w:del w:id="888" w:author="Manuscript Authors" w:date="2025-11-03T14:55:00Z" w16du:dateUtc="2025-11-03T19:55:00Z">
        <w:r w:rsidR="006675DF">
          <w:fldChar w:fldCharType="begin"/>
        </w:r>
        <w:r w:rsidR="006675DF">
          <w:delInstrText>HYPERLINK "https://CRAN.R-project.org/package=emmeans" \h</w:delInstrText>
        </w:r>
        <w:r w:rsidR="006675DF">
          <w:fldChar w:fldCharType="separate"/>
        </w:r>
        <w:r w:rsidR="006675DF">
          <w:rPr>
            <w:rStyle w:val="Hyperlink"/>
          </w:rPr>
          <w:delText>https://CRAN.R-project.org/package=emmeans</w:delText>
        </w:r>
        <w:r w:rsidR="006675DF">
          <w:fldChar w:fldCharType="end"/>
        </w:r>
      </w:del>
      <w:ins w:id="889" w:author="Manuscript Authors" w:date="2025-11-03T14:55:00Z" w16du:dateUtc="2025-11-03T19:55:00Z">
        <w:r>
          <w:fldChar w:fldCharType="begin"/>
        </w:r>
        <w:r>
          <w:instrText>HYPERLINK "https://cran.r-project.org/package=emmeans" \h</w:instrText>
        </w:r>
        <w:r>
          <w:fldChar w:fldCharType="separate"/>
        </w:r>
        <w:r w:rsidRPr="7283F3E1">
          <w:rPr>
            <w:rStyle w:val="Hyperlink"/>
            <w:rFonts w:eastAsia="Times New Roman" w:cs="Times New Roman"/>
            <w:u w:val="single"/>
          </w:rPr>
          <w:t>https://CRAN.R-project.org/package=emmeans</w:t>
        </w:r>
        <w:r>
          <w:fldChar w:fldCharType="end"/>
        </w:r>
      </w:ins>
    </w:p>
    <w:p w14:paraId="77AEE1F2" w14:textId="3AA25048" w:rsidR="00F3346C" w:rsidRPr="00CF5EFD" w:rsidRDefault="03714C07" w:rsidP="7283F3E1">
      <w:pPr>
        <w:ind w:left="720" w:hanging="720"/>
        <w:rPr>
          <w:ins w:id="890" w:author="Manuscript Authors" w:date="2025-11-03T14:55:00Z" w16du:dateUtc="2025-11-03T19:55:00Z"/>
          <w:rFonts w:eastAsia="Times New Roman" w:cs="Times New Roman"/>
          <w:color w:val="000000" w:themeColor="text1"/>
        </w:rPr>
      </w:pPr>
      <w:ins w:id="891" w:author="Manuscript Authors" w:date="2025-11-03T14:55:00Z" w16du:dateUtc="2025-11-03T19:55:00Z">
        <w:r w:rsidRPr="7283F3E1">
          <w:rPr>
            <w:rFonts w:eastAsia="Times New Roman" w:cs="Times New Roman"/>
            <w:color w:val="222222"/>
          </w:rPr>
          <w:lastRenderedPageBreak/>
          <w:t xml:space="preserve">Levenson, R. W., Ekman, P., &amp; Friesen, W. V. (1990). Voluntary facial action generates emotion‐specific autonomic nervous system activity. </w:t>
        </w:r>
        <w:r w:rsidRPr="7283F3E1">
          <w:rPr>
            <w:rFonts w:eastAsia="Times New Roman" w:cs="Times New Roman"/>
            <w:i/>
            <w:iCs/>
            <w:color w:val="222222"/>
          </w:rPr>
          <w:t>Psychophysiology</w:t>
        </w:r>
        <w:r w:rsidRPr="7283F3E1">
          <w:rPr>
            <w:rFonts w:eastAsia="Times New Roman" w:cs="Times New Roman"/>
            <w:color w:val="222222"/>
          </w:rPr>
          <w:t xml:space="preserve">, </w:t>
        </w:r>
        <w:r w:rsidRPr="7283F3E1">
          <w:rPr>
            <w:rFonts w:eastAsia="Times New Roman" w:cs="Times New Roman"/>
            <w:i/>
            <w:iCs/>
            <w:color w:val="222222"/>
          </w:rPr>
          <w:t>27</w:t>
        </w:r>
        <w:r w:rsidRPr="7283F3E1">
          <w:rPr>
            <w:rFonts w:eastAsia="Times New Roman" w:cs="Times New Roman"/>
            <w:color w:val="222222"/>
          </w:rPr>
          <w:t xml:space="preserve">(4), 363-384. </w:t>
        </w:r>
        <w:r>
          <w:fldChar w:fldCharType="begin"/>
        </w:r>
        <w:r>
          <w:instrText>HYPERLINK "https://doi.org/10.1111/j.1469-8986.1990.tb02330.x" \h</w:instrText>
        </w:r>
        <w:r>
          <w:fldChar w:fldCharType="separate"/>
        </w:r>
        <w:r w:rsidRPr="7283F3E1">
          <w:rPr>
            <w:rStyle w:val="Hyperlink"/>
            <w:rFonts w:eastAsia="Times New Roman" w:cs="Times New Roman"/>
            <w:u w:val="single"/>
          </w:rPr>
          <w:t>https://doi.org/10.1111/j.1469-8986.1990.tb02330.x</w:t>
        </w:r>
        <w:r>
          <w:fldChar w:fldCharType="end"/>
        </w:r>
      </w:ins>
    </w:p>
    <w:p w14:paraId="65D4F98D" w14:textId="673DBEF8" w:rsidR="00F3346C" w:rsidRPr="00CF5EFD" w:rsidRDefault="03714C07" w:rsidP="7283F3E1">
      <w:pPr>
        <w:ind w:left="720" w:hanging="720"/>
        <w:rPr>
          <w:ins w:id="892" w:author="Manuscript Authors" w:date="2025-11-03T14:55:00Z" w16du:dateUtc="2025-11-03T19:55:00Z"/>
          <w:rFonts w:eastAsia="Times New Roman" w:cs="Times New Roman"/>
          <w:color w:val="222222"/>
        </w:rPr>
      </w:pPr>
      <w:ins w:id="893" w:author="Manuscript Authors" w:date="2025-11-03T14:55:00Z" w16du:dateUtc="2025-11-03T19:55:00Z">
        <w:r w:rsidRPr="7283F3E1">
          <w:rPr>
            <w:rFonts w:eastAsia="Times New Roman" w:cs="Times New Roman"/>
            <w:color w:val="222222"/>
          </w:rPr>
          <w:t>Levenson, R. W., Ekman, P., Heider, K., &amp; Friesen, W. V.</w:t>
        </w:r>
      </w:ins>
      <w:moveToRangeStart w:id="894" w:author="Manuscript Authors" w:date="2025-11-03T14:55:00Z" w:name="move213074136"/>
      <w:moveTo w:id="895" w:author="Manuscript Authors" w:date="2025-11-03T14:55:00Z" w16du:dateUtc="2025-11-03T19:55:00Z">
        <w:r w:rsidRPr="7283F3E1">
          <w:rPr>
            <w:color w:val="222222"/>
            <w:rPrChange w:id="896" w:author="Manuscript Authors" w:date="2025-11-03T14:55:00Z" w16du:dateUtc="2025-11-03T19:55:00Z">
              <w:rPr/>
            </w:rPrChange>
          </w:rPr>
          <w:t xml:space="preserve"> (1992). </w:t>
        </w:r>
      </w:moveTo>
      <w:moveToRangeEnd w:id="894"/>
      <w:ins w:id="897" w:author="Manuscript Authors" w:date="2025-11-03T14:55:00Z" w16du:dateUtc="2025-11-03T19:55:00Z">
        <w:r w:rsidRPr="7283F3E1">
          <w:rPr>
            <w:rFonts w:eastAsia="Times New Roman" w:cs="Times New Roman"/>
            <w:color w:val="222222"/>
          </w:rPr>
          <w:t xml:space="preserve">Emotion and autonomic nervous system activity in the Minangkabau of West Sumatra. </w:t>
        </w:r>
        <w:r w:rsidRPr="7283F3E1">
          <w:rPr>
            <w:rFonts w:eastAsia="Times New Roman" w:cs="Times New Roman"/>
            <w:i/>
            <w:iCs/>
            <w:color w:val="222222"/>
          </w:rPr>
          <w:t xml:space="preserve">Journal of </w:t>
        </w:r>
        <w:r w:rsidR="00B83FEB" w:rsidRPr="7283F3E1">
          <w:rPr>
            <w:rFonts w:eastAsia="Times New Roman" w:cs="Times New Roman"/>
            <w:i/>
            <w:iCs/>
            <w:color w:val="222222"/>
          </w:rPr>
          <w:t>P</w:t>
        </w:r>
        <w:r w:rsidRPr="7283F3E1">
          <w:rPr>
            <w:rFonts w:eastAsia="Times New Roman" w:cs="Times New Roman"/>
            <w:i/>
            <w:iCs/>
            <w:color w:val="222222"/>
          </w:rPr>
          <w:t xml:space="preserve">ersonality and </w:t>
        </w:r>
        <w:r w:rsidR="16FF172E" w:rsidRPr="7283F3E1">
          <w:rPr>
            <w:rFonts w:eastAsia="Times New Roman" w:cs="Times New Roman"/>
            <w:i/>
            <w:iCs/>
            <w:color w:val="222222"/>
          </w:rPr>
          <w:t>S</w:t>
        </w:r>
        <w:r w:rsidRPr="7283F3E1">
          <w:rPr>
            <w:rFonts w:eastAsia="Times New Roman" w:cs="Times New Roman"/>
            <w:i/>
            <w:iCs/>
            <w:color w:val="222222"/>
          </w:rPr>
          <w:t xml:space="preserve">ocial </w:t>
        </w:r>
        <w:r w:rsidR="696F3687" w:rsidRPr="7283F3E1">
          <w:rPr>
            <w:rFonts w:eastAsia="Times New Roman" w:cs="Times New Roman"/>
            <w:i/>
            <w:iCs/>
            <w:color w:val="222222"/>
          </w:rPr>
          <w:t>P</w:t>
        </w:r>
        <w:r w:rsidRPr="7283F3E1">
          <w:rPr>
            <w:rFonts w:eastAsia="Times New Roman" w:cs="Times New Roman"/>
            <w:i/>
            <w:iCs/>
            <w:color w:val="222222"/>
          </w:rPr>
          <w:t>sychology</w:t>
        </w:r>
        <w:r w:rsidRPr="7283F3E1">
          <w:rPr>
            <w:rFonts w:eastAsia="Times New Roman" w:cs="Times New Roman"/>
            <w:color w:val="222222"/>
          </w:rPr>
          <w:t xml:space="preserve">, </w:t>
        </w:r>
        <w:r w:rsidRPr="7283F3E1">
          <w:rPr>
            <w:rFonts w:eastAsia="Times New Roman" w:cs="Times New Roman"/>
            <w:i/>
            <w:iCs/>
            <w:color w:val="222222"/>
          </w:rPr>
          <w:t>62</w:t>
        </w:r>
        <w:r w:rsidRPr="7283F3E1">
          <w:rPr>
            <w:rFonts w:eastAsia="Times New Roman" w:cs="Times New Roman"/>
            <w:color w:val="222222"/>
          </w:rPr>
          <w:t xml:space="preserve">(6), 972. </w:t>
        </w:r>
        <w:r>
          <w:fldChar w:fldCharType="begin"/>
        </w:r>
        <w:r>
          <w:instrText>HYPERLINK "https://doi.org/10.1037/0022-3514.62.6.972" \h</w:instrText>
        </w:r>
        <w:r>
          <w:fldChar w:fldCharType="separate"/>
        </w:r>
        <w:r w:rsidRPr="7283F3E1">
          <w:rPr>
            <w:rStyle w:val="Hyperlink"/>
            <w:rFonts w:eastAsia="Times New Roman" w:cs="Times New Roman"/>
            <w:u w:val="single"/>
          </w:rPr>
          <w:t>https://doi.org/10.1037/0022-3514.62.6.972</w:t>
        </w:r>
        <w:r>
          <w:fldChar w:fldCharType="end"/>
        </w:r>
      </w:ins>
    </w:p>
    <w:p w14:paraId="4BAC600D" w14:textId="319157C8" w:rsidR="00F3346C" w:rsidRPr="00CF5EFD" w:rsidRDefault="03714C07" w:rsidP="7283F3E1">
      <w:pPr>
        <w:ind w:left="720" w:hanging="720"/>
        <w:rPr>
          <w:ins w:id="898" w:author="Manuscript Authors" w:date="2025-11-03T14:55:00Z" w16du:dateUtc="2025-11-03T19:55:00Z"/>
          <w:rFonts w:eastAsia="Times New Roman" w:cs="Times New Roman"/>
          <w:color w:val="333333"/>
        </w:rPr>
      </w:pPr>
      <w:ins w:id="899" w:author="Manuscript Authors" w:date="2025-11-03T14:55:00Z" w16du:dateUtc="2025-11-03T19:55:00Z">
        <w:r w:rsidRPr="7283F3E1">
          <w:rPr>
            <w:rFonts w:eastAsia="Times New Roman" w:cs="Times New Roman"/>
            <w:color w:val="333333"/>
          </w:rPr>
          <w:t xml:space="preserve">P. Lucey, J. F. Cohn, T. Kanade, J. Saragih, Z. Ambadar and I. Matthews, "The Extended Cohn-Kanade Dataset (CK+): A complete dataset for action unit and emotion-specified expression," </w:t>
        </w:r>
        <w:r w:rsidRPr="7283F3E1">
          <w:rPr>
            <w:rFonts w:eastAsia="Times New Roman" w:cs="Times New Roman"/>
            <w:i/>
            <w:iCs/>
            <w:color w:val="333333"/>
          </w:rPr>
          <w:t>2010 IEEE Computer Society Conference on Computer Vision and Pattern Recognition - Workshops</w:t>
        </w:r>
        <w:r w:rsidRPr="7283F3E1">
          <w:rPr>
            <w:rFonts w:eastAsia="Times New Roman" w:cs="Times New Roman"/>
            <w:color w:val="333333"/>
          </w:rPr>
          <w:t xml:space="preserve">, San Francisco, CA, USA, 2010, pp. 94-101, </w:t>
        </w:r>
        <w:r>
          <w:fldChar w:fldCharType="begin"/>
        </w:r>
        <w:r>
          <w:instrText>HYPERLINK "https://ieeexplore.ieee.org/document/5543262" \h</w:instrText>
        </w:r>
        <w:r>
          <w:fldChar w:fldCharType="separate"/>
        </w:r>
        <w:r w:rsidRPr="7283F3E1">
          <w:rPr>
            <w:rStyle w:val="Hyperlink"/>
            <w:rFonts w:eastAsia="Times New Roman" w:cs="Times New Roman"/>
            <w:u w:val="single"/>
          </w:rPr>
          <w:t>10.1109/CVPRW.2010.5543262</w:t>
        </w:r>
        <w:r>
          <w:fldChar w:fldCharType="end"/>
        </w:r>
      </w:ins>
    </w:p>
    <w:p w14:paraId="07EB7297" w14:textId="5DC8606D" w:rsidR="00F3346C" w:rsidRPr="00CF5EFD" w:rsidRDefault="03714C07" w:rsidP="7283F3E1">
      <w:pPr>
        <w:spacing w:before="0"/>
        <w:ind w:left="680" w:hanging="680"/>
        <w:rPr>
          <w:color w:val="000000" w:themeColor="text1"/>
          <w:rPrChange w:id="900" w:author="Manuscript Authors" w:date="2025-11-03T14:55:00Z" w16du:dateUtc="2025-11-03T19:55:00Z">
            <w:rPr/>
          </w:rPrChange>
        </w:rPr>
        <w:pPrChange w:id="901" w:author="Manuscript Authors" w:date="2025-11-03T14:55:00Z" w16du:dateUtc="2025-11-03T19:55:00Z">
          <w:pPr>
            <w:pStyle w:val="Bibliography"/>
          </w:pPr>
        </w:pPrChange>
      </w:pPr>
      <w:r w:rsidRPr="7283F3E1">
        <w:rPr>
          <w:color w:val="000000" w:themeColor="text1"/>
          <w:rPrChange w:id="902" w:author="Manuscript Authors" w:date="2025-11-03T14:55:00Z" w16du:dateUtc="2025-11-03T19:55:00Z">
            <w:rPr/>
          </w:rPrChange>
        </w:rPr>
        <w:t xml:space="preserve">Luu, J. H., Acevedo, A. M., Pourmand, V., &amp; Pressman, S. D. (2025). The power of smiles: Mitigating pain through facial expression. </w:t>
      </w:r>
      <w:r w:rsidRPr="7283F3E1">
        <w:rPr>
          <w:i/>
          <w:color w:val="000000" w:themeColor="text1"/>
          <w:rPrChange w:id="903" w:author="Manuscript Authors" w:date="2025-11-03T14:55:00Z" w16du:dateUtc="2025-11-03T19:55:00Z">
            <w:rPr>
              <w:i/>
            </w:rPr>
          </w:rPrChange>
        </w:rPr>
        <w:t>The Journal of Positive Psychology</w:t>
      </w:r>
      <w:r w:rsidRPr="7283F3E1">
        <w:rPr>
          <w:color w:val="000000" w:themeColor="text1"/>
          <w:rPrChange w:id="904" w:author="Manuscript Authors" w:date="2025-11-03T14:55:00Z" w16du:dateUtc="2025-11-03T19:55:00Z">
            <w:rPr/>
          </w:rPrChange>
        </w:rPr>
        <w:t>, 1–10.</w:t>
      </w:r>
      <w:ins w:id="905" w:author="Manuscript Authors" w:date="2025-11-03T14:55:00Z" w16du:dateUtc="2025-11-03T19:55:00Z">
        <w:r w:rsidRPr="7283F3E1">
          <w:rPr>
            <w:rFonts w:eastAsia="Times New Roman" w:cs="Times New Roman"/>
            <w:color w:val="000000" w:themeColor="text1"/>
          </w:rPr>
          <w:t xml:space="preserve"> </w:t>
        </w:r>
        <w:r>
          <w:fldChar w:fldCharType="begin"/>
        </w:r>
        <w:r>
          <w:instrText>HYPERLINK "https://doi.org/10.1080/17439760.2025.2462231" \h</w:instrText>
        </w:r>
        <w:r>
          <w:fldChar w:fldCharType="separate"/>
        </w:r>
        <w:r w:rsidRPr="7283F3E1">
          <w:rPr>
            <w:rStyle w:val="Hyperlink"/>
            <w:rFonts w:eastAsia="Times New Roman" w:cs="Times New Roman"/>
            <w:u w:val="single"/>
          </w:rPr>
          <w:t>https://doi.org/10.1080/17439760.2025.2462231</w:t>
        </w:r>
        <w:r>
          <w:fldChar w:fldCharType="end"/>
        </w:r>
      </w:ins>
    </w:p>
    <w:p w14:paraId="32478415" w14:textId="63811658" w:rsidR="00F3346C" w:rsidRPr="00CF5EFD" w:rsidRDefault="03714C07" w:rsidP="7283F3E1">
      <w:pPr>
        <w:spacing w:before="0"/>
        <w:ind w:left="680" w:hanging="680"/>
        <w:rPr>
          <w:rFonts w:ascii="Aptos" w:hAnsi="Aptos"/>
          <w:color w:val="000000" w:themeColor="text1"/>
          <w:rPrChange w:id="906" w:author="Manuscript Authors" w:date="2025-11-03T14:55:00Z" w16du:dateUtc="2025-11-03T19:55:00Z">
            <w:rPr/>
          </w:rPrChange>
        </w:rPr>
        <w:pPrChange w:id="907" w:author="Manuscript Authors" w:date="2025-11-03T14:55:00Z" w16du:dateUtc="2025-11-03T19:55:00Z">
          <w:pPr>
            <w:pStyle w:val="Bibliography"/>
          </w:pPr>
        </w:pPrChange>
      </w:pPr>
      <w:r w:rsidRPr="7283F3E1">
        <w:rPr>
          <w:color w:val="333333"/>
          <w:rPrChange w:id="908" w:author="Manuscript Authors" w:date="2025-11-03T14:55:00Z" w16du:dateUtc="2025-11-03T19:55:00Z">
            <w:rPr/>
          </w:rPrChange>
        </w:rPr>
        <w:t xml:space="preserve">Malach-Pines, A. (2005). The </w:t>
      </w:r>
      <w:del w:id="909" w:author="Manuscript Authors" w:date="2025-11-03T14:55:00Z" w16du:dateUtc="2025-11-03T19:55:00Z">
        <w:r w:rsidR="006675DF">
          <w:delText>burnout measure, short version.</w:delText>
        </w:r>
      </w:del>
      <w:ins w:id="910" w:author="Manuscript Authors" w:date="2025-11-03T14:55:00Z" w16du:dateUtc="2025-11-03T19:55:00Z">
        <w:r w:rsidRPr="7283F3E1">
          <w:rPr>
            <w:rFonts w:eastAsia="Times New Roman" w:cs="Times New Roman"/>
            <w:color w:val="333333"/>
          </w:rPr>
          <w:t>Burnout Measure, Short Version.</w:t>
        </w:r>
      </w:ins>
      <w:r w:rsidRPr="7283F3E1">
        <w:rPr>
          <w:color w:val="333333"/>
          <w:rPrChange w:id="911" w:author="Manuscript Authors" w:date="2025-11-03T14:55:00Z" w16du:dateUtc="2025-11-03T19:55:00Z">
            <w:rPr/>
          </w:rPrChange>
        </w:rPr>
        <w:t xml:space="preserve"> </w:t>
      </w:r>
      <w:r w:rsidRPr="7283F3E1">
        <w:rPr>
          <w:i/>
          <w:color w:val="333333"/>
          <w:rPrChange w:id="912" w:author="Manuscript Authors" w:date="2025-11-03T14:55:00Z" w16du:dateUtc="2025-11-03T19:55:00Z">
            <w:rPr>
              <w:i/>
            </w:rPr>
          </w:rPrChange>
        </w:rPr>
        <w:t>International Journal of Stress Management</w:t>
      </w:r>
      <w:r w:rsidRPr="7283F3E1">
        <w:rPr>
          <w:i/>
          <w:color w:val="333333"/>
          <w:rPrChange w:id="913" w:author="Manuscript Authors" w:date="2025-11-03T14:55:00Z" w16du:dateUtc="2025-11-03T19:55:00Z">
            <w:rPr/>
          </w:rPrChange>
        </w:rPr>
        <w:t xml:space="preserve">, </w:t>
      </w:r>
      <w:r w:rsidRPr="7283F3E1">
        <w:rPr>
          <w:i/>
          <w:color w:val="333333"/>
          <w:rPrChange w:id="914" w:author="Manuscript Authors" w:date="2025-11-03T14:55:00Z" w16du:dateUtc="2025-11-03T19:55:00Z">
            <w:rPr>
              <w:i/>
            </w:rPr>
          </w:rPrChange>
        </w:rPr>
        <w:t>12</w:t>
      </w:r>
      <w:r w:rsidRPr="7283F3E1">
        <w:rPr>
          <w:color w:val="333333"/>
          <w:rPrChange w:id="915" w:author="Manuscript Authors" w:date="2025-11-03T14:55:00Z" w16du:dateUtc="2025-11-03T19:55:00Z">
            <w:rPr/>
          </w:rPrChange>
        </w:rPr>
        <w:t>(1), 78</w:t>
      </w:r>
      <w:del w:id="916" w:author="Manuscript Authors" w:date="2025-11-03T14:55:00Z" w16du:dateUtc="2025-11-03T19:55:00Z">
        <w:r w:rsidR="006675DF">
          <w:delText>.</w:delText>
        </w:r>
      </w:del>
      <w:ins w:id="917" w:author="Manuscript Authors" w:date="2025-11-03T14:55:00Z" w16du:dateUtc="2025-11-03T19:55:00Z">
        <w:r w:rsidRPr="7283F3E1">
          <w:rPr>
            <w:rFonts w:eastAsia="Times New Roman" w:cs="Times New Roman"/>
            <w:color w:val="333333"/>
          </w:rPr>
          <w:t xml:space="preserve">–88. </w:t>
        </w:r>
        <w:r>
          <w:fldChar w:fldCharType="begin"/>
        </w:r>
        <w:r>
          <w:instrText>HYPERLINK "https://doi.org/10.1037/1072-5245.12.1.78" \h</w:instrText>
        </w:r>
        <w:r>
          <w:fldChar w:fldCharType="separate"/>
        </w:r>
        <w:r w:rsidRPr="7283F3E1">
          <w:rPr>
            <w:rStyle w:val="Hyperlink"/>
            <w:rFonts w:eastAsia="Times New Roman" w:cs="Times New Roman"/>
            <w:u w:val="single"/>
          </w:rPr>
          <w:t>https://doi.org/10.1037/1072-5245.12.1.78</w:t>
        </w:r>
        <w:r>
          <w:fldChar w:fldCharType="end"/>
        </w:r>
      </w:ins>
    </w:p>
    <w:p w14:paraId="134B82A7" w14:textId="030B5B82" w:rsidR="00F3346C" w:rsidRPr="00CF5EFD" w:rsidRDefault="03714C07" w:rsidP="7283F3E1">
      <w:pPr>
        <w:ind w:left="720" w:hanging="720"/>
        <w:rPr>
          <w:ins w:id="918" w:author="Manuscript Authors" w:date="2025-11-03T14:55:00Z" w16du:dateUtc="2025-11-03T19:55:00Z"/>
          <w:rFonts w:ascii="Aptos" w:eastAsia="Aptos" w:hAnsi="Aptos" w:cs="Aptos"/>
          <w:color w:val="000000" w:themeColor="text1"/>
        </w:rPr>
      </w:pPr>
      <w:ins w:id="919" w:author="Manuscript Authors" w:date="2025-11-03T14:55:00Z" w16du:dateUtc="2025-11-03T19:55:00Z">
        <w:r w:rsidRPr="7283F3E1">
          <w:rPr>
            <w:rFonts w:eastAsia="Times New Roman" w:cs="Times New Roman"/>
            <w:color w:val="222222"/>
          </w:rPr>
          <w:t xml:space="preserve">Mathur, M. B. (2025). On the statistical analysis of studies with attention checks. </w:t>
        </w:r>
        <w:r w:rsidRPr="7283F3E1">
          <w:rPr>
            <w:rFonts w:eastAsia="Times New Roman" w:cs="Times New Roman"/>
            <w:i/>
            <w:iCs/>
            <w:color w:val="222222"/>
          </w:rPr>
          <w:t>Advances in Methods and Practices in Psychological Science</w:t>
        </w:r>
        <w:r w:rsidRPr="7283F3E1">
          <w:rPr>
            <w:rFonts w:eastAsia="Times New Roman" w:cs="Times New Roman"/>
            <w:color w:val="222222"/>
          </w:rPr>
          <w:t xml:space="preserve">, </w:t>
        </w:r>
        <w:r w:rsidRPr="7283F3E1">
          <w:rPr>
            <w:rFonts w:eastAsia="Times New Roman" w:cs="Times New Roman"/>
            <w:i/>
            <w:iCs/>
            <w:color w:val="222222"/>
          </w:rPr>
          <w:t>8</w:t>
        </w:r>
        <w:r w:rsidRPr="7283F3E1">
          <w:rPr>
            <w:rFonts w:eastAsia="Times New Roman" w:cs="Times New Roman"/>
            <w:color w:val="222222"/>
          </w:rPr>
          <w:t xml:space="preserve">(2), </w:t>
        </w:r>
        <w:r>
          <w:fldChar w:fldCharType="begin"/>
        </w:r>
        <w:r>
          <w:instrText>HYPERLINK "https://doi.org/10.1177/25152459251338041" \h</w:instrText>
        </w:r>
        <w:r>
          <w:fldChar w:fldCharType="separate"/>
        </w:r>
        <w:r w:rsidRPr="7283F3E1">
          <w:rPr>
            <w:rStyle w:val="Hyperlink"/>
            <w:rFonts w:eastAsia="Times New Roman" w:cs="Times New Roman"/>
            <w:u w:val="single"/>
          </w:rPr>
          <w:t>https://doi.org/10.1177/25152459251338041</w:t>
        </w:r>
        <w:r>
          <w:fldChar w:fldCharType="end"/>
        </w:r>
      </w:ins>
    </w:p>
    <w:p w14:paraId="35AAB63D" w14:textId="6A43185D" w:rsidR="00F3346C" w:rsidRPr="00CF5EFD" w:rsidRDefault="03714C07" w:rsidP="7283F3E1">
      <w:pPr>
        <w:spacing w:before="0"/>
        <w:ind w:left="680" w:hanging="680"/>
        <w:rPr>
          <w:color w:val="000000" w:themeColor="text1"/>
          <w:rPrChange w:id="920" w:author="Manuscript Authors" w:date="2025-11-03T14:55:00Z" w16du:dateUtc="2025-11-03T19:55:00Z">
            <w:rPr/>
          </w:rPrChange>
        </w:rPr>
        <w:pPrChange w:id="921" w:author="Manuscript Authors" w:date="2025-11-03T14:55:00Z" w16du:dateUtc="2025-11-03T19:55:00Z">
          <w:pPr>
            <w:pStyle w:val="Bibliography"/>
          </w:pPr>
        </w:pPrChange>
      </w:pPr>
      <w:r w:rsidRPr="7283F3E1">
        <w:rPr>
          <w:color w:val="000000" w:themeColor="text1"/>
          <w:rPrChange w:id="922" w:author="Manuscript Authors" w:date="2025-11-03T14:55:00Z" w16du:dateUtc="2025-11-03T19:55:00Z">
            <w:rPr/>
          </w:rPrChange>
        </w:rPr>
        <w:t xml:space="preserve">Morey, R. D., &amp; Rouder, J. N. (2024). </w:t>
      </w:r>
      <w:r w:rsidRPr="7283F3E1">
        <w:rPr>
          <w:i/>
          <w:color w:val="000000" w:themeColor="text1"/>
          <w:rPrChange w:id="923" w:author="Manuscript Authors" w:date="2025-11-03T14:55:00Z" w16du:dateUtc="2025-11-03T19:55:00Z">
            <w:rPr>
              <w:i/>
            </w:rPr>
          </w:rPrChange>
        </w:rPr>
        <w:t>BayesFactor: Computation of bayes factors for common designs</w:t>
      </w:r>
      <w:r w:rsidRPr="7283F3E1">
        <w:rPr>
          <w:color w:val="000000" w:themeColor="text1"/>
          <w:rPrChange w:id="924" w:author="Manuscript Authors" w:date="2025-11-03T14:55:00Z" w16du:dateUtc="2025-11-03T19:55:00Z">
            <w:rPr/>
          </w:rPrChange>
        </w:rPr>
        <w:t xml:space="preserve">. Retrieved from </w:t>
      </w:r>
      <w:del w:id="925" w:author="Manuscript Authors" w:date="2025-11-03T14:55:00Z" w16du:dateUtc="2025-11-03T19:55:00Z">
        <w:r w:rsidR="006675DF">
          <w:fldChar w:fldCharType="begin"/>
        </w:r>
        <w:r w:rsidR="006675DF">
          <w:delInstrText>HYPERLINK "https://CRAN.R-project.org/package=BayesFactor" \h</w:delInstrText>
        </w:r>
        <w:r w:rsidR="006675DF">
          <w:fldChar w:fldCharType="separate"/>
        </w:r>
        <w:r w:rsidR="006675DF">
          <w:rPr>
            <w:rStyle w:val="Hyperlink"/>
          </w:rPr>
          <w:delText>https://CRAN.R-project.org/package=BayesFactor</w:delText>
        </w:r>
        <w:r w:rsidR="006675DF">
          <w:fldChar w:fldCharType="end"/>
        </w:r>
      </w:del>
      <w:ins w:id="926" w:author="Manuscript Authors" w:date="2025-11-03T14:55:00Z" w16du:dateUtc="2025-11-03T19:55:00Z">
        <w:r>
          <w:fldChar w:fldCharType="begin"/>
        </w:r>
        <w:r>
          <w:instrText>HYPERLINK "https://cran.r-project.org/package=BayesFactor" \h</w:instrText>
        </w:r>
        <w:r>
          <w:fldChar w:fldCharType="separate"/>
        </w:r>
        <w:r w:rsidRPr="7283F3E1">
          <w:rPr>
            <w:rStyle w:val="Hyperlink"/>
            <w:rFonts w:eastAsia="Times New Roman" w:cs="Times New Roman"/>
            <w:u w:val="single"/>
          </w:rPr>
          <w:t>https://CRAN.R-project.org/package=BayesFactor</w:t>
        </w:r>
        <w:r>
          <w:fldChar w:fldCharType="end"/>
        </w:r>
      </w:ins>
    </w:p>
    <w:p w14:paraId="2DFD0B64" w14:textId="41567872" w:rsidR="00F3346C" w:rsidRPr="00CF5EFD" w:rsidRDefault="03714C07" w:rsidP="7283F3E1">
      <w:pPr>
        <w:spacing w:before="0"/>
        <w:ind w:left="680" w:hanging="680"/>
        <w:rPr>
          <w:color w:val="000000" w:themeColor="text1"/>
          <w:rPrChange w:id="927" w:author="Manuscript Authors" w:date="2025-11-03T14:55:00Z" w16du:dateUtc="2025-11-03T19:55:00Z">
            <w:rPr/>
          </w:rPrChange>
        </w:rPr>
        <w:pPrChange w:id="928" w:author="Manuscript Authors" w:date="2025-11-03T14:55:00Z" w16du:dateUtc="2025-11-03T19:55:00Z">
          <w:pPr>
            <w:pStyle w:val="Bibliography"/>
          </w:pPr>
        </w:pPrChange>
      </w:pPr>
      <w:r w:rsidRPr="7283F3E1">
        <w:rPr>
          <w:color w:val="000000" w:themeColor="text1"/>
          <w:rPrChange w:id="929" w:author="Manuscript Authors" w:date="2025-11-03T14:55:00Z" w16du:dateUtc="2025-11-03T19:55:00Z">
            <w:rPr/>
          </w:rPrChange>
        </w:rPr>
        <w:lastRenderedPageBreak/>
        <w:t xml:space="preserve">Niedenthal, P. M. (2007). Embodying emotion. </w:t>
      </w:r>
      <w:r w:rsidRPr="7283F3E1">
        <w:rPr>
          <w:i/>
          <w:color w:val="000000" w:themeColor="text1"/>
          <w:rPrChange w:id="930" w:author="Manuscript Authors" w:date="2025-11-03T14:55:00Z" w16du:dateUtc="2025-11-03T19:55:00Z">
            <w:rPr>
              <w:i/>
            </w:rPr>
          </w:rPrChange>
        </w:rPr>
        <w:t>Science</w:t>
      </w:r>
      <w:r w:rsidRPr="7283F3E1">
        <w:rPr>
          <w:color w:val="000000" w:themeColor="text1"/>
          <w:rPrChange w:id="931" w:author="Manuscript Authors" w:date="2025-11-03T14:55:00Z" w16du:dateUtc="2025-11-03T19:55:00Z">
            <w:rPr/>
          </w:rPrChange>
        </w:rPr>
        <w:t xml:space="preserve">, </w:t>
      </w:r>
      <w:r w:rsidRPr="7283F3E1">
        <w:rPr>
          <w:i/>
          <w:color w:val="000000" w:themeColor="text1"/>
          <w:rPrChange w:id="932" w:author="Manuscript Authors" w:date="2025-11-03T14:55:00Z" w16du:dateUtc="2025-11-03T19:55:00Z">
            <w:rPr>
              <w:i/>
            </w:rPr>
          </w:rPrChange>
        </w:rPr>
        <w:t>316</w:t>
      </w:r>
      <w:r w:rsidRPr="7283F3E1">
        <w:rPr>
          <w:color w:val="000000" w:themeColor="text1"/>
          <w:rPrChange w:id="933" w:author="Manuscript Authors" w:date="2025-11-03T14:55:00Z" w16du:dateUtc="2025-11-03T19:55:00Z">
            <w:rPr/>
          </w:rPrChange>
        </w:rPr>
        <w:t>(5827), 1002–1005.</w:t>
      </w:r>
      <w:ins w:id="934" w:author="Manuscript Authors" w:date="2025-11-03T14:55:00Z" w16du:dateUtc="2025-11-03T19:55:00Z">
        <w:r w:rsidRPr="7283F3E1">
          <w:rPr>
            <w:rFonts w:eastAsia="Times New Roman" w:cs="Times New Roman"/>
            <w:color w:val="000000" w:themeColor="text1"/>
          </w:rPr>
          <w:t xml:space="preserve"> </w:t>
        </w:r>
        <w:r>
          <w:fldChar w:fldCharType="begin"/>
        </w:r>
        <w:r>
          <w:instrText>HYPERLINK "https://www.science.org/doi/10.1126/science.1136930" \h</w:instrText>
        </w:r>
        <w:r>
          <w:fldChar w:fldCharType="separate"/>
        </w:r>
        <w:r w:rsidRPr="7283F3E1">
          <w:rPr>
            <w:rStyle w:val="Hyperlink"/>
            <w:rFonts w:eastAsia="Times New Roman" w:cs="Times New Roman"/>
            <w:u w:val="single"/>
          </w:rPr>
          <w:t>https://www.science.org/doi/10.1126/science.1136930</w:t>
        </w:r>
        <w:r>
          <w:fldChar w:fldCharType="end"/>
        </w:r>
      </w:ins>
    </w:p>
    <w:p w14:paraId="6285C50D" w14:textId="2A682892" w:rsidR="00F3346C" w:rsidRPr="00CF5EFD" w:rsidRDefault="03714C07" w:rsidP="7283F3E1">
      <w:pPr>
        <w:ind w:left="720" w:hanging="720"/>
        <w:rPr>
          <w:ins w:id="935" w:author="Manuscript Authors" w:date="2025-11-03T14:55:00Z" w16du:dateUtc="2025-11-03T19:55:00Z"/>
          <w:rFonts w:eastAsia="Times New Roman" w:cs="Times New Roman"/>
          <w:color w:val="222222"/>
        </w:rPr>
      </w:pPr>
      <w:ins w:id="936" w:author="Manuscript Authors" w:date="2025-11-03T14:55:00Z" w16du:dateUtc="2025-11-03T19:55:00Z">
        <w:r w:rsidRPr="7283F3E1">
          <w:rPr>
            <w:rFonts w:eastAsia="Times New Roman" w:cs="Times New Roman"/>
            <w:color w:val="222222"/>
          </w:rPr>
          <w:t xml:space="preserve">Noah, T., Schul, Y., &amp; Mayo, R. (2018). When both the original study and its failed replication are correct: Feeling observed eliminates the facial-feedback effect. </w:t>
        </w:r>
        <w:r w:rsidRPr="7283F3E1">
          <w:rPr>
            <w:rFonts w:eastAsia="Times New Roman" w:cs="Times New Roman"/>
            <w:i/>
            <w:iCs/>
            <w:color w:val="222222"/>
          </w:rPr>
          <w:t xml:space="preserve">Journal of </w:t>
        </w:r>
        <w:r w:rsidR="3573726B" w:rsidRPr="7283F3E1">
          <w:rPr>
            <w:rFonts w:eastAsia="Times New Roman" w:cs="Times New Roman"/>
            <w:i/>
            <w:iCs/>
            <w:color w:val="222222"/>
          </w:rPr>
          <w:t>P</w:t>
        </w:r>
        <w:r w:rsidRPr="7283F3E1">
          <w:rPr>
            <w:rFonts w:eastAsia="Times New Roman" w:cs="Times New Roman"/>
            <w:i/>
            <w:iCs/>
            <w:color w:val="222222"/>
          </w:rPr>
          <w:t xml:space="preserve">ersonality and </w:t>
        </w:r>
        <w:r w:rsidR="23959CFC" w:rsidRPr="7283F3E1">
          <w:rPr>
            <w:rFonts w:eastAsia="Times New Roman" w:cs="Times New Roman"/>
            <w:i/>
            <w:iCs/>
            <w:color w:val="222222"/>
          </w:rPr>
          <w:t>S</w:t>
        </w:r>
        <w:r w:rsidRPr="7283F3E1">
          <w:rPr>
            <w:rFonts w:eastAsia="Times New Roman" w:cs="Times New Roman"/>
            <w:i/>
            <w:iCs/>
            <w:color w:val="222222"/>
          </w:rPr>
          <w:t xml:space="preserve">ocial </w:t>
        </w:r>
        <w:r w:rsidR="704DE362" w:rsidRPr="7283F3E1">
          <w:rPr>
            <w:rFonts w:eastAsia="Times New Roman" w:cs="Times New Roman"/>
            <w:i/>
            <w:iCs/>
            <w:color w:val="222222"/>
          </w:rPr>
          <w:t>P</w:t>
        </w:r>
        <w:r w:rsidRPr="7283F3E1">
          <w:rPr>
            <w:rFonts w:eastAsia="Times New Roman" w:cs="Times New Roman"/>
            <w:i/>
            <w:iCs/>
            <w:color w:val="222222"/>
          </w:rPr>
          <w:t>sychology</w:t>
        </w:r>
        <w:r w:rsidRPr="7283F3E1">
          <w:rPr>
            <w:rFonts w:eastAsia="Times New Roman" w:cs="Times New Roman"/>
            <w:color w:val="222222"/>
          </w:rPr>
          <w:t xml:space="preserve">, </w:t>
        </w:r>
        <w:r w:rsidRPr="7283F3E1">
          <w:rPr>
            <w:rFonts w:eastAsia="Times New Roman" w:cs="Times New Roman"/>
            <w:i/>
            <w:iCs/>
            <w:color w:val="222222"/>
          </w:rPr>
          <w:t>114</w:t>
        </w:r>
        <w:r w:rsidRPr="7283F3E1">
          <w:rPr>
            <w:rFonts w:eastAsia="Times New Roman" w:cs="Times New Roman"/>
            <w:color w:val="222222"/>
          </w:rPr>
          <w:t xml:space="preserve">(5), 657. </w:t>
        </w:r>
        <w:r w:rsidR="64C8D10B">
          <w:fldChar w:fldCharType="begin"/>
        </w:r>
        <w:r w:rsidR="64C8D10B">
          <w:instrText>HYPERLINK "https://doi.org/10.1037/pspa0000121" \h</w:instrText>
        </w:r>
        <w:r w:rsidR="64C8D10B">
          <w:fldChar w:fldCharType="separate"/>
        </w:r>
        <w:r w:rsidR="64C8D10B" w:rsidRPr="7283F3E1">
          <w:rPr>
            <w:rStyle w:val="Hyperlink"/>
            <w:rFonts w:eastAsia="Times New Roman" w:cs="Times New Roman"/>
            <w:u w:val="single"/>
          </w:rPr>
          <w:t>https://doi.org/10.1037/pspa0000121</w:t>
        </w:r>
        <w:r w:rsidR="64C8D10B">
          <w:fldChar w:fldCharType="end"/>
        </w:r>
      </w:ins>
    </w:p>
    <w:p w14:paraId="0871A899" w14:textId="20BC63AF" w:rsidR="00F3346C" w:rsidRPr="00CF5EFD" w:rsidRDefault="03714C07" w:rsidP="7283F3E1">
      <w:pPr>
        <w:ind w:left="720" w:hanging="720"/>
        <w:rPr>
          <w:ins w:id="937" w:author="Manuscript Authors" w:date="2025-11-03T14:55:00Z" w16du:dateUtc="2025-11-03T19:55:00Z"/>
          <w:rFonts w:ascii="Aptos" w:eastAsia="Aptos" w:hAnsi="Aptos" w:cs="Aptos"/>
          <w:color w:val="000000" w:themeColor="text1"/>
        </w:rPr>
      </w:pPr>
      <w:ins w:id="938" w:author="Manuscript Authors" w:date="2025-11-03T14:55:00Z" w16du:dateUtc="2025-11-03T19:55:00Z">
        <w:r w:rsidRPr="7283F3E1">
          <w:rPr>
            <w:rFonts w:eastAsia="Times New Roman" w:cs="Times New Roman"/>
            <w:color w:val="222222"/>
          </w:rPr>
          <w:t xml:space="preserve">Orne, M. T. (1962). On the social psychology of the psychological experiment: With </w:t>
        </w:r>
        <w:proofErr w:type="gramStart"/>
        <w:r w:rsidRPr="7283F3E1">
          <w:rPr>
            <w:rFonts w:eastAsia="Times New Roman" w:cs="Times New Roman"/>
            <w:color w:val="222222"/>
          </w:rPr>
          <w:t>particular reference</w:t>
        </w:r>
        <w:proofErr w:type="gramEnd"/>
        <w:r w:rsidRPr="7283F3E1">
          <w:rPr>
            <w:rFonts w:eastAsia="Times New Roman" w:cs="Times New Roman"/>
            <w:color w:val="222222"/>
          </w:rPr>
          <w:t xml:space="preserve"> to demand characteristics and their implications. </w:t>
        </w:r>
        <w:r w:rsidRPr="7283F3E1">
          <w:rPr>
            <w:rFonts w:eastAsia="Times New Roman" w:cs="Times New Roman"/>
            <w:i/>
            <w:iCs/>
            <w:color w:val="222222"/>
          </w:rPr>
          <w:t>American Psychologist</w:t>
        </w:r>
        <w:r w:rsidRPr="7283F3E1">
          <w:rPr>
            <w:rFonts w:eastAsia="Times New Roman" w:cs="Times New Roman"/>
            <w:color w:val="222222"/>
          </w:rPr>
          <w:t xml:space="preserve">, </w:t>
        </w:r>
        <w:r w:rsidRPr="7283F3E1">
          <w:rPr>
            <w:rFonts w:eastAsia="Times New Roman" w:cs="Times New Roman"/>
            <w:i/>
            <w:iCs/>
            <w:color w:val="222222"/>
          </w:rPr>
          <w:t>17</w:t>
        </w:r>
        <w:r w:rsidRPr="7283F3E1">
          <w:rPr>
            <w:rFonts w:eastAsia="Times New Roman" w:cs="Times New Roman"/>
            <w:color w:val="222222"/>
          </w:rPr>
          <w:t xml:space="preserve">(11), 776–783. </w:t>
        </w:r>
        <w:r>
          <w:fldChar w:fldCharType="begin"/>
        </w:r>
        <w:r>
          <w:instrText>HYPERLINK "https://doi.org/10.1037/h0043424" \h</w:instrText>
        </w:r>
        <w:r>
          <w:fldChar w:fldCharType="separate"/>
        </w:r>
        <w:r w:rsidRPr="7283F3E1">
          <w:rPr>
            <w:rStyle w:val="Hyperlink"/>
            <w:rFonts w:eastAsia="Times New Roman" w:cs="Times New Roman"/>
            <w:u w:val="single"/>
          </w:rPr>
          <w:t>https://doi.org/10.1037/h0043424</w:t>
        </w:r>
        <w:r>
          <w:fldChar w:fldCharType="end"/>
        </w:r>
      </w:ins>
    </w:p>
    <w:p w14:paraId="5C2C2FD2" w14:textId="07FF5F88" w:rsidR="00F3346C" w:rsidRPr="00CF5EFD" w:rsidRDefault="03714C07" w:rsidP="7283F3E1">
      <w:pPr>
        <w:spacing w:before="0"/>
        <w:ind w:left="680" w:hanging="680"/>
        <w:rPr>
          <w:color w:val="000000" w:themeColor="text1"/>
          <w:rPrChange w:id="939" w:author="Manuscript Authors" w:date="2025-11-03T14:55:00Z" w16du:dateUtc="2025-11-03T19:55:00Z">
            <w:rPr/>
          </w:rPrChange>
        </w:rPr>
        <w:pPrChange w:id="940" w:author="Manuscript Authors" w:date="2025-11-03T14:55:00Z" w16du:dateUtc="2025-11-03T19:55:00Z">
          <w:pPr>
            <w:pStyle w:val="Bibliography"/>
          </w:pPr>
        </w:pPrChange>
      </w:pPr>
      <w:r w:rsidRPr="7283F3E1">
        <w:rPr>
          <w:color w:val="000000" w:themeColor="text1"/>
          <w:rPrChange w:id="941" w:author="Manuscript Authors" w:date="2025-11-03T14:55:00Z" w16du:dateUtc="2025-11-03T19:55:00Z">
            <w:rPr/>
          </w:rPrChange>
        </w:rPr>
        <w:t xml:space="preserve">Pressman, S. D., Acevedo, A. M., Hammond, K. V., &amp; Kraft-Feil, T. L. (2021). Smile (or grimace) through the pain? The effects of experimentally manipulated facial expressions on needle-injection responses. </w:t>
      </w:r>
      <w:r w:rsidRPr="7283F3E1">
        <w:rPr>
          <w:i/>
          <w:color w:val="000000" w:themeColor="text1"/>
          <w:rPrChange w:id="942" w:author="Manuscript Authors" w:date="2025-11-03T14:55:00Z" w16du:dateUtc="2025-11-03T19:55:00Z">
            <w:rPr>
              <w:i/>
            </w:rPr>
          </w:rPrChange>
        </w:rPr>
        <w:t>Emotion</w:t>
      </w:r>
      <w:r w:rsidRPr="7283F3E1">
        <w:rPr>
          <w:color w:val="000000" w:themeColor="text1"/>
          <w:rPrChange w:id="943" w:author="Manuscript Authors" w:date="2025-11-03T14:55:00Z" w16du:dateUtc="2025-11-03T19:55:00Z">
            <w:rPr/>
          </w:rPrChange>
        </w:rPr>
        <w:t xml:space="preserve">, </w:t>
      </w:r>
      <w:r w:rsidRPr="7283F3E1">
        <w:rPr>
          <w:i/>
          <w:color w:val="000000" w:themeColor="text1"/>
          <w:rPrChange w:id="944" w:author="Manuscript Authors" w:date="2025-11-03T14:55:00Z" w16du:dateUtc="2025-11-03T19:55:00Z">
            <w:rPr>
              <w:i/>
            </w:rPr>
          </w:rPrChange>
        </w:rPr>
        <w:t>21</w:t>
      </w:r>
      <w:r w:rsidRPr="7283F3E1">
        <w:rPr>
          <w:color w:val="000000" w:themeColor="text1"/>
          <w:rPrChange w:id="945" w:author="Manuscript Authors" w:date="2025-11-03T14:55:00Z" w16du:dateUtc="2025-11-03T19:55:00Z">
            <w:rPr/>
          </w:rPrChange>
        </w:rPr>
        <w:t>(6), 1188.</w:t>
      </w:r>
      <w:ins w:id="946" w:author="Manuscript Authors" w:date="2025-11-03T14:55:00Z" w16du:dateUtc="2025-11-03T19:55:00Z">
        <w:r w:rsidRPr="7283F3E1">
          <w:rPr>
            <w:rFonts w:eastAsia="Times New Roman" w:cs="Times New Roman"/>
            <w:color w:val="000000" w:themeColor="text1"/>
          </w:rPr>
          <w:t xml:space="preserve"> </w:t>
        </w:r>
        <w:r>
          <w:fldChar w:fldCharType="begin"/>
        </w:r>
        <w:r>
          <w:instrText>HYPERLINK "https://doi.org/10.1037/emo0000913" \h</w:instrText>
        </w:r>
        <w:r>
          <w:fldChar w:fldCharType="separate"/>
        </w:r>
        <w:r w:rsidRPr="7283F3E1">
          <w:rPr>
            <w:rStyle w:val="Hyperlink"/>
            <w:rFonts w:eastAsia="Times New Roman" w:cs="Times New Roman"/>
            <w:u w:val="single"/>
          </w:rPr>
          <w:t>https://doi.org/10.1037/emo0000913</w:t>
        </w:r>
        <w:r>
          <w:fldChar w:fldCharType="end"/>
        </w:r>
      </w:ins>
    </w:p>
    <w:p w14:paraId="493B822E" w14:textId="08135649" w:rsidR="00F3346C" w:rsidRPr="00CF5EFD" w:rsidRDefault="03714C07" w:rsidP="7283F3E1">
      <w:pPr>
        <w:ind w:left="720" w:hanging="720"/>
        <w:rPr>
          <w:ins w:id="947" w:author="Manuscript Authors" w:date="2025-11-03T14:55:00Z" w16du:dateUtc="2025-11-03T19:55:00Z"/>
          <w:rFonts w:eastAsia="Times New Roman" w:cs="Times New Roman"/>
          <w:color w:val="222222"/>
        </w:rPr>
      </w:pPr>
      <w:ins w:id="948" w:author="Manuscript Authors" w:date="2025-11-03T14:55:00Z" w16du:dateUtc="2025-11-03T19:55:00Z">
        <w:r w:rsidRPr="7283F3E1">
          <w:rPr>
            <w:rFonts w:eastAsia="Times New Roman" w:cs="Times New Roman"/>
            <w:color w:val="222222"/>
          </w:rPr>
          <w:t xml:space="preserve">Revesz, R. L. (2024). Revisions to OMB’s statistical policy directive no. 15: standards for maintaining, collecting, and presenting federal data on race and ethnicity. </w:t>
        </w:r>
        <w:r w:rsidRPr="7283F3E1">
          <w:rPr>
            <w:rFonts w:eastAsia="Times New Roman" w:cs="Times New Roman"/>
            <w:i/>
            <w:iCs/>
            <w:color w:val="222222"/>
          </w:rPr>
          <w:t xml:space="preserve">Federal Register. Published </w:t>
        </w:r>
        <w:proofErr w:type="gramStart"/>
        <w:r w:rsidRPr="7283F3E1">
          <w:rPr>
            <w:rFonts w:eastAsia="Times New Roman" w:cs="Times New Roman"/>
            <w:i/>
            <w:iCs/>
            <w:color w:val="222222"/>
          </w:rPr>
          <w:t>March</w:t>
        </w:r>
        <w:r w:rsidRPr="7283F3E1">
          <w:rPr>
            <w:rFonts w:eastAsia="Times New Roman" w:cs="Times New Roman"/>
            <w:color w:val="222222"/>
          </w:rPr>
          <w:t>,</w:t>
        </w:r>
        <w:proofErr w:type="gramEnd"/>
        <w:r w:rsidRPr="7283F3E1">
          <w:rPr>
            <w:rFonts w:eastAsia="Times New Roman" w:cs="Times New Roman"/>
            <w:color w:val="222222"/>
          </w:rPr>
          <w:t xml:space="preserve"> </w:t>
        </w:r>
        <w:r w:rsidRPr="7283F3E1">
          <w:rPr>
            <w:rFonts w:eastAsia="Times New Roman" w:cs="Times New Roman"/>
            <w:i/>
            <w:iCs/>
            <w:color w:val="222222"/>
          </w:rPr>
          <w:t>29</w:t>
        </w:r>
        <w:r w:rsidRPr="7283F3E1">
          <w:rPr>
            <w:rFonts w:eastAsia="Times New Roman" w:cs="Times New Roman"/>
            <w:color w:val="222222"/>
          </w:rPr>
          <w:t>.</w:t>
        </w:r>
      </w:ins>
    </w:p>
    <w:p w14:paraId="178EF548" w14:textId="6257747B" w:rsidR="00F3346C" w:rsidRPr="00CF5EFD" w:rsidRDefault="03714C07" w:rsidP="7283F3E1">
      <w:pPr>
        <w:ind w:left="720" w:hanging="720"/>
        <w:rPr>
          <w:ins w:id="949" w:author="Manuscript Authors" w:date="2025-11-03T14:55:00Z" w16du:dateUtc="2025-11-03T19:55:00Z"/>
          <w:rFonts w:ascii="Aptos" w:eastAsia="Aptos" w:hAnsi="Aptos" w:cs="Aptos"/>
          <w:color w:val="000000" w:themeColor="text1"/>
        </w:rPr>
      </w:pPr>
      <w:ins w:id="950" w:author="Manuscript Authors" w:date="2025-11-03T14:55:00Z" w16du:dateUtc="2025-11-03T19:55:00Z">
        <w:r w:rsidRPr="7283F3E1">
          <w:rPr>
            <w:rFonts w:eastAsia="Times New Roman" w:cs="Times New Roman"/>
            <w:color w:val="222222"/>
          </w:rPr>
          <w:t xml:space="preserve">Rohrer, J. M. (2024). Causal inference for psychologists who think that causal inference is not for them. </w:t>
        </w:r>
        <w:r w:rsidRPr="7283F3E1">
          <w:rPr>
            <w:rFonts w:eastAsia="Times New Roman" w:cs="Times New Roman"/>
            <w:i/>
            <w:iCs/>
            <w:color w:val="222222"/>
          </w:rPr>
          <w:t>Social and Personality Psychology Compass</w:t>
        </w:r>
        <w:r w:rsidRPr="7283F3E1">
          <w:rPr>
            <w:rFonts w:eastAsia="Times New Roman" w:cs="Times New Roman"/>
            <w:color w:val="222222"/>
          </w:rPr>
          <w:t xml:space="preserve">, </w:t>
        </w:r>
        <w:r w:rsidRPr="7283F3E1">
          <w:rPr>
            <w:rFonts w:eastAsia="Times New Roman" w:cs="Times New Roman"/>
            <w:i/>
            <w:iCs/>
            <w:color w:val="222222"/>
          </w:rPr>
          <w:t>18</w:t>
        </w:r>
        <w:r w:rsidRPr="7283F3E1">
          <w:rPr>
            <w:rFonts w:eastAsia="Times New Roman" w:cs="Times New Roman"/>
            <w:color w:val="222222"/>
          </w:rPr>
          <w:t xml:space="preserve">(3), e12948. </w:t>
        </w:r>
        <w:r>
          <w:fldChar w:fldCharType="begin"/>
        </w:r>
        <w:r>
          <w:instrText>HYPERLINK "https://doi.org/10.1111/spc3.12948" \h</w:instrText>
        </w:r>
        <w:r>
          <w:fldChar w:fldCharType="separate"/>
        </w:r>
        <w:r w:rsidRPr="7283F3E1">
          <w:rPr>
            <w:rStyle w:val="Hyperlink"/>
            <w:rFonts w:eastAsia="Times New Roman" w:cs="Times New Roman"/>
            <w:u w:val="single"/>
          </w:rPr>
          <w:t>https://doi.org/10.1111/spc3.12948</w:t>
        </w:r>
        <w:r>
          <w:fldChar w:fldCharType="end"/>
        </w:r>
      </w:ins>
    </w:p>
    <w:p w14:paraId="61E489BE" w14:textId="6C3977BA" w:rsidR="00F3346C" w:rsidRPr="00CF5EFD" w:rsidRDefault="03714C07" w:rsidP="7283F3E1">
      <w:pPr>
        <w:spacing w:before="0"/>
        <w:ind w:left="680" w:hanging="680"/>
        <w:rPr>
          <w:color w:val="000000" w:themeColor="text1"/>
          <w:rPrChange w:id="951" w:author="Manuscript Authors" w:date="2025-11-03T14:55:00Z" w16du:dateUtc="2025-11-03T19:55:00Z">
            <w:rPr/>
          </w:rPrChange>
        </w:rPr>
        <w:pPrChange w:id="952" w:author="Manuscript Authors" w:date="2025-11-03T14:55:00Z" w16du:dateUtc="2025-11-03T19:55:00Z">
          <w:pPr>
            <w:pStyle w:val="Bibliography"/>
          </w:pPr>
        </w:pPrChange>
      </w:pPr>
      <w:r w:rsidRPr="7283F3E1">
        <w:rPr>
          <w:color w:val="000000" w:themeColor="text1"/>
          <w:rPrChange w:id="953" w:author="Manuscript Authors" w:date="2025-11-03T14:55:00Z" w16du:dateUtc="2025-11-03T19:55:00Z">
            <w:rPr/>
          </w:rPrChange>
        </w:rPr>
        <w:t xml:space="preserve">Roche, J. M., &amp; Arnold, H. S. (2018). The effects of emotion suppression during language planning and production. </w:t>
      </w:r>
      <w:r w:rsidRPr="7283F3E1">
        <w:rPr>
          <w:i/>
          <w:color w:val="000000" w:themeColor="text1"/>
          <w:rPrChange w:id="954" w:author="Manuscript Authors" w:date="2025-11-03T14:55:00Z" w16du:dateUtc="2025-11-03T19:55:00Z">
            <w:rPr>
              <w:i/>
            </w:rPr>
          </w:rPrChange>
        </w:rPr>
        <w:t>Journal of Speech, Language, and Hearing Research</w:t>
      </w:r>
      <w:r w:rsidRPr="7283F3E1">
        <w:rPr>
          <w:color w:val="000000" w:themeColor="text1"/>
          <w:rPrChange w:id="955" w:author="Manuscript Authors" w:date="2025-11-03T14:55:00Z" w16du:dateUtc="2025-11-03T19:55:00Z">
            <w:rPr/>
          </w:rPrChange>
        </w:rPr>
        <w:t xml:space="preserve">, </w:t>
      </w:r>
      <w:r w:rsidRPr="7283F3E1">
        <w:rPr>
          <w:i/>
          <w:color w:val="000000" w:themeColor="text1"/>
          <w:rPrChange w:id="956" w:author="Manuscript Authors" w:date="2025-11-03T14:55:00Z" w16du:dateUtc="2025-11-03T19:55:00Z">
            <w:rPr>
              <w:i/>
            </w:rPr>
          </w:rPrChange>
        </w:rPr>
        <w:t>61</w:t>
      </w:r>
      <w:r w:rsidRPr="7283F3E1">
        <w:rPr>
          <w:color w:val="000000" w:themeColor="text1"/>
          <w:rPrChange w:id="957" w:author="Manuscript Authors" w:date="2025-11-03T14:55:00Z" w16du:dateUtc="2025-11-03T19:55:00Z">
            <w:rPr/>
          </w:rPrChange>
        </w:rPr>
        <w:t>(8), 2076–2083.</w:t>
      </w:r>
      <w:ins w:id="958" w:author="Manuscript Authors" w:date="2025-11-03T14:55:00Z" w16du:dateUtc="2025-11-03T19:55:00Z">
        <w:r w:rsidRPr="7283F3E1">
          <w:rPr>
            <w:rFonts w:eastAsia="Times New Roman" w:cs="Times New Roman"/>
            <w:color w:val="000000" w:themeColor="text1"/>
          </w:rPr>
          <w:t xml:space="preserve"> </w:t>
        </w:r>
        <w:r>
          <w:fldChar w:fldCharType="begin"/>
        </w:r>
        <w:r>
          <w:instrText>HYPERLINK "https://doi.org/10.1044/2018_JSLHR-L-17-0232" \h</w:instrText>
        </w:r>
        <w:r>
          <w:fldChar w:fldCharType="separate"/>
        </w:r>
        <w:r w:rsidRPr="7283F3E1">
          <w:rPr>
            <w:rStyle w:val="Hyperlink"/>
            <w:rFonts w:eastAsia="Times New Roman" w:cs="Times New Roman"/>
            <w:u w:val="single"/>
          </w:rPr>
          <w:t>https://doi.org/10.1044/2018_JSLHR-L-17-0232</w:t>
        </w:r>
        <w:r>
          <w:fldChar w:fldCharType="end"/>
        </w:r>
      </w:ins>
    </w:p>
    <w:p w14:paraId="166F12A8" w14:textId="16E728AC" w:rsidR="00F3346C" w:rsidRPr="00CF5EFD" w:rsidRDefault="03714C07" w:rsidP="7283F3E1">
      <w:pPr>
        <w:spacing w:before="0"/>
        <w:ind w:left="680" w:hanging="680"/>
        <w:rPr>
          <w:rFonts w:ascii="Aptos" w:hAnsi="Aptos"/>
          <w:color w:val="000000" w:themeColor="text1"/>
          <w:rPrChange w:id="959" w:author="Manuscript Authors" w:date="2025-11-03T14:55:00Z" w16du:dateUtc="2025-11-03T19:55:00Z">
            <w:rPr/>
          </w:rPrChange>
        </w:rPr>
        <w:pPrChange w:id="960" w:author="Manuscript Authors" w:date="2025-11-03T14:55:00Z" w16du:dateUtc="2025-11-03T19:55:00Z">
          <w:pPr>
            <w:pStyle w:val="Bibliography"/>
          </w:pPr>
        </w:pPrChange>
      </w:pPr>
      <w:r w:rsidRPr="7283F3E1">
        <w:rPr>
          <w:color w:val="000000" w:themeColor="text1"/>
          <w:rPrChange w:id="961" w:author="Manuscript Authors" w:date="2025-11-03T14:55:00Z" w16du:dateUtc="2025-11-03T19:55:00Z">
            <w:rPr/>
          </w:rPrChange>
        </w:rPr>
        <w:lastRenderedPageBreak/>
        <w:t xml:space="preserve">Scherer, K. R., &amp; Moors, A. (2019). The emotion process: Event appraisal and component differentiation. </w:t>
      </w:r>
      <w:r w:rsidRPr="7283F3E1">
        <w:rPr>
          <w:i/>
          <w:color w:val="000000" w:themeColor="text1"/>
          <w:rPrChange w:id="962" w:author="Manuscript Authors" w:date="2025-11-03T14:55:00Z" w16du:dateUtc="2025-11-03T19:55:00Z">
            <w:rPr>
              <w:i/>
            </w:rPr>
          </w:rPrChange>
        </w:rPr>
        <w:t>Annual Review of Psychology</w:t>
      </w:r>
      <w:r w:rsidRPr="7283F3E1">
        <w:rPr>
          <w:color w:val="000000" w:themeColor="text1"/>
          <w:rPrChange w:id="963" w:author="Manuscript Authors" w:date="2025-11-03T14:55:00Z" w16du:dateUtc="2025-11-03T19:55:00Z">
            <w:rPr/>
          </w:rPrChange>
        </w:rPr>
        <w:t xml:space="preserve">, </w:t>
      </w:r>
      <w:r w:rsidRPr="7283F3E1">
        <w:rPr>
          <w:i/>
          <w:color w:val="000000" w:themeColor="text1"/>
          <w:rPrChange w:id="964" w:author="Manuscript Authors" w:date="2025-11-03T14:55:00Z" w16du:dateUtc="2025-11-03T19:55:00Z">
            <w:rPr>
              <w:i/>
            </w:rPr>
          </w:rPrChange>
        </w:rPr>
        <w:t>70</w:t>
      </w:r>
      <w:r w:rsidRPr="7283F3E1">
        <w:rPr>
          <w:color w:val="000000" w:themeColor="text1"/>
          <w:rPrChange w:id="965" w:author="Manuscript Authors" w:date="2025-11-03T14:55:00Z" w16du:dateUtc="2025-11-03T19:55:00Z">
            <w:rPr/>
          </w:rPrChange>
        </w:rPr>
        <w:t>(1), 719–745.</w:t>
      </w:r>
      <w:ins w:id="966" w:author="Manuscript Authors" w:date="2025-11-03T14:55:00Z" w16du:dateUtc="2025-11-03T19:55:00Z">
        <w:r w:rsidRPr="7283F3E1">
          <w:rPr>
            <w:rFonts w:eastAsia="Times New Roman" w:cs="Times New Roman"/>
            <w:color w:val="000000" w:themeColor="text1"/>
          </w:rPr>
          <w:t xml:space="preserve"> </w:t>
        </w:r>
        <w:r>
          <w:fldChar w:fldCharType="begin"/>
        </w:r>
        <w:r>
          <w:instrText>HYPERLINK "https://doi.org/10.1146/annurev-psych-122216-011854" \h</w:instrText>
        </w:r>
        <w:r>
          <w:fldChar w:fldCharType="separate"/>
        </w:r>
        <w:r w:rsidRPr="7283F3E1">
          <w:rPr>
            <w:rStyle w:val="Hyperlink"/>
            <w:rFonts w:eastAsia="Times New Roman" w:cs="Times New Roman"/>
            <w:u w:val="single"/>
          </w:rPr>
          <w:t>https://doi.org/10.1146/annurev-psych-122216-011854</w:t>
        </w:r>
        <w:r>
          <w:fldChar w:fldCharType="end"/>
        </w:r>
      </w:ins>
    </w:p>
    <w:p w14:paraId="2B0AA54B" w14:textId="77777777" w:rsidR="00415BEA" w:rsidRDefault="006675DF">
      <w:pPr>
        <w:pStyle w:val="Bibliography"/>
        <w:rPr>
          <w:del w:id="967" w:author="Manuscript Authors" w:date="2025-11-03T14:55:00Z" w16du:dateUtc="2025-11-03T19:55:00Z"/>
        </w:rPr>
      </w:pPr>
      <w:bookmarkStart w:id="968" w:name="ref-strack1988inhibiting"/>
      <w:del w:id="969" w:author="Manuscript Authors" w:date="2025-11-03T14:55:00Z" w16du:dateUtc="2025-11-03T19:55:00Z">
        <w:r>
          <w:delText xml:space="preserve">Strack, F., Martin, L. L., &amp; Stepper, S. (1988). Inhibiting and facilitating conditions of the human smile: A nonobtrusive test of the facial feedback hypothesis. </w:delText>
        </w:r>
        <w:r>
          <w:rPr>
            <w:i/>
            <w:iCs/>
          </w:rPr>
          <w:delText>Journal of Personality and Social Psychology</w:delText>
        </w:r>
        <w:r>
          <w:delText xml:space="preserve">, </w:delText>
        </w:r>
        <w:r>
          <w:rPr>
            <w:i/>
            <w:iCs/>
          </w:rPr>
          <w:delText>54</w:delText>
        </w:r>
        <w:r>
          <w:delText>(5), 768.</w:delText>
        </w:r>
      </w:del>
    </w:p>
    <w:bookmarkEnd w:id="968"/>
    <w:p w14:paraId="2D548A36" w14:textId="13A3015B" w:rsidR="00F3346C" w:rsidRPr="00CF5EFD" w:rsidRDefault="03714C07" w:rsidP="7283F3E1">
      <w:pPr>
        <w:spacing w:before="0"/>
        <w:ind w:left="680" w:hanging="680"/>
        <w:rPr>
          <w:ins w:id="970" w:author="Manuscript Authors" w:date="2025-11-03T14:55:00Z" w16du:dateUtc="2025-11-03T19:55:00Z"/>
          <w:rFonts w:eastAsia="Times New Roman" w:cs="Times New Roman"/>
          <w:color w:val="222222"/>
        </w:rPr>
      </w:pPr>
      <w:ins w:id="971" w:author="Manuscript Authors" w:date="2025-11-03T14:55:00Z" w16du:dateUtc="2025-11-03T19:55:00Z">
        <w:r w:rsidRPr="7283F3E1">
          <w:rPr>
            <w:rFonts w:eastAsia="Times New Roman" w:cs="Times New Roman"/>
            <w:color w:val="222222"/>
          </w:rPr>
          <w:t xml:space="preserve">Schulze, J., Neumann, I., Magid, M., Finzi, E., Sinke, C., Wollmer, M. A., &amp; Krüger, T. H. (2021). Botulinum toxin for the management of depression: An updated review of the evidence and meta-analysis. </w:t>
        </w:r>
        <w:r w:rsidRPr="7283F3E1">
          <w:rPr>
            <w:rFonts w:eastAsia="Times New Roman" w:cs="Times New Roman"/>
            <w:i/>
            <w:iCs/>
            <w:color w:val="222222"/>
          </w:rPr>
          <w:t xml:space="preserve">Journal of </w:t>
        </w:r>
        <w:r w:rsidR="3BB2A39F" w:rsidRPr="7283F3E1">
          <w:rPr>
            <w:rFonts w:eastAsia="Times New Roman" w:cs="Times New Roman"/>
            <w:i/>
            <w:iCs/>
            <w:color w:val="222222"/>
          </w:rPr>
          <w:t>P</w:t>
        </w:r>
        <w:r w:rsidRPr="7283F3E1">
          <w:rPr>
            <w:rFonts w:eastAsia="Times New Roman" w:cs="Times New Roman"/>
            <w:i/>
            <w:iCs/>
            <w:color w:val="222222"/>
          </w:rPr>
          <w:t xml:space="preserve">sychiatric </w:t>
        </w:r>
        <w:r w:rsidR="67AC943B" w:rsidRPr="7283F3E1">
          <w:rPr>
            <w:rFonts w:eastAsia="Times New Roman" w:cs="Times New Roman"/>
            <w:i/>
            <w:iCs/>
            <w:color w:val="222222"/>
          </w:rPr>
          <w:t>R</w:t>
        </w:r>
        <w:r w:rsidRPr="7283F3E1">
          <w:rPr>
            <w:rFonts w:eastAsia="Times New Roman" w:cs="Times New Roman"/>
            <w:i/>
            <w:iCs/>
            <w:color w:val="222222"/>
          </w:rPr>
          <w:t>esearch</w:t>
        </w:r>
        <w:r w:rsidRPr="7283F3E1">
          <w:rPr>
            <w:rFonts w:eastAsia="Times New Roman" w:cs="Times New Roman"/>
            <w:color w:val="222222"/>
          </w:rPr>
          <w:t xml:space="preserve">, </w:t>
        </w:r>
        <w:r w:rsidRPr="7283F3E1">
          <w:rPr>
            <w:rFonts w:eastAsia="Times New Roman" w:cs="Times New Roman"/>
            <w:i/>
            <w:iCs/>
            <w:color w:val="222222"/>
          </w:rPr>
          <w:t>135</w:t>
        </w:r>
        <w:r w:rsidRPr="7283F3E1">
          <w:rPr>
            <w:rFonts w:eastAsia="Times New Roman" w:cs="Times New Roman"/>
            <w:color w:val="222222"/>
          </w:rPr>
          <w:t xml:space="preserve">, 332-340. </w:t>
        </w:r>
        <w:r>
          <w:fldChar w:fldCharType="begin"/>
        </w:r>
        <w:r>
          <w:instrText>HYPERLINK "https://microbialcell.com/researcharticles/2021a-schulze-microbial-cell/" \h</w:instrText>
        </w:r>
        <w:r>
          <w:fldChar w:fldCharType="separate"/>
        </w:r>
        <w:r w:rsidRPr="7283F3E1">
          <w:rPr>
            <w:rStyle w:val="Hyperlink"/>
            <w:rFonts w:eastAsia="Times New Roman" w:cs="Times New Roman"/>
            <w:u w:val="single"/>
          </w:rPr>
          <w:t>10.15698/mic2021.02.741</w:t>
        </w:r>
        <w:r>
          <w:fldChar w:fldCharType="end"/>
        </w:r>
      </w:ins>
    </w:p>
    <w:p w14:paraId="4AC4010B" w14:textId="1EA3CBD2" w:rsidR="00F3346C" w:rsidRPr="00CF5EFD" w:rsidRDefault="03714C07" w:rsidP="7283F3E1">
      <w:pPr>
        <w:ind w:left="720" w:hanging="720"/>
        <w:rPr>
          <w:ins w:id="972" w:author="Manuscript Authors" w:date="2025-11-03T14:55:00Z" w16du:dateUtc="2025-11-03T19:55:00Z"/>
          <w:rFonts w:eastAsia="Times New Roman" w:cs="Times New Roman"/>
          <w:color w:val="000000" w:themeColor="text1"/>
        </w:rPr>
      </w:pPr>
      <w:ins w:id="973" w:author="Manuscript Authors" w:date="2025-11-03T14:55:00Z" w16du:dateUtc="2025-11-03T19:55:00Z">
        <w:r w:rsidRPr="7283F3E1">
          <w:rPr>
            <w:rFonts w:eastAsia="Times New Roman" w:cs="Times New Roman"/>
            <w:color w:val="000000" w:themeColor="text1"/>
          </w:rPr>
          <w:t xml:space="preserve">Smith, T. W. (2007). </w:t>
        </w:r>
        <w:r w:rsidRPr="7283F3E1">
          <w:rPr>
            <w:rFonts w:eastAsia="Times New Roman" w:cs="Times New Roman"/>
            <w:i/>
            <w:iCs/>
            <w:color w:val="000000" w:themeColor="text1"/>
          </w:rPr>
          <w:t>Job satisfaction in the United States</w:t>
        </w:r>
        <w:r w:rsidRPr="7283F3E1">
          <w:rPr>
            <w:rFonts w:eastAsia="Times New Roman" w:cs="Times New Roman"/>
            <w:color w:val="000000" w:themeColor="text1"/>
          </w:rPr>
          <w:t>. National Opinion Research Center, University of Chicago.</w:t>
        </w:r>
      </w:ins>
    </w:p>
    <w:p w14:paraId="4E1443F6" w14:textId="5273EB3D" w:rsidR="00F3346C" w:rsidRPr="00CF5EFD" w:rsidRDefault="03714C07" w:rsidP="7283F3E1">
      <w:pPr>
        <w:spacing w:before="0"/>
        <w:ind w:left="680" w:hanging="680"/>
        <w:rPr>
          <w:color w:val="000000" w:themeColor="text1"/>
          <w:rPrChange w:id="974" w:author="Manuscript Authors" w:date="2025-11-03T14:55:00Z" w16du:dateUtc="2025-11-03T19:55:00Z">
            <w:rPr/>
          </w:rPrChange>
        </w:rPr>
        <w:pPrChange w:id="975" w:author="Manuscript Authors" w:date="2025-11-03T14:55:00Z" w16du:dateUtc="2025-11-03T19:55:00Z">
          <w:pPr>
            <w:pStyle w:val="Bibliography"/>
          </w:pPr>
        </w:pPrChange>
      </w:pPr>
      <w:r w:rsidRPr="7283F3E1">
        <w:rPr>
          <w:color w:val="000000" w:themeColor="text1"/>
          <w:rPrChange w:id="976" w:author="Manuscript Authors" w:date="2025-11-03T14:55:00Z" w16du:dateUtc="2025-11-03T19:55:00Z">
            <w:rPr/>
          </w:rPrChange>
        </w:rPr>
        <w:t xml:space="preserve">Tomkins, S. (1962). </w:t>
      </w:r>
      <w:r w:rsidRPr="7283F3E1">
        <w:rPr>
          <w:i/>
          <w:color w:val="000000" w:themeColor="text1"/>
          <w:rPrChange w:id="977" w:author="Manuscript Authors" w:date="2025-11-03T14:55:00Z" w16du:dateUtc="2025-11-03T19:55:00Z">
            <w:rPr>
              <w:i/>
            </w:rPr>
          </w:rPrChange>
        </w:rPr>
        <w:t>Affect imagery consciousness: Volume</w:t>
      </w:r>
      <w:r w:rsidR="28B135C1" w:rsidRPr="7283F3E1">
        <w:rPr>
          <w:i/>
          <w:color w:val="000000" w:themeColor="text1"/>
          <w:rPrChange w:id="978" w:author="Manuscript Authors" w:date="2025-11-03T14:55:00Z" w16du:dateUtc="2025-11-03T19:55:00Z">
            <w:rPr>
              <w:i/>
            </w:rPr>
          </w:rPrChange>
        </w:rPr>
        <w:t xml:space="preserve"> </w:t>
      </w:r>
      <w:del w:id="979" w:author="Manuscript Authors" w:date="2025-11-03T14:55:00Z" w16du:dateUtc="2025-11-03T19:55:00Z">
        <w:r w:rsidR="006675DF">
          <w:rPr>
            <w:i/>
            <w:iCs/>
          </w:rPr>
          <w:delText>i</w:delText>
        </w:r>
      </w:del>
      <w:ins w:id="980" w:author="Manuscript Authors" w:date="2025-11-03T14:55:00Z" w16du:dateUtc="2025-11-03T19:55:00Z">
        <w:r w:rsidR="28B135C1" w:rsidRPr="7283F3E1">
          <w:rPr>
            <w:rFonts w:eastAsia="Times New Roman" w:cs="Times New Roman"/>
            <w:i/>
            <w:iCs/>
            <w:color w:val="000000" w:themeColor="text1"/>
          </w:rPr>
          <w:t>I</w:t>
        </w:r>
      </w:ins>
      <w:r w:rsidRPr="7283F3E1">
        <w:rPr>
          <w:i/>
          <w:color w:val="000000" w:themeColor="text1"/>
          <w:rPrChange w:id="981" w:author="Manuscript Authors" w:date="2025-11-03T14:55:00Z" w16du:dateUtc="2025-11-03T19:55:00Z">
            <w:rPr>
              <w:i/>
            </w:rPr>
          </w:rPrChange>
        </w:rPr>
        <w:t xml:space="preserve">: The positive </w:t>
      </w:r>
      <w:proofErr w:type="gramStart"/>
      <w:r w:rsidRPr="7283F3E1">
        <w:rPr>
          <w:i/>
          <w:color w:val="000000" w:themeColor="text1"/>
          <w:rPrChange w:id="982" w:author="Manuscript Authors" w:date="2025-11-03T14:55:00Z" w16du:dateUtc="2025-11-03T19:55:00Z">
            <w:rPr>
              <w:i/>
            </w:rPr>
          </w:rPrChange>
        </w:rPr>
        <w:t>affects</w:t>
      </w:r>
      <w:proofErr w:type="gramEnd"/>
      <w:r w:rsidRPr="7283F3E1">
        <w:rPr>
          <w:color w:val="000000" w:themeColor="text1"/>
          <w:rPrChange w:id="983" w:author="Manuscript Authors" w:date="2025-11-03T14:55:00Z" w16du:dateUtc="2025-11-03T19:55:00Z">
            <w:rPr/>
          </w:rPrChange>
        </w:rPr>
        <w:t>. Springer Publishing Company.</w:t>
      </w:r>
    </w:p>
    <w:p w14:paraId="3D1C18CD" w14:textId="238C68EA" w:rsidR="00F3346C" w:rsidRPr="00CF5EFD" w:rsidRDefault="03714C07" w:rsidP="7283F3E1">
      <w:pPr>
        <w:spacing w:before="0"/>
        <w:ind w:left="680" w:hanging="680"/>
        <w:rPr>
          <w:color w:val="000000" w:themeColor="text1"/>
          <w:rPrChange w:id="984" w:author="Manuscript Authors" w:date="2025-11-03T14:55:00Z" w16du:dateUtc="2025-11-03T19:55:00Z">
            <w:rPr/>
          </w:rPrChange>
        </w:rPr>
        <w:pPrChange w:id="985" w:author="Manuscript Authors" w:date="2025-11-03T14:55:00Z" w16du:dateUtc="2025-11-03T19:55:00Z">
          <w:pPr>
            <w:pStyle w:val="Bibliography"/>
          </w:pPr>
        </w:pPrChange>
      </w:pPr>
      <w:r w:rsidRPr="7283F3E1">
        <w:rPr>
          <w:color w:val="000000" w:themeColor="text1"/>
          <w:rPrChange w:id="986" w:author="Manuscript Authors" w:date="2025-11-03T14:55:00Z" w16du:dateUtc="2025-11-03T19:55:00Z">
            <w:rPr/>
          </w:rPrChange>
        </w:rPr>
        <w:t xml:space="preserve">Visted, E., Vøllestad, J., Nielsen, M. B., &amp; Schanche, E. (2018). Emotion regulation in current and remitted depression: A systematic review and meta-analysis. </w:t>
      </w:r>
      <w:r w:rsidRPr="7283F3E1">
        <w:rPr>
          <w:i/>
          <w:color w:val="000000" w:themeColor="text1"/>
          <w:rPrChange w:id="987" w:author="Manuscript Authors" w:date="2025-11-03T14:55:00Z" w16du:dateUtc="2025-11-03T19:55:00Z">
            <w:rPr>
              <w:i/>
            </w:rPr>
          </w:rPrChange>
        </w:rPr>
        <w:t>Frontiers in Psychology</w:t>
      </w:r>
      <w:r w:rsidRPr="7283F3E1">
        <w:rPr>
          <w:color w:val="000000" w:themeColor="text1"/>
          <w:rPrChange w:id="988" w:author="Manuscript Authors" w:date="2025-11-03T14:55:00Z" w16du:dateUtc="2025-11-03T19:55:00Z">
            <w:rPr/>
          </w:rPrChange>
        </w:rPr>
        <w:t xml:space="preserve">, </w:t>
      </w:r>
      <w:r w:rsidRPr="7283F3E1">
        <w:rPr>
          <w:i/>
          <w:color w:val="000000" w:themeColor="text1"/>
          <w:rPrChange w:id="989" w:author="Manuscript Authors" w:date="2025-11-03T14:55:00Z" w16du:dateUtc="2025-11-03T19:55:00Z">
            <w:rPr>
              <w:i/>
            </w:rPr>
          </w:rPrChange>
        </w:rPr>
        <w:t>9</w:t>
      </w:r>
      <w:r w:rsidRPr="7283F3E1">
        <w:rPr>
          <w:color w:val="000000" w:themeColor="text1"/>
          <w:rPrChange w:id="990" w:author="Manuscript Authors" w:date="2025-11-03T14:55:00Z" w16du:dateUtc="2025-11-03T19:55:00Z">
            <w:rPr/>
          </w:rPrChange>
        </w:rPr>
        <w:t>, 756.</w:t>
      </w:r>
      <w:ins w:id="991" w:author="Manuscript Authors" w:date="2025-11-03T14:55:00Z" w16du:dateUtc="2025-11-03T19:55:00Z">
        <w:r w:rsidRPr="7283F3E1">
          <w:rPr>
            <w:rFonts w:eastAsia="Times New Roman" w:cs="Times New Roman"/>
            <w:color w:val="000000" w:themeColor="text1"/>
          </w:rPr>
          <w:t xml:space="preserve"> </w:t>
        </w:r>
        <w:r>
          <w:fldChar w:fldCharType="begin"/>
        </w:r>
        <w:r>
          <w:instrText>HYPERLINK "https://doi.org/10.3389/fpsyg.2018.00756" \h</w:instrText>
        </w:r>
        <w:r>
          <w:fldChar w:fldCharType="separate"/>
        </w:r>
        <w:r w:rsidRPr="7283F3E1">
          <w:rPr>
            <w:rStyle w:val="Hyperlink"/>
            <w:rFonts w:eastAsia="Times New Roman" w:cs="Times New Roman"/>
            <w:u w:val="single"/>
          </w:rPr>
          <w:t>https://doi.org/10.3389/fpsyg.2018.00756</w:t>
        </w:r>
        <w:r>
          <w:fldChar w:fldCharType="end"/>
        </w:r>
      </w:ins>
    </w:p>
    <w:p w14:paraId="119C4E05" w14:textId="5E65E0FF" w:rsidR="00F3346C" w:rsidRPr="00CF5EFD" w:rsidRDefault="03714C07" w:rsidP="7283F3E1">
      <w:pPr>
        <w:ind w:left="720" w:hanging="720"/>
        <w:rPr>
          <w:ins w:id="992" w:author="Manuscript Authors" w:date="2025-11-03T14:55:00Z" w16du:dateUtc="2025-11-03T19:55:00Z"/>
          <w:rFonts w:eastAsia="Times New Roman" w:cs="Times New Roman"/>
          <w:color w:val="222222"/>
        </w:rPr>
      </w:pPr>
      <w:ins w:id="993" w:author="Manuscript Authors" w:date="2025-11-03T14:55:00Z" w16du:dateUtc="2025-11-03T19:55:00Z">
        <w:r w:rsidRPr="7283F3E1">
          <w:rPr>
            <w:rFonts w:eastAsia="Times New Roman" w:cs="Times New Roman"/>
            <w:color w:val="222222"/>
          </w:rPr>
          <w:t xml:space="preserve">Wagenmakers, E. J., Beek, T., Dijkhoff, L., Gronau, Q. F., Acosta, A., Adams Jr, R. B., ... &amp; Zwaan, R. A. (2016). Registered replication report: strack, martin, &amp; stepper (1988). </w:t>
        </w:r>
        <w:r w:rsidRPr="7283F3E1">
          <w:rPr>
            <w:rFonts w:eastAsia="Times New Roman" w:cs="Times New Roman"/>
            <w:i/>
            <w:iCs/>
            <w:color w:val="222222"/>
          </w:rPr>
          <w:t xml:space="preserve">Perspectives on </w:t>
        </w:r>
        <w:r w:rsidR="39253667" w:rsidRPr="7283F3E1">
          <w:rPr>
            <w:rFonts w:eastAsia="Times New Roman" w:cs="Times New Roman"/>
            <w:i/>
            <w:iCs/>
            <w:color w:val="222222"/>
          </w:rPr>
          <w:t>P</w:t>
        </w:r>
        <w:r w:rsidRPr="7283F3E1">
          <w:rPr>
            <w:rFonts w:eastAsia="Times New Roman" w:cs="Times New Roman"/>
            <w:i/>
            <w:iCs/>
            <w:color w:val="222222"/>
          </w:rPr>
          <w:t xml:space="preserve">sychological </w:t>
        </w:r>
        <w:r w:rsidR="7941E781" w:rsidRPr="7283F3E1">
          <w:rPr>
            <w:rFonts w:eastAsia="Times New Roman" w:cs="Times New Roman"/>
            <w:i/>
            <w:iCs/>
            <w:color w:val="222222"/>
          </w:rPr>
          <w:t>S</w:t>
        </w:r>
        <w:r w:rsidRPr="7283F3E1">
          <w:rPr>
            <w:rFonts w:eastAsia="Times New Roman" w:cs="Times New Roman"/>
            <w:i/>
            <w:iCs/>
            <w:color w:val="222222"/>
          </w:rPr>
          <w:t>cience</w:t>
        </w:r>
        <w:r w:rsidRPr="7283F3E1">
          <w:rPr>
            <w:rFonts w:eastAsia="Times New Roman" w:cs="Times New Roman"/>
            <w:color w:val="222222"/>
          </w:rPr>
          <w:t xml:space="preserve">, </w:t>
        </w:r>
        <w:r w:rsidRPr="7283F3E1">
          <w:rPr>
            <w:rFonts w:eastAsia="Times New Roman" w:cs="Times New Roman"/>
            <w:i/>
            <w:iCs/>
            <w:color w:val="222222"/>
          </w:rPr>
          <w:t>11</w:t>
        </w:r>
        <w:r w:rsidRPr="7283F3E1">
          <w:rPr>
            <w:rFonts w:eastAsia="Times New Roman" w:cs="Times New Roman"/>
            <w:color w:val="222222"/>
          </w:rPr>
          <w:t xml:space="preserve">(6), 917-928. </w:t>
        </w:r>
        <w:r>
          <w:fldChar w:fldCharType="begin"/>
        </w:r>
        <w:r>
          <w:instrText>HYPERLINK "https://doi.org/10.1177/1745691616674458" \h</w:instrText>
        </w:r>
        <w:r>
          <w:fldChar w:fldCharType="separate"/>
        </w:r>
        <w:r w:rsidRPr="7283F3E1">
          <w:rPr>
            <w:rStyle w:val="Hyperlink"/>
            <w:rFonts w:eastAsia="Times New Roman" w:cs="Times New Roman"/>
            <w:u w:val="single"/>
          </w:rPr>
          <w:t>https://doi.org/10.1177/1745691616674458</w:t>
        </w:r>
        <w:r>
          <w:fldChar w:fldCharType="end"/>
        </w:r>
      </w:ins>
    </w:p>
    <w:p w14:paraId="7B975B54" w14:textId="11FE2881" w:rsidR="00F3346C" w:rsidRPr="00CF5EFD" w:rsidRDefault="03714C07" w:rsidP="7283F3E1">
      <w:pPr>
        <w:spacing w:before="0"/>
        <w:ind w:left="680" w:hanging="680"/>
        <w:rPr>
          <w:rFonts w:ascii="Aptos" w:hAnsi="Aptos"/>
          <w:color w:val="000000" w:themeColor="text1"/>
          <w:rPrChange w:id="994" w:author="Manuscript Authors" w:date="2025-11-03T14:55:00Z" w16du:dateUtc="2025-11-03T19:55:00Z">
            <w:rPr/>
          </w:rPrChange>
        </w:rPr>
        <w:pPrChange w:id="995" w:author="Manuscript Authors" w:date="2025-11-03T14:55:00Z" w16du:dateUtc="2025-11-03T19:55:00Z">
          <w:pPr>
            <w:pStyle w:val="Bibliography"/>
          </w:pPr>
        </w:pPrChange>
      </w:pPr>
      <w:r w:rsidRPr="7283F3E1">
        <w:rPr>
          <w:color w:val="000000" w:themeColor="text1"/>
          <w:rPrChange w:id="996" w:author="Manuscript Authors" w:date="2025-11-03T14:55:00Z" w16du:dateUtc="2025-11-03T19:55:00Z">
            <w:rPr/>
          </w:rPrChange>
        </w:rPr>
        <w:t xml:space="preserve">Webb, T. L., Miles, E., &amp; Sheeran, P. (2012). Dealing with feeling: A meta-analysis of the effectiveness of strategies derived from the process model of emotion regulation. </w:t>
      </w:r>
      <w:r w:rsidRPr="7283F3E1">
        <w:rPr>
          <w:i/>
          <w:color w:val="000000" w:themeColor="text1"/>
          <w:rPrChange w:id="997" w:author="Manuscript Authors" w:date="2025-11-03T14:55:00Z" w16du:dateUtc="2025-11-03T19:55:00Z">
            <w:rPr>
              <w:i/>
            </w:rPr>
          </w:rPrChange>
        </w:rPr>
        <w:t>Psychological Bulletin</w:t>
      </w:r>
      <w:r w:rsidRPr="7283F3E1">
        <w:rPr>
          <w:color w:val="000000" w:themeColor="text1"/>
          <w:rPrChange w:id="998" w:author="Manuscript Authors" w:date="2025-11-03T14:55:00Z" w16du:dateUtc="2025-11-03T19:55:00Z">
            <w:rPr/>
          </w:rPrChange>
        </w:rPr>
        <w:t xml:space="preserve">, </w:t>
      </w:r>
      <w:r w:rsidRPr="7283F3E1">
        <w:rPr>
          <w:i/>
          <w:color w:val="000000" w:themeColor="text1"/>
          <w:rPrChange w:id="999" w:author="Manuscript Authors" w:date="2025-11-03T14:55:00Z" w16du:dateUtc="2025-11-03T19:55:00Z">
            <w:rPr>
              <w:i/>
            </w:rPr>
          </w:rPrChange>
        </w:rPr>
        <w:t>138</w:t>
      </w:r>
      <w:r w:rsidRPr="7283F3E1">
        <w:rPr>
          <w:color w:val="000000" w:themeColor="text1"/>
          <w:rPrChange w:id="1000" w:author="Manuscript Authors" w:date="2025-11-03T14:55:00Z" w16du:dateUtc="2025-11-03T19:55:00Z">
            <w:rPr/>
          </w:rPrChange>
        </w:rPr>
        <w:t>(4), 775.</w:t>
      </w:r>
      <w:ins w:id="1001" w:author="Manuscript Authors" w:date="2025-11-03T14:55:00Z" w16du:dateUtc="2025-11-03T19:55:00Z">
        <w:r w:rsidRPr="7283F3E1">
          <w:rPr>
            <w:rFonts w:eastAsia="Times New Roman" w:cs="Times New Roman"/>
            <w:color w:val="000000" w:themeColor="text1"/>
          </w:rPr>
          <w:t xml:space="preserve"> </w:t>
        </w:r>
        <w:r>
          <w:fldChar w:fldCharType="begin"/>
        </w:r>
        <w:r>
          <w:instrText>HYPERLINK "https://doi.org/10.1037/a0027600" \h</w:instrText>
        </w:r>
        <w:r>
          <w:fldChar w:fldCharType="separate"/>
        </w:r>
        <w:r w:rsidRPr="7283F3E1">
          <w:rPr>
            <w:rStyle w:val="Hyperlink"/>
            <w:rFonts w:eastAsia="Times New Roman" w:cs="Times New Roman"/>
            <w:u w:val="single"/>
          </w:rPr>
          <w:t>https://doi.org/10.1037/a0027600</w:t>
        </w:r>
        <w:r>
          <w:fldChar w:fldCharType="end"/>
        </w:r>
      </w:ins>
    </w:p>
    <w:p w14:paraId="12B00CCD" w14:textId="11323E03" w:rsidR="00F3346C" w:rsidRPr="00CF5EFD" w:rsidRDefault="03714C07" w:rsidP="7283F3E1">
      <w:pPr>
        <w:ind w:left="720" w:hanging="720"/>
        <w:rPr>
          <w:ins w:id="1002" w:author="Manuscript Authors" w:date="2025-11-03T14:55:00Z" w16du:dateUtc="2025-11-03T19:55:00Z"/>
          <w:rFonts w:eastAsia="Times New Roman" w:cs="Times New Roman"/>
          <w:color w:val="222222"/>
        </w:rPr>
      </w:pPr>
      <w:ins w:id="1003" w:author="Manuscript Authors" w:date="2025-11-03T14:55:00Z" w16du:dateUtc="2025-11-03T19:55:00Z">
        <w:r w:rsidRPr="7283F3E1">
          <w:rPr>
            <w:rFonts w:eastAsia="Times New Roman" w:cs="Times New Roman"/>
            <w:color w:val="222222"/>
          </w:rPr>
          <w:lastRenderedPageBreak/>
          <w:t xml:space="preserve">Wollmer, M. A., Magid, M., Kruger, T. H., &amp; Finzi, E. (2022). Treatment of depression with botulinum toxin. </w:t>
        </w:r>
        <w:r w:rsidRPr="7283F3E1">
          <w:rPr>
            <w:rFonts w:eastAsia="Times New Roman" w:cs="Times New Roman"/>
            <w:i/>
            <w:iCs/>
            <w:color w:val="222222"/>
          </w:rPr>
          <w:t>Toxins</w:t>
        </w:r>
        <w:r w:rsidRPr="7283F3E1">
          <w:rPr>
            <w:rFonts w:eastAsia="Times New Roman" w:cs="Times New Roman"/>
            <w:color w:val="222222"/>
          </w:rPr>
          <w:t xml:space="preserve">, </w:t>
        </w:r>
        <w:r w:rsidRPr="7283F3E1">
          <w:rPr>
            <w:rFonts w:eastAsia="Times New Roman" w:cs="Times New Roman"/>
            <w:i/>
            <w:iCs/>
            <w:color w:val="222222"/>
          </w:rPr>
          <w:t>14</w:t>
        </w:r>
        <w:r w:rsidRPr="7283F3E1">
          <w:rPr>
            <w:rFonts w:eastAsia="Times New Roman" w:cs="Times New Roman"/>
            <w:color w:val="222222"/>
          </w:rPr>
          <w:t xml:space="preserve">(6), 383. </w:t>
        </w:r>
        <w:r>
          <w:fldChar w:fldCharType="begin"/>
        </w:r>
        <w:r>
          <w:instrText>HYPERLINK "https://doi.org/10.3390/toxins14060383" \h</w:instrText>
        </w:r>
        <w:r>
          <w:fldChar w:fldCharType="separate"/>
        </w:r>
        <w:r w:rsidRPr="7283F3E1">
          <w:rPr>
            <w:rStyle w:val="Hyperlink"/>
            <w:rFonts w:eastAsia="Times New Roman" w:cs="Times New Roman"/>
            <w:u w:val="single"/>
          </w:rPr>
          <w:t>https://doi.org/10.3390/toxins14060383</w:t>
        </w:r>
        <w:r>
          <w:fldChar w:fldCharType="end"/>
        </w:r>
      </w:ins>
    </w:p>
    <w:p w14:paraId="79B40D9F" w14:textId="64954D6C" w:rsidR="00F3346C" w:rsidRPr="00CF5EFD" w:rsidRDefault="03714C07" w:rsidP="7283F3E1">
      <w:pPr>
        <w:spacing w:before="0"/>
        <w:ind w:left="680" w:hanging="680"/>
        <w:rPr>
          <w:color w:val="000000" w:themeColor="text1"/>
          <w:rPrChange w:id="1004" w:author="Manuscript Authors" w:date="2025-11-03T14:55:00Z" w16du:dateUtc="2025-11-03T19:55:00Z">
            <w:rPr/>
          </w:rPrChange>
        </w:rPr>
        <w:pPrChange w:id="1005" w:author="Manuscript Authors" w:date="2025-11-03T14:55:00Z" w16du:dateUtc="2025-11-03T19:55:00Z">
          <w:pPr>
            <w:pStyle w:val="Bibliography"/>
          </w:pPr>
        </w:pPrChange>
      </w:pPr>
      <w:r w:rsidRPr="7283F3E1">
        <w:rPr>
          <w:color w:val="000000" w:themeColor="text1"/>
          <w:rPrChange w:id="1006" w:author="Manuscript Authors" w:date="2025-11-03T14:55:00Z" w16du:dateUtc="2025-11-03T19:55:00Z">
            <w:rPr/>
          </w:rPrChange>
        </w:rPr>
        <w:t xml:space="preserve">Wood, A., Rychlowska, M., Korb, S., &amp; Niedenthal, P. (2016). Fashioning the face: Sensorimotor simulation contributes to facial expression recognition. </w:t>
      </w:r>
      <w:r w:rsidRPr="7283F3E1">
        <w:rPr>
          <w:i/>
          <w:color w:val="000000" w:themeColor="text1"/>
          <w:rPrChange w:id="1007" w:author="Manuscript Authors" w:date="2025-11-03T14:55:00Z" w16du:dateUtc="2025-11-03T19:55:00Z">
            <w:rPr>
              <w:i/>
            </w:rPr>
          </w:rPrChange>
        </w:rPr>
        <w:t>Trends in Cognitive Sciences</w:t>
      </w:r>
      <w:r w:rsidRPr="7283F3E1">
        <w:rPr>
          <w:color w:val="000000" w:themeColor="text1"/>
          <w:rPrChange w:id="1008" w:author="Manuscript Authors" w:date="2025-11-03T14:55:00Z" w16du:dateUtc="2025-11-03T19:55:00Z">
            <w:rPr/>
          </w:rPrChange>
        </w:rPr>
        <w:t xml:space="preserve">, </w:t>
      </w:r>
      <w:r w:rsidRPr="7283F3E1">
        <w:rPr>
          <w:i/>
          <w:color w:val="000000" w:themeColor="text1"/>
          <w:rPrChange w:id="1009" w:author="Manuscript Authors" w:date="2025-11-03T14:55:00Z" w16du:dateUtc="2025-11-03T19:55:00Z">
            <w:rPr>
              <w:i/>
            </w:rPr>
          </w:rPrChange>
        </w:rPr>
        <w:t>20</w:t>
      </w:r>
      <w:r w:rsidRPr="7283F3E1">
        <w:rPr>
          <w:color w:val="000000" w:themeColor="text1"/>
          <w:rPrChange w:id="1010" w:author="Manuscript Authors" w:date="2025-11-03T14:55:00Z" w16du:dateUtc="2025-11-03T19:55:00Z">
            <w:rPr/>
          </w:rPrChange>
        </w:rPr>
        <w:t>(3), 227–240.</w:t>
      </w:r>
      <w:ins w:id="1011" w:author="Manuscript Authors" w:date="2025-11-03T14:55:00Z" w16du:dateUtc="2025-11-03T19:55:00Z">
        <w:r w:rsidRPr="7283F3E1">
          <w:rPr>
            <w:rFonts w:eastAsia="Times New Roman" w:cs="Times New Roman"/>
            <w:color w:val="000000" w:themeColor="text1"/>
          </w:rPr>
          <w:t xml:space="preserve"> </w:t>
        </w:r>
        <w:r>
          <w:fldChar w:fldCharType="begin"/>
        </w:r>
        <w:r>
          <w:instrText>HYPERLINK "https://doi.org/10.1016/j.tics.2015.12.010" \h</w:instrText>
        </w:r>
        <w:r>
          <w:fldChar w:fldCharType="separate"/>
        </w:r>
        <w:r w:rsidRPr="7283F3E1">
          <w:rPr>
            <w:rStyle w:val="Hyperlink"/>
            <w:rFonts w:eastAsia="Times New Roman" w:cs="Times New Roman"/>
            <w:u w:val="single"/>
          </w:rPr>
          <w:t>https://doi.org/10.1016/j.tics.2015.12.010</w:t>
        </w:r>
        <w:r>
          <w:fldChar w:fldCharType="end"/>
        </w:r>
      </w:ins>
    </w:p>
    <w:p w14:paraId="3AB8C6F5" w14:textId="77D335C3" w:rsidR="00F3346C" w:rsidRPr="00CF5EFD" w:rsidRDefault="03714C07" w:rsidP="7283F3E1">
      <w:pPr>
        <w:spacing w:before="0"/>
        <w:ind w:left="680" w:hanging="680"/>
        <w:rPr>
          <w:color w:val="000000" w:themeColor="text1"/>
          <w:rPrChange w:id="1012" w:author="Manuscript Authors" w:date="2025-11-03T14:55:00Z" w16du:dateUtc="2025-11-03T19:55:00Z">
            <w:rPr/>
          </w:rPrChange>
        </w:rPr>
        <w:pPrChange w:id="1013" w:author="Manuscript Authors" w:date="2025-11-03T14:55:00Z" w16du:dateUtc="2025-11-03T19:55:00Z">
          <w:pPr>
            <w:pStyle w:val="Bibliography"/>
          </w:pPr>
        </w:pPrChange>
      </w:pPr>
      <w:r w:rsidRPr="7283F3E1">
        <w:rPr>
          <w:color w:val="000000" w:themeColor="text1"/>
          <w:rPrChange w:id="1014" w:author="Manuscript Authors" w:date="2025-11-03T14:55:00Z" w16du:dateUtc="2025-11-03T19:55:00Z">
            <w:rPr/>
          </w:rPrChange>
        </w:rPr>
        <w:t xml:space="preserve">Yu, C.-W. F., Haase, C. M., &amp; Chang, J.-H. (2023). Habitual expressive suppression of positive, but not negative, emotions consistently predicts lower well-being across two culturally distinct regions. </w:t>
      </w:r>
      <w:r w:rsidRPr="7283F3E1">
        <w:rPr>
          <w:i/>
          <w:color w:val="000000" w:themeColor="text1"/>
          <w:rPrChange w:id="1015" w:author="Manuscript Authors" w:date="2025-11-03T14:55:00Z" w16du:dateUtc="2025-11-03T19:55:00Z">
            <w:rPr>
              <w:i/>
            </w:rPr>
          </w:rPrChange>
        </w:rPr>
        <w:t>Affective Science</w:t>
      </w:r>
      <w:r w:rsidRPr="7283F3E1">
        <w:rPr>
          <w:color w:val="000000" w:themeColor="text1"/>
          <w:rPrChange w:id="1016" w:author="Manuscript Authors" w:date="2025-11-03T14:55:00Z" w16du:dateUtc="2025-11-03T19:55:00Z">
            <w:rPr/>
          </w:rPrChange>
        </w:rPr>
        <w:t xml:space="preserve">, </w:t>
      </w:r>
      <w:r w:rsidRPr="7283F3E1">
        <w:rPr>
          <w:i/>
          <w:color w:val="000000" w:themeColor="text1"/>
          <w:rPrChange w:id="1017" w:author="Manuscript Authors" w:date="2025-11-03T14:55:00Z" w16du:dateUtc="2025-11-03T19:55:00Z">
            <w:rPr>
              <w:i/>
            </w:rPr>
          </w:rPrChange>
        </w:rPr>
        <w:t>4</w:t>
      </w:r>
      <w:r w:rsidRPr="7283F3E1">
        <w:rPr>
          <w:color w:val="000000" w:themeColor="text1"/>
          <w:rPrChange w:id="1018" w:author="Manuscript Authors" w:date="2025-11-03T14:55:00Z" w16du:dateUtc="2025-11-03T19:55:00Z">
            <w:rPr/>
          </w:rPrChange>
        </w:rPr>
        <w:t>(4), 684–701.</w:t>
      </w:r>
      <w:ins w:id="1019" w:author="Manuscript Authors" w:date="2025-11-03T14:55:00Z" w16du:dateUtc="2025-11-03T19:55:00Z">
        <w:r w:rsidRPr="7283F3E1">
          <w:rPr>
            <w:rFonts w:eastAsia="Times New Roman" w:cs="Times New Roman"/>
            <w:color w:val="000000" w:themeColor="text1"/>
          </w:rPr>
          <w:t xml:space="preserve"> </w:t>
        </w:r>
        <w:r>
          <w:fldChar w:fldCharType="begin"/>
        </w:r>
        <w:r>
          <w:instrText>HYPERLINK "https://doi.org/10.1007/s42761-023-00221-1" \h</w:instrText>
        </w:r>
        <w:r>
          <w:fldChar w:fldCharType="separate"/>
        </w:r>
        <w:r w:rsidRPr="7283F3E1">
          <w:rPr>
            <w:rStyle w:val="Hyperlink"/>
            <w:rFonts w:eastAsia="Times New Roman" w:cs="Times New Roman"/>
            <w:u w:val="single"/>
          </w:rPr>
          <w:t>https://doi.org/10.1007/s42761-023-00221-1</w:t>
        </w:r>
        <w:r>
          <w:fldChar w:fldCharType="end"/>
        </w:r>
      </w:ins>
    </w:p>
    <w:p w14:paraId="7B1746FD" w14:textId="419F10BC" w:rsidR="00F3346C" w:rsidRPr="00CF5EFD" w:rsidRDefault="03714C07" w:rsidP="7283F3E1">
      <w:pPr>
        <w:ind w:left="720" w:hanging="720"/>
        <w:rPr>
          <w:ins w:id="1020" w:author="Manuscript Authors" w:date="2025-11-03T14:55:00Z" w16du:dateUtc="2025-11-03T19:55:00Z"/>
          <w:rFonts w:eastAsia="Times New Roman" w:cs="Times New Roman"/>
          <w:color w:val="222222"/>
        </w:rPr>
      </w:pPr>
      <w:ins w:id="1021" w:author="Manuscript Authors" w:date="2025-11-03T14:55:00Z" w16du:dateUtc="2025-11-03T19:55:00Z">
        <w:r w:rsidRPr="7283F3E1">
          <w:rPr>
            <w:rFonts w:eastAsia="Times New Roman" w:cs="Times New Roman"/>
            <w:color w:val="222222"/>
          </w:rPr>
          <w:t xml:space="preserve">Zajonc, R. B. (1985). Emotion and facial efference: A theory reclaimed. </w:t>
        </w:r>
        <w:r w:rsidRPr="7283F3E1">
          <w:rPr>
            <w:rFonts w:eastAsia="Times New Roman" w:cs="Times New Roman"/>
            <w:i/>
            <w:iCs/>
            <w:color w:val="222222"/>
          </w:rPr>
          <w:t>Science</w:t>
        </w:r>
        <w:r w:rsidRPr="7283F3E1">
          <w:rPr>
            <w:rFonts w:eastAsia="Times New Roman" w:cs="Times New Roman"/>
            <w:color w:val="222222"/>
          </w:rPr>
          <w:t xml:space="preserve">, </w:t>
        </w:r>
        <w:r w:rsidRPr="7283F3E1">
          <w:rPr>
            <w:rFonts w:eastAsia="Times New Roman" w:cs="Times New Roman"/>
            <w:i/>
            <w:iCs/>
            <w:color w:val="222222"/>
          </w:rPr>
          <w:t>228</w:t>
        </w:r>
        <w:r w:rsidRPr="7283F3E1">
          <w:rPr>
            <w:rFonts w:eastAsia="Times New Roman" w:cs="Times New Roman"/>
            <w:color w:val="222222"/>
          </w:rPr>
          <w:t xml:space="preserve">(4695), 15-21. </w:t>
        </w:r>
        <w:r>
          <w:fldChar w:fldCharType="begin"/>
        </w:r>
        <w:r>
          <w:instrText>HYPERLINK "https://doi.org/10.1126/science.3883492" \h</w:instrText>
        </w:r>
        <w:r>
          <w:fldChar w:fldCharType="separate"/>
        </w:r>
        <w:r w:rsidRPr="7283F3E1">
          <w:rPr>
            <w:rStyle w:val="Hyperlink"/>
            <w:rFonts w:eastAsia="Times New Roman" w:cs="Times New Roman"/>
            <w:u w:val="single"/>
          </w:rPr>
          <w:t>https://doi.org/10.1126/science.3883492</w:t>
        </w:r>
        <w:r>
          <w:fldChar w:fldCharType="end"/>
        </w:r>
      </w:ins>
    </w:p>
    <w:p w14:paraId="2B06CCCA" w14:textId="31BE497E" w:rsidR="00F3346C" w:rsidRPr="00CF5EFD" w:rsidRDefault="03714C07" w:rsidP="7283F3E1">
      <w:pPr>
        <w:spacing w:before="0"/>
        <w:ind w:left="680" w:hanging="680"/>
        <w:rPr>
          <w:ins w:id="1022" w:author="Manuscript Authors" w:date="2025-11-03T14:55:00Z" w16du:dateUtc="2025-11-03T19:55:00Z"/>
          <w:rFonts w:eastAsia="Times New Roman" w:cs="Times New Roman"/>
          <w:color w:val="222222"/>
        </w:rPr>
      </w:pPr>
      <w:ins w:id="1023" w:author="Manuscript Authors" w:date="2025-11-03T14:55:00Z" w16du:dateUtc="2025-11-03T19:55:00Z">
        <w:r w:rsidRPr="7283F3E1">
          <w:rPr>
            <w:rFonts w:eastAsia="Times New Roman" w:cs="Times New Roman"/>
            <w:color w:val="222222"/>
          </w:rPr>
          <w:t xml:space="preserve">Zajonc, R. B., Murphy, S. T., &amp; Inglehart, M. (1989). Feeling and facial efference: implications of the vascular theory of emotion. </w:t>
        </w:r>
        <w:r w:rsidRPr="7283F3E1">
          <w:rPr>
            <w:rFonts w:eastAsia="Times New Roman" w:cs="Times New Roman"/>
            <w:i/>
            <w:iCs/>
            <w:color w:val="222222"/>
          </w:rPr>
          <w:t xml:space="preserve">Psychological </w:t>
        </w:r>
        <w:r w:rsidR="5E01EFB3" w:rsidRPr="7283F3E1">
          <w:rPr>
            <w:rFonts w:eastAsia="Times New Roman" w:cs="Times New Roman"/>
            <w:i/>
            <w:iCs/>
            <w:color w:val="222222"/>
          </w:rPr>
          <w:t>R</w:t>
        </w:r>
        <w:r w:rsidRPr="7283F3E1">
          <w:rPr>
            <w:rFonts w:eastAsia="Times New Roman" w:cs="Times New Roman"/>
            <w:i/>
            <w:iCs/>
            <w:color w:val="222222"/>
          </w:rPr>
          <w:t>eview</w:t>
        </w:r>
        <w:r w:rsidRPr="7283F3E1">
          <w:rPr>
            <w:rFonts w:eastAsia="Times New Roman" w:cs="Times New Roman"/>
            <w:color w:val="222222"/>
          </w:rPr>
          <w:t xml:space="preserve">, </w:t>
        </w:r>
        <w:r w:rsidRPr="7283F3E1">
          <w:rPr>
            <w:rFonts w:eastAsia="Times New Roman" w:cs="Times New Roman"/>
            <w:i/>
            <w:iCs/>
            <w:color w:val="222222"/>
          </w:rPr>
          <w:t>96</w:t>
        </w:r>
        <w:r w:rsidRPr="7283F3E1">
          <w:rPr>
            <w:rFonts w:eastAsia="Times New Roman" w:cs="Times New Roman"/>
            <w:color w:val="222222"/>
          </w:rPr>
          <w:t xml:space="preserve">(3), 395. </w:t>
        </w:r>
        <w:r>
          <w:fldChar w:fldCharType="begin"/>
        </w:r>
        <w:r>
          <w:instrText>HYPERLINK "https://doi.org/10.1037/0033-295X.96.3.395" \h</w:instrText>
        </w:r>
        <w:r>
          <w:fldChar w:fldCharType="separate"/>
        </w:r>
        <w:r w:rsidRPr="7283F3E1">
          <w:rPr>
            <w:rStyle w:val="Hyperlink"/>
            <w:rFonts w:eastAsia="Times New Roman" w:cs="Times New Roman"/>
            <w:u w:val="single"/>
          </w:rPr>
          <w:t>https://doi.org/10.1037/0033-295X.96.3.395</w:t>
        </w:r>
        <w:r>
          <w:fldChar w:fldCharType="end"/>
        </w:r>
      </w:ins>
    </w:p>
    <w:p w14:paraId="32EFCC39" w14:textId="3E4D0858" w:rsidR="00F3346C" w:rsidRPr="00CF5EFD" w:rsidRDefault="03714C07" w:rsidP="7283F3E1">
      <w:pPr>
        <w:spacing w:before="0"/>
        <w:ind w:left="680" w:hanging="680"/>
        <w:rPr>
          <w:color w:val="000000" w:themeColor="text1"/>
          <w:rPrChange w:id="1024" w:author="Manuscript Authors" w:date="2025-11-03T14:55:00Z" w16du:dateUtc="2025-11-03T19:55:00Z">
            <w:rPr/>
          </w:rPrChange>
        </w:rPr>
        <w:pPrChange w:id="1025" w:author="Manuscript Authors" w:date="2025-11-03T14:55:00Z" w16du:dateUtc="2025-11-03T19:55:00Z">
          <w:pPr>
            <w:pStyle w:val="Bibliography"/>
          </w:pPr>
        </w:pPrChange>
      </w:pPr>
      <w:r w:rsidRPr="7283F3E1">
        <w:rPr>
          <w:color w:val="000000" w:themeColor="text1"/>
          <w:rPrChange w:id="1026" w:author="Manuscript Authors" w:date="2025-11-03T14:55:00Z" w16du:dateUtc="2025-11-03T19:55:00Z">
            <w:rPr/>
          </w:rPrChange>
        </w:rPr>
        <w:t xml:space="preserve">Zapf, D., Kern, M., Tschan, F., Holman, D., &amp; Semmer, N. K. (2021). Emotion work: A work psychology perspective. </w:t>
      </w:r>
      <w:r w:rsidRPr="7283F3E1">
        <w:rPr>
          <w:i/>
          <w:color w:val="000000" w:themeColor="text1"/>
          <w:rPrChange w:id="1027" w:author="Manuscript Authors" w:date="2025-11-03T14:55:00Z" w16du:dateUtc="2025-11-03T19:55:00Z">
            <w:rPr>
              <w:i/>
            </w:rPr>
          </w:rPrChange>
        </w:rPr>
        <w:t>Annual Review of Organizational Psychology and Organizational Behavior</w:t>
      </w:r>
      <w:r w:rsidRPr="7283F3E1">
        <w:rPr>
          <w:color w:val="000000" w:themeColor="text1"/>
          <w:rPrChange w:id="1028" w:author="Manuscript Authors" w:date="2025-11-03T14:55:00Z" w16du:dateUtc="2025-11-03T19:55:00Z">
            <w:rPr/>
          </w:rPrChange>
        </w:rPr>
        <w:t xml:space="preserve">, </w:t>
      </w:r>
      <w:r w:rsidRPr="7283F3E1">
        <w:rPr>
          <w:i/>
          <w:color w:val="000000" w:themeColor="text1"/>
          <w:rPrChange w:id="1029" w:author="Manuscript Authors" w:date="2025-11-03T14:55:00Z" w16du:dateUtc="2025-11-03T19:55:00Z">
            <w:rPr>
              <w:i/>
            </w:rPr>
          </w:rPrChange>
        </w:rPr>
        <w:t>8</w:t>
      </w:r>
      <w:r w:rsidRPr="7283F3E1">
        <w:rPr>
          <w:color w:val="000000" w:themeColor="text1"/>
          <w:rPrChange w:id="1030" w:author="Manuscript Authors" w:date="2025-11-03T14:55:00Z" w16du:dateUtc="2025-11-03T19:55:00Z">
            <w:rPr/>
          </w:rPrChange>
        </w:rPr>
        <w:t>(1), 139–172.</w:t>
      </w:r>
      <w:ins w:id="1031" w:author="Manuscript Authors" w:date="2025-11-03T14:55:00Z" w16du:dateUtc="2025-11-03T19:55:00Z">
        <w:r w:rsidRPr="7283F3E1">
          <w:rPr>
            <w:rFonts w:eastAsia="Times New Roman" w:cs="Times New Roman"/>
            <w:color w:val="000000" w:themeColor="text1"/>
          </w:rPr>
          <w:t xml:space="preserve"> </w:t>
        </w:r>
        <w:r>
          <w:fldChar w:fldCharType="begin"/>
        </w:r>
        <w:r>
          <w:instrText>HYPERLINK "https://doi.org/10.1146/annurev-orgpsych-012420-062451" \h</w:instrText>
        </w:r>
        <w:r>
          <w:fldChar w:fldCharType="separate"/>
        </w:r>
        <w:r w:rsidRPr="7283F3E1">
          <w:rPr>
            <w:rStyle w:val="Hyperlink"/>
            <w:rFonts w:eastAsia="Times New Roman" w:cs="Times New Roman"/>
            <w:u w:val="single"/>
          </w:rPr>
          <w:t>https://doi.org/10.1146/annurev-orgpsych-012420-062451</w:t>
        </w:r>
        <w:r>
          <w:fldChar w:fldCharType="end"/>
        </w:r>
      </w:ins>
    </w:p>
    <w:p w14:paraId="35CF3150" w14:textId="6C9E24D5" w:rsidR="00F3346C" w:rsidRPr="00CF5EFD" w:rsidRDefault="03714C07" w:rsidP="7283F3E1">
      <w:pPr>
        <w:spacing w:before="0"/>
        <w:ind w:left="680" w:hanging="680"/>
        <w:rPr>
          <w:color w:val="000000" w:themeColor="text1"/>
          <w:rPrChange w:id="1032" w:author="Manuscript Authors" w:date="2025-11-03T14:55:00Z" w16du:dateUtc="2025-11-03T19:55:00Z">
            <w:rPr/>
          </w:rPrChange>
        </w:rPr>
        <w:pPrChange w:id="1033" w:author="Manuscript Authors" w:date="2025-11-03T14:55:00Z" w16du:dateUtc="2025-11-03T19:55:00Z">
          <w:pPr>
            <w:pStyle w:val="Bibliography"/>
          </w:pPr>
        </w:pPrChange>
      </w:pPr>
      <w:r w:rsidRPr="7283F3E1">
        <w:rPr>
          <w:color w:val="000000" w:themeColor="text1"/>
          <w:rPrChange w:id="1034" w:author="Manuscript Authors" w:date="2025-11-03T14:55:00Z" w16du:dateUtc="2025-11-03T19:55:00Z">
            <w:rPr/>
          </w:rPrChange>
        </w:rPr>
        <w:t xml:space="preserve">Zhu, C., Jiang, Y., Wang, Y., Liu, D., &amp; Luo, W. (2021). Arithmetic performance is modulated by cognitive reappraisal and expression suppression: Evidence from behavioral and ERP findings. </w:t>
      </w:r>
      <w:r w:rsidRPr="7283F3E1">
        <w:rPr>
          <w:i/>
          <w:color w:val="000000" w:themeColor="text1"/>
          <w:rPrChange w:id="1035" w:author="Manuscript Authors" w:date="2025-11-03T14:55:00Z" w16du:dateUtc="2025-11-03T19:55:00Z">
            <w:rPr>
              <w:i/>
            </w:rPr>
          </w:rPrChange>
        </w:rPr>
        <w:t>Neuropsychologia</w:t>
      </w:r>
      <w:r w:rsidRPr="7283F3E1">
        <w:rPr>
          <w:color w:val="000000" w:themeColor="text1"/>
          <w:rPrChange w:id="1036" w:author="Manuscript Authors" w:date="2025-11-03T14:55:00Z" w16du:dateUtc="2025-11-03T19:55:00Z">
            <w:rPr/>
          </w:rPrChange>
        </w:rPr>
        <w:t xml:space="preserve">, </w:t>
      </w:r>
      <w:r w:rsidRPr="7283F3E1">
        <w:rPr>
          <w:i/>
          <w:color w:val="000000" w:themeColor="text1"/>
          <w:rPrChange w:id="1037" w:author="Manuscript Authors" w:date="2025-11-03T14:55:00Z" w16du:dateUtc="2025-11-03T19:55:00Z">
            <w:rPr>
              <w:i/>
            </w:rPr>
          </w:rPrChange>
        </w:rPr>
        <w:t>162</w:t>
      </w:r>
      <w:r w:rsidRPr="7283F3E1">
        <w:rPr>
          <w:color w:val="000000" w:themeColor="text1"/>
          <w:rPrChange w:id="1038" w:author="Manuscript Authors" w:date="2025-11-03T14:55:00Z" w16du:dateUtc="2025-11-03T19:55:00Z">
            <w:rPr/>
          </w:rPrChange>
        </w:rPr>
        <w:t>, 108060.</w:t>
      </w:r>
      <w:bookmarkEnd w:id="569"/>
      <w:bookmarkEnd w:id="573"/>
      <w:ins w:id="1039" w:author="Manuscript Authors" w:date="2025-11-03T14:55:00Z" w16du:dateUtc="2025-11-03T19:55:00Z">
        <w:r w:rsidR="6684CCE4" w:rsidRPr="7283F3E1">
          <w:rPr>
            <w:rFonts w:eastAsia="Times New Roman" w:cs="Times New Roman"/>
            <w:color w:val="000000" w:themeColor="text1"/>
          </w:rPr>
          <w:t xml:space="preserve"> </w:t>
        </w:r>
        <w:r>
          <w:fldChar w:fldCharType="begin"/>
        </w:r>
        <w:r>
          <w:instrText>HYPERLINK "https://doi.org/10.1016/j.neuropsychologia.2021.108060" \h</w:instrText>
        </w:r>
        <w:r>
          <w:fldChar w:fldCharType="separate"/>
        </w:r>
        <w:r w:rsidRPr="7283F3E1">
          <w:rPr>
            <w:rStyle w:val="Hyperlink"/>
            <w:rFonts w:eastAsia="Times New Roman" w:cs="Times New Roman"/>
            <w:u w:val="single"/>
          </w:rPr>
          <w:t>https://doi.org/10.1016/j.neuropsychologia.2021.108060</w:t>
        </w:r>
        <w:r>
          <w:fldChar w:fldCharType="end"/>
        </w:r>
      </w:ins>
    </w:p>
    <w:sectPr w:rsidR="00F3346C" w:rsidRPr="00CF5EFD" w:rsidSect="00084144">
      <w:pgSz w:w="12240" w:h="15840"/>
      <w:pgMar w:top="1417" w:right="1417" w:bottom="1134" w:left="1417"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7315F0" w14:textId="77777777" w:rsidR="004E38FB" w:rsidRDefault="004E38FB">
      <w:pPr>
        <w:spacing w:before="0" w:after="0" w:line="240" w:lineRule="auto"/>
      </w:pPr>
      <w:r>
        <w:separator/>
      </w:r>
    </w:p>
  </w:endnote>
  <w:endnote w:type="continuationSeparator" w:id="0">
    <w:p w14:paraId="620EB1DB" w14:textId="77777777" w:rsidR="004E38FB" w:rsidRDefault="004E38F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icrosoft Tai Le">
    <w:panose1 w:val="020B0502040204020203"/>
    <w:charset w:val="00"/>
    <w:family w:val="swiss"/>
    <w:pitch w:val="variable"/>
    <w:sig w:usb0="00000003" w:usb1="00000000" w:usb2="4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6FF" w:usb1="4000FCFF" w:usb2="00000009" w:usb3="00000000" w:csb0="0000019F" w:csb1="00000000"/>
  </w:font>
  <w:font w:name="Segoe UI Symbol">
    <w:panose1 w:val="020B0502040204020203"/>
    <w:charset w:val="00"/>
    <w:family w:val="swiss"/>
    <w:pitch w:val="variable"/>
    <w:sig w:usb0="800001E3" w:usb1="1200FFEF" w:usb2="00040000" w:usb3="00000000" w:csb0="00000001"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BE43E" w14:textId="77777777" w:rsidR="004E38FB" w:rsidRDefault="004E38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5F8ACB" w14:textId="77777777" w:rsidR="004E38FB" w:rsidRDefault="004E38FB">
      <w:pPr>
        <w:spacing w:before="0" w:after="0" w:line="240" w:lineRule="auto"/>
      </w:pPr>
      <w:r>
        <w:separator/>
      </w:r>
    </w:p>
  </w:footnote>
  <w:footnote w:type="continuationSeparator" w:id="0">
    <w:p w14:paraId="2494B2F9" w14:textId="77777777" w:rsidR="004E38FB" w:rsidRDefault="004E38F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09259971"/>
      <w:docPartObj>
        <w:docPartGallery w:val="Page Numbers (Top of Page)"/>
        <w:docPartUnique/>
      </w:docPartObj>
    </w:sdtPr>
    <w:sdtEndPr>
      <w:rPr>
        <w:rStyle w:val="PageNumber"/>
      </w:rPr>
    </w:sdtEndPr>
    <w:sdtContent>
      <w:p w14:paraId="35CF3153" w14:textId="77777777" w:rsidR="008D033E" w:rsidRDefault="00E753DB">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5CF3154" w14:textId="77777777" w:rsidR="008D033E" w:rsidRDefault="008D033E">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22177194"/>
      <w:docPartObj>
        <w:docPartGallery w:val="Page Numbers (Top of Page)"/>
        <w:docPartUnique/>
      </w:docPartObj>
    </w:sdtPr>
    <w:sdtEndPr>
      <w:rPr>
        <w:rStyle w:val="PageNumber"/>
      </w:rPr>
    </w:sdtEndPr>
    <w:sdtContent>
      <w:p w14:paraId="35CF3155" w14:textId="77777777" w:rsidR="008D033E" w:rsidRDefault="00E753DB">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5CF3156" w14:textId="77777777" w:rsidR="008D033E" w:rsidRPr="00A05772" w:rsidRDefault="00693388" w:rsidP="00693388">
    <w:pPr>
      <w:pStyle w:val="Header"/>
      <w:ind w:right="360"/>
    </w:pPr>
    <w:r>
      <w:t>SMILING AND HAPPINESS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89921216"/>
      <w:docPartObj>
        <w:docPartGallery w:val="Page Numbers (Top of Page)"/>
        <w:docPartUnique/>
      </w:docPartObj>
    </w:sdtPr>
    <w:sdtEndPr>
      <w:rPr>
        <w:rStyle w:val="PageNumber"/>
      </w:rPr>
    </w:sdtEndPr>
    <w:sdtContent>
      <w:p w14:paraId="35CF3157" w14:textId="77777777" w:rsidR="008D033E" w:rsidRDefault="00E753DB">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5CF3158" w14:textId="77777777" w:rsidR="008D033E" w:rsidRPr="00A05772" w:rsidRDefault="00E753DB" w:rsidP="00084144">
    <w:pPr>
      <w:pStyle w:val="Header"/>
      <w:ind w:right="360"/>
    </w:pPr>
    <w:r>
      <w:t xml:space="preserve">Running head: </w:t>
    </w:r>
    <w:r w:rsidR="00CF1051">
      <w:t>SMILING AND HAPPINESS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9E9C40B6"/>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FFFFFF7C"/>
    <w:multiLevelType w:val="singleLevel"/>
    <w:tmpl w:val="1994828C"/>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B2EC9CA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AC524346"/>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327C1EF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7EFC042E"/>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D2187274"/>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24C04FB0"/>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92566E9E"/>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9DF67442"/>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1D1E8ADA"/>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A990"/>
    <w:multiLevelType w:val="multilevel"/>
    <w:tmpl w:val="A4F4C56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2" w15:restartNumberingAfterBreak="0">
    <w:nsid w:val="0000A991"/>
    <w:multiLevelType w:val="multilevel"/>
    <w:tmpl w:val="A94A033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3" w15:restartNumberingAfterBreak="0">
    <w:nsid w:val="170CD2DE"/>
    <w:multiLevelType w:val="multilevel"/>
    <w:tmpl w:val="9FD2E3F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4" w15:restartNumberingAfterBreak="0">
    <w:nsid w:val="17F36A85"/>
    <w:multiLevelType w:val="hybridMultilevel"/>
    <w:tmpl w:val="D54C4A04"/>
    <w:lvl w:ilvl="0" w:tplc="0020056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1AE401"/>
    <w:multiLevelType w:val="multilevel"/>
    <w:tmpl w:val="63C869C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6" w15:restartNumberingAfterBreak="0">
    <w:nsid w:val="382D6476"/>
    <w:multiLevelType w:val="hybridMultilevel"/>
    <w:tmpl w:val="65E69544"/>
    <w:lvl w:ilvl="0" w:tplc="3A206920">
      <w:numFmt w:val="bullet"/>
      <w:lvlText w:val=""/>
      <w:lvlJc w:val="left"/>
      <w:pPr>
        <w:ind w:left="1040" w:hanging="360"/>
      </w:pPr>
      <w:rPr>
        <w:rFonts w:ascii="Symbol" w:eastAsiaTheme="minorHAnsi" w:hAnsi="Symbol" w:cstheme="minorBidi" w:hint="default"/>
      </w:rPr>
    </w:lvl>
    <w:lvl w:ilvl="1" w:tplc="04090003">
      <w:start w:val="1"/>
      <w:numFmt w:val="bullet"/>
      <w:lvlText w:val="o"/>
      <w:lvlJc w:val="left"/>
      <w:pPr>
        <w:ind w:left="1760" w:hanging="360"/>
      </w:pPr>
      <w:rPr>
        <w:rFonts w:ascii="Courier New" w:hAnsi="Courier New" w:cs="Courier New" w:hint="default"/>
      </w:rPr>
    </w:lvl>
    <w:lvl w:ilvl="2" w:tplc="04090005">
      <w:start w:val="1"/>
      <w:numFmt w:val="bullet"/>
      <w:lvlText w:val=""/>
      <w:lvlJc w:val="left"/>
      <w:pPr>
        <w:ind w:left="2480" w:hanging="360"/>
      </w:pPr>
      <w:rPr>
        <w:rFonts w:ascii="Wingdings" w:hAnsi="Wingdings" w:hint="default"/>
      </w:rPr>
    </w:lvl>
    <w:lvl w:ilvl="3" w:tplc="04090001" w:tentative="1">
      <w:start w:val="1"/>
      <w:numFmt w:val="bullet"/>
      <w:lvlText w:val=""/>
      <w:lvlJc w:val="left"/>
      <w:pPr>
        <w:ind w:left="3200" w:hanging="360"/>
      </w:pPr>
      <w:rPr>
        <w:rFonts w:ascii="Symbol" w:hAnsi="Symbol" w:hint="default"/>
      </w:rPr>
    </w:lvl>
    <w:lvl w:ilvl="4" w:tplc="04090003" w:tentative="1">
      <w:start w:val="1"/>
      <w:numFmt w:val="bullet"/>
      <w:lvlText w:val="o"/>
      <w:lvlJc w:val="left"/>
      <w:pPr>
        <w:ind w:left="3920" w:hanging="360"/>
      </w:pPr>
      <w:rPr>
        <w:rFonts w:ascii="Courier New" w:hAnsi="Courier New" w:cs="Courier New" w:hint="default"/>
      </w:rPr>
    </w:lvl>
    <w:lvl w:ilvl="5" w:tplc="04090005" w:tentative="1">
      <w:start w:val="1"/>
      <w:numFmt w:val="bullet"/>
      <w:lvlText w:val=""/>
      <w:lvlJc w:val="left"/>
      <w:pPr>
        <w:ind w:left="4640" w:hanging="360"/>
      </w:pPr>
      <w:rPr>
        <w:rFonts w:ascii="Wingdings" w:hAnsi="Wingdings" w:hint="default"/>
      </w:rPr>
    </w:lvl>
    <w:lvl w:ilvl="6" w:tplc="04090001" w:tentative="1">
      <w:start w:val="1"/>
      <w:numFmt w:val="bullet"/>
      <w:lvlText w:val=""/>
      <w:lvlJc w:val="left"/>
      <w:pPr>
        <w:ind w:left="5360" w:hanging="360"/>
      </w:pPr>
      <w:rPr>
        <w:rFonts w:ascii="Symbol" w:hAnsi="Symbol" w:hint="default"/>
      </w:rPr>
    </w:lvl>
    <w:lvl w:ilvl="7" w:tplc="04090003" w:tentative="1">
      <w:start w:val="1"/>
      <w:numFmt w:val="bullet"/>
      <w:lvlText w:val="o"/>
      <w:lvlJc w:val="left"/>
      <w:pPr>
        <w:ind w:left="6080" w:hanging="360"/>
      </w:pPr>
      <w:rPr>
        <w:rFonts w:ascii="Courier New" w:hAnsi="Courier New" w:cs="Courier New" w:hint="default"/>
      </w:rPr>
    </w:lvl>
    <w:lvl w:ilvl="8" w:tplc="04090005" w:tentative="1">
      <w:start w:val="1"/>
      <w:numFmt w:val="bullet"/>
      <w:lvlText w:val=""/>
      <w:lvlJc w:val="left"/>
      <w:pPr>
        <w:ind w:left="6800" w:hanging="360"/>
      </w:pPr>
      <w:rPr>
        <w:rFonts w:ascii="Wingdings" w:hAnsi="Wingdings" w:hint="default"/>
      </w:rPr>
    </w:lvl>
  </w:abstractNum>
  <w:abstractNum w:abstractNumId="17" w15:restartNumberingAfterBreak="0">
    <w:nsid w:val="784127AC"/>
    <w:multiLevelType w:val="hybridMultilevel"/>
    <w:tmpl w:val="2FECBB92"/>
    <w:lvl w:ilvl="0" w:tplc="158E5638">
      <w:numFmt w:val="bullet"/>
      <w:lvlText w:val=""/>
      <w:lvlJc w:val="left"/>
      <w:pPr>
        <w:ind w:left="720" w:hanging="360"/>
      </w:pPr>
      <w:rPr>
        <w:rFonts w:ascii="Symbol" w:eastAsiaTheme="minorHAnsi" w:hAnsi="Symbol" w:cs="Microsoft Tai Le"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70221457">
    <w:abstractNumId w:val="13"/>
  </w:num>
  <w:num w:numId="2" w16cid:durableId="257569910">
    <w:abstractNumId w:val="13"/>
  </w:num>
  <w:num w:numId="3" w16cid:durableId="814294271">
    <w:abstractNumId w:val="15"/>
  </w:num>
  <w:num w:numId="4" w16cid:durableId="1969821489">
    <w:abstractNumId w:val="1"/>
  </w:num>
  <w:num w:numId="5" w16cid:durableId="228542050">
    <w:abstractNumId w:val="2"/>
  </w:num>
  <w:num w:numId="6" w16cid:durableId="1611930734">
    <w:abstractNumId w:val="3"/>
  </w:num>
  <w:num w:numId="7" w16cid:durableId="2124423038">
    <w:abstractNumId w:val="4"/>
  </w:num>
  <w:num w:numId="8" w16cid:durableId="612590871">
    <w:abstractNumId w:val="9"/>
  </w:num>
  <w:num w:numId="9" w16cid:durableId="69666489">
    <w:abstractNumId w:val="5"/>
  </w:num>
  <w:num w:numId="10" w16cid:durableId="18632523">
    <w:abstractNumId w:val="6"/>
  </w:num>
  <w:num w:numId="11" w16cid:durableId="212080224">
    <w:abstractNumId w:val="7"/>
  </w:num>
  <w:num w:numId="12" w16cid:durableId="1546134093">
    <w:abstractNumId w:val="8"/>
  </w:num>
  <w:num w:numId="13" w16cid:durableId="14036625">
    <w:abstractNumId w:val="10"/>
  </w:num>
  <w:num w:numId="14" w16cid:durableId="814756634">
    <w:abstractNumId w:val="15"/>
  </w:num>
  <w:num w:numId="15" w16cid:durableId="1362441814">
    <w:abstractNumId w:val="0"/>
  </w:num>
  <w:num w:numId="16" w16cid:durableId="373386697">
    <w:abstractNumId w:val="0"/>
  </w:num>
  <w:num w:numId="17" w16cid:durableId="1734541423">
    <w:abstractNumId w:val="11"/>
  </w:num>
  <w:num w:numId="18" w16cid:durableId="899630833">
    <w:abstractNumId w:val="12"/>
  </w:num>
  <w:num w:numId="19" w16cid:durableId="2004359295">
    <w:abstractNumId w:val="11"/>
  </w:num>
  <w:num w:numId="20" w16cid:durableId="106896319">
    <w:abstractNumId w:val="12"/>
  </w:num>
  <w:num w:numId="21" w16cid:durableId="806163811">
    <w:abstractNumId w:val="11"/>
  </w:num>
  <w:num w:numId="22" w16cid:durableId="1057436788">
    <w:abstractNumId w:val="12"/>
  </w:num>
  <w:num w:numId="23" w16cid:durableId="702900053">
    <w:abstractNumId w:val="11"/>
  </w:num>
  <w:num w:numId="24" w16cid:durableId="600574783">
    <w:abstractNumId w:val="16"/>
  </w:num>
  <w:num w:numId="25" w16cid:durableId="880093900">
    <w:abstractNumId w:val="14"/>
  </w:num>
  <w:num w:numId="26" w16cid:durableId="13410774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4B0"/>
    <w:rsid w:val="000004CA"/>
    <w:rsid w:val="00001331"/>
    <w:rsid w:val="000015D1"/>
    <w:rsid w:val="000019D8"/>
    <w:rsid w:val="0000257E"/>
    <w:rsid w:val="00004B08"/>
    <w:rsid w:val="00004C55"/>
    <w:rsid w:val="00004F02"/>
    <w:rsid w:val="00004F91"/>
    <w:rsid w:val="000056CD"/>
    <w:rsid w:val="00007688"/>
    <w:rsid w:val="00007D69"/>
    <w:rsid w:val="00010307"/>
    <w:rsid w:val="00010401"/>
    <w:rsid w:val="00010B04"/>
    <w:rsid w:val="00011856"/>
    <w:rsid w:val="00011ED3"/>
    <w:rsid w:val="000122FB"/>
    <w:rsid w:val="000129B8"/>
    <w:rsid w:val="00013392"/>
    <w:rsid w:val="000136B0"/>
    <w:rsid w:val="0001397E"/>
    <w:rsid w:val="00013AF5"/>
    <w:rsid w:val="00013D22"/>
    <w:rsid w:val="00015B57"/>
    <w:rsid w:val="00015C99"/>
    <w:rsid w:val="0001679B"/>
    <w:rsid w:val="00016976"/>
    <w:rsid w:val="00017EBA"/>
    <w:rsid w:val="00020339"/>
    <w:rsid w:val="0002054E"/>
    <w:rsid w:val="00021055"/>
    <w:rsid w:val="00021454"/>
    <w:rsid w:val="00021C43"/>
    <w:rsid w:val="000232FA"/>
    <w:rsid w:val="00023B4A"/>
    <w:rsid w:val="00024A5A"/>
    <w:rsid w:val="0002565C"/>
    <w:rsid w:val="00025EFB"/>
    <w:rsid w:val="0002608E"/>
    <w:rsid w:val="00026C42"/>
    <w:rsid w:val="00027611"/>
    <w:rsid w:val="000276F9"/>
    <w:rsid w:val="00027838"/>
    <w:rsid w:val="0003128F"/>
    <w:rsid w:val="00031447"/>
    <w:rsid w:val="000317FA"/>
    <w:rsid w:val="000324BD"/>
    <w:rsid w:val="00033B2B"/>
    <w:rsid w:val="000340A3"/>
    <w:rsid w:val="0003486B"/>
    <w:rsid w:val="00034FB0"/>
    <w:rsid w:val="000352E6"/>
    <w:rsid w:val="00035A08"/>
    <w:rsid w:val="00036019"/>
    <w:rsid w:val="00036F0E"/>
    <w:rsid w:val="000379EF"/>
    <w:rsid w:val="00037BEE"/>
    <w:rsid w:val="00040D5C"/>
    <w:rsid w:val="00040D6E"/>
    <w:rsid w:val="00041440"/>
    <w:rsid w:val="00041D9A"/>
    <w:rsid w:val="00042129"/>
    <w:rsid w:val="00042DA0"/>
    <w:rsid w:val="0004308E"/>
    <w:rsid w:val="00043FB1"/>
    <w:rsid w:val="00043FB6"/>
    <w:rsid w:val="00044230"/>
    <w:rsid w:val="00044787"/>
    <w:rsid w:val="00044B0D"/>
    <w:rsid w:val="000457AF"/>
    <w:rsid w:val="00045A26"/>
    <w:rsid w:val="00045BB0"/>
    <w:rsid w:val="0004625C"/>
    <w:rsid w:val="000471D9"/>
    <w:rsid w:val="00050159"/>
    <w:rsid w:val="000509EC"/>
    <w:rsid w:val="00050A06"/>
    <w:rsid w:val="00052358"/>
    <w:rsid w:val="00052453"/>
    <w:rsid w:val="00052CEF"/>
    <w:rsid w:val="0005373B"/>
    <w:rsid w:val="000541D4"/>
    <w:rsid w:val="00054261"/>
    <w:rsid w:val="0005474E"/>
    <w:rsid w:val="00054E2F"/>
    <w:rsid w:val="00055B2B"/>
    <w:rsid w:val="000575A7"/>
    <w:rsid w:val="00057610"/>
    <w:rsid w:val="000577FD"/>
    <w:rsid w:val="00057CF9"/>
    <w:rsid w:val="00057E76"/>
    <w:rsid w:val="000602F9"/>
    <w:rsid w:val="00060B91"/>
    <w:rsid w:val="00060F32"/>
    <w:rsid w:val="00061602"/>
    <w:rsid w:val="00061FA0"/>
    <w:rsid w:val="0006231C"/>
    <w:rsid w:val="00062E22"/>
    <w:rsid w:val="00063302"/>
    <w:rsid w:val="0006485B"/>
    <w:rsid w:val="00064AD6"/>
    <w:rsid w:val="0006672B"/>
    <w:rsid w:val="00067107"/>
    <w:rsid w:val="00071040"/>
    <w:rsid w:val="00071472"/>
    <w:rsid w:val="00071E35"/>
    <w:rsid w:val="00072336"/>
    <w:rsid w:val="00072AAC"/>
    <w:rsid w:val="000734EF"/>
    <w:rsid w:val="00073CBF"/>
    <w:rsid w:val="00073E22"/>
    <w:rsid w:val="00073EF9"/>
    <w:rsid w:val="00074665"/>
    <w:rsid w:val="00075E85"/>
    <w:rsid w:val="000760F9"/>
    <w:rsid w:val="000766AC"/>
    <w:rsid w:val="00076A63"/>
    <w:rsid w:val="00076C69"/>
    <w:rsid w:val="000816F6"/>
    <w:rsid w:val="00081B31"/>
    <w:rsid w:val="00083054"/>
    <w:rsid w:val="00083386"/>
    <w:rsid w:val="00083F0A"/>
    <w:rsid w:val="00083FF8"/>
    <w:rsid w:val="00084144"/>
    <w:rsid w:val="00084EC8"/>
    <w:rsid w:val="00084FD9"/>
    <w:rsid w:val="00085EC2"/>
    <w:rsid w:val="00085F36"/>
    <w:rsid w:val="00085FFF"/>
    <w:rsid w:val="0008630D"/>
    <w:rsid w:val="00086836"/>
    <w:rsid w:val="00086B16"/>
    <w:rsid w:val="00086BC8"/>
    <w:rsid w:val="00086BFD"/>
    <w:rsid w:val="000879BF"/>
    <w:rsid w:val="00087ED3"/>
    <w:rsid w:val="000905CA"/>
    <w:rsid w:val="00090A17"/>
    <w:rsid w:val="00090D68"/>
    <w:rsid w:val="0009294F"/>
    <w:rsid w:val="0009321C"/>
    <w:rsid w:val="00095BAE"/>
    <w:rsid w:val="00095FC7"/>
    <w:rsid w:val="00095FE8"/>
    <w:rsid w:val="00096194"/>
    <w:rsid w:val="0009696D"/>
    <w:rsid w:val="00096D3B"/>
    <w:rsid w:val="00097848"/>
    <w:rsid w:val="00097E4C"/>
    <w:rsid w:val="000A01E0"/>
    <w:rsid w:val="000A05E6"/>
    <w:rsid w:val="000A1E92"/>
    <w:rsid w:val="000A342F"/>
    <w:rsid w:val="000A3DFA"/>
    <w:rsid w:val="000A3F56"/>
    <w:rsid w:val="000A49BD"/>
    <w:rsid w:val="000A5B1C"/>
    <w:rsid w:val="000A5DE7"/>
    <w:rsid w:val="000A5EB2"/>
    <w:rsid w:val="000A64C2"/>
    <w:rsid w:val="000A70C0"/>
    <w:rsid w:val="000B0202"/>
    <w:rsid w:val="000B0B22"/>
    <w:rsid w:val="000B1652"/>
    <w:rsid w:val="000B1962"/>
    <w:rsid w:val="000B2007"/>
    <w:rsid w:val="000B2420"/>
    <w:rsid w:val="000B2502"/>
    <w:rsid w:val="000B2E63"/>
    <w:rsid w:val="000B3A20"/>
    <w:rsid w:val="000B3FEC"/>
    <w:rsid w:val="000B436F"/>
    <w:rsid w:val="000B636D"/>
    <w:rsid w:val="000C066E"/>
    <w:rsid w:val="000C0AAF"/>
    <w:rsid w:val="000C0C8A"/>
    <w:rsid w:val="000C0EE1"/>
    <w:rsid w:val="000C1257"/>
    <w:rsid w:val="000C1E4B"/>
    <w:rsid w:val="000C2312"/>
    <w:rsid w:val="000C2B55"/>
    <w:rsid w:val="000C366B"/>
    <w:rsid w:val="000C3C96"/>
    <w:rsid w:val="000C4439"/>
    <w:rsid w:val="000C475B"/>
    <w:rsid w:val="000C514E"/>
    <w:rsid w:val="000C5393"/>
    <w:rsid w:val="000C54A9"/>
    <w:rsid w:val="000C5A3E"/>
    <w:rsid w:val="000C63CB"/>
    <w:rsid w:val="000C6545"/>
    <w:rsid w:val="000C6B2C"/>
    <w:rsid w:val="000D0880"/>
    <w:rsid w:val="000D0A42"/>
    <w:rsid w:val="000D114C"/>
    <w:rsid w:val="000D137A"/>
    <w:rsid w:val="000D13C5"/>
    <w:rsid w:val="000D24E2"/>
    <w:rsid w:val="000D2DFE"/>
    <w:rsid w:val="000D2E3D"/>
    <w:rsid w:val="000D3F8E"/>
    <w:rsid w:val="000D4352"/>
    <w:rsid w:val="000D5CA8"/>
    <w:rsid w:val="000D7235"/>
    <w:rsid w:val="000D7537"/>
    <w:rsid w:val="000D7601"/>
    <w:rsid w:val="000D770E"/>
    <w:rsid w:val="000D78EC"/>
    <w:rsid w:val="000E00BC"/>
    <w:rsid w:val="000E02B3"/>
    <w:rsid w:val="000E0EDC"/>
    <w:rsid w:val="000E10A3"/>
    <w:rsid w:val="000E213C"/>
    <w:rsid w:val="000E26C9"/>
    <w:rsid w:val="000E2B58"/>
    <w:rsid w:val="000E2D91"/>
    <w:rsid w:val="000E3480"/>
    <w:rsid w:val="000E38D0"/>
    <w:rsid w:val="000E42D1"/>
    <w:rsid w:val="000E51A8"/>
    <w:rsid w:val="000E5225"/>
    <w:rsid w:val="000E5457"/>
    <w:rsid w:val="000E5DB2"/>
    <w:rsid w:val="000E74D3"/>
    <w:rsid w:val="000E75A1"/>
    <w:rsid w:val="000F020B"/>
    <w:rsid w:val="000F0B8E"/>
    <w:rsid w:val="000F0D7C"/>
    <w:rsid w:val="000F3429"/>
    <w:rsid w:val="000F4047"/>
    <w:rsid w:val="000F4270"/>
    <w:rsid w:val="000F4935"/>
    <w:rsid w:val="000F4D4E"/>
    <w:rsid w:val="000F4D6A"/>
    <w:rsid w:val="000F5257"/>
    <w:rsid w:val="000F6B93"/>
    <w:rsid w:val="000F6E76"/>
    <w:rsid w:val="000F6F9D"/>
    <w:rsid w:val="000F71FC"/>
    <w:rsid w:val="00100A3E"/>
    <w:rsid w:val="00101A40"/>
    <w:rsid w:val="0010372E"/>
    <w:rsid w:val="001040CF"/>
    <w:rsid w:val="00104452"/>
    <w:rsid w:val="0010469F"/>
    <w:rsid w:val="00106422"/>
    <w:rsid w:val="00106F62"/>
    <w:rsid w:val="00107949"/>
    <w:rsid w:val="001102AD"/>
    <w:rsid w:val="00110A11"/>
    <w:rsid w:val="0011168F"/>
    <w:rsid w:val="00111C98"/>
    <w:rsid w:val="00112578"/>
    <w:rsid w:val="00113A8E"/>
    <w:rsid w:val="001156AE"/>
    <w:rsid w:val="0011573A"/>
    <w:rsid w:val="00115A16"/>
    <w:rsid w:val="00115C17"/>
    <w:rsid w:val="00116016"/>
    <w:rsid w:val="0011605A"/>
    <w:rsid w:val="00116441"/>
    <w:rsid w:val="0011765E"/>
    <w:rsid w:val="0012035C"/>
    <w:rsid w:val="00120A98"/>
    <w:rsid w:val="00120C17"/>
    <w:rsid w:val="00120D0E"/>
    <w:rsid w:val="0012124B"/>
    <w:rsid w:val="0012329E"/>
    <w:rsid w:val="00123C56"/>
    <w:rsid w:val="00125EDE"/>
    <w:rsid w:val="0012700A"/>
    <w:rsid w:val="00127261"/>
    <w:rsid w:val="00127ECE"/>
    <w:rsid w:val="00131749"/>
    <w:rsid w:val="001323F5"/>
    <w:rsid w:val="0013259E"/>
    <w:rsid w:val="001331A2"/>
    <w:rsid w:val="00133D20"/>
    <w:rsid w:val="00135C3B"/>
    <w:rsid w:val="001363DB"/>
    <w:rsid w:val="00136755"/>
    <w:rsid w:val="00137517"/>
    <w:rsid w:val="00140134"/>
    <w:rsid w:val="00143B1D"/>
    <w:rsid w:val="00143D73"/>
    <w:rsid w:val="00144298"/>
    <w:rsid w:val="00144983"/>
    <w:rsid w:val="001461DD"/>
    <w:rsid w:val="00147262"/>
    <w:rsid w:val="00147F73"/>
    <w:rsid w:val="00150896"/>
    <w:rsid w:val="00150B0B"/>
    <w:rsid w:val="00151630"/>
    <w:rsid w:val="001516A8"/>
    <w:rsid w:val="00151B85"/>
    <w:rsid w:val="00152074"/>
    <w:rsid w:val="0015229B"/>
    <w:rsid w:val="001523E4"/>
    <w:rsid w:val="00152D8B"/>
    <w:rsid w:val="00153087"/>
    <w:rsid w:val="001537D8"/>
    <w:rsid w:val="00153962"/>
    <w:rsid w:val="001541D0"/>
    <w:rsid w:val="0015422E"/>
    <w:rsid w:val="001552CC"/>
    <w:rsid w:val="001556D1"/>
    <w:rsid w:val="0015596A"/>
    <w:rsid w:val="00155A79"/>
    <w:rsid w:val="00155C7C"/>
    <w:rsid w:val="0015613B"/>
    <w:rsid w:val="001569E5"/>
    <w:rsid w:val="00156FF2"/>
    <w:rsid w:val="0015743A"/>
    <w:rsid w:val="001604E9"/>
    <w:rsid w:val="00160836"/>
    <w:rsid w:val="00161057"/>
    <w:rsid w:val="0016156E"/>
    <w:rsid w:val="00161920"/>
    <w:rsid w:val="00161A61"/>
    <w:rsid w:val="00162710"/>
    <w:rsid w:val="00162755"/>
    <w:rsid w:val="00164145"/>
    <w:rsid w:val="00164943"/>
    <w:rsid w:val="00164FFE"/>
    <w:rsid w:val="001655BF"/>
    <w:rsid w:val="00165705"/>
    <w:rsid w:val="0016582D"/>
    <w:rsid w:val="001658A1"/>
    <w:rsid w:val="00165CEA"/>
    <w:rsid w:val="00165FA4"/>
    <w:rsid w:val="00166A04"/>
    <w:rsid w:val="0016744C"/>
    <w:rsid w:val="001679D8"/>
    <w:rsid w:val="00170062"/>
    <w:rsid w:val="00171432"/>
    <w:rsid w:val="00172BD2"/>
    <w:rsid w:val="00172DAE"/>
    <w:rsid w:val="00172FBE"/>
    <w:rsid w:val="00173995"/>
    <w:rsid w:val="00173D44"/>
    <w:rsid w:val="00174237"/>
    <w:rsid w:val="00174DCF"/>
    <w:rsid w:val="00175AD4"/>
    <w:rsid w:val="00175D05"/>
    <w:rsid w:val="00176CCB"/>
    <w:rsid w:val="0017722F"/>
    <w:rsid w:val="001773A4"/>
    <w:rsid w:val="00177643"/>
    <w:rsid w:val="00177AD3"/>
    <w:rsid w:val="001808AA"/>
    <w:rsid w:val="00181DD8"/>
    <w:rsid w:val="001822BC"/>
    <w:rsid w:val="00184071"/>
    <w:rsid w:val="00185249"/>
    <w:rsid w:val="001858D0"/>
    <w:rsid w:val="00185C4A"/>
    <w:rsid w:val="00185FDE"/>
    <w:rsid w:val="00186936"/>
    <w:rsid w:val="00187249"/>
    <w:rsid w:val="00187FCC"/>
    <w:rsid w:val="00190609"/>
    <w:rsid w:val="00190B19"/>
    <w:rsid w:val="00190E57"/>
    <w:rsid w:val="0019170E"/>
    <w:rsid w:val="0019220A"/>
    <w:rsid w:val="00192298"/>
    <w:rsid w:val="00192A4E"/>
    <w:rsid w:val="00193C91"/>
    <w:rsid w:val="001940A0"/>
    <w:rsid w:val="001944ED"/>
    <w:rsid w:val="00194718"/>
    <w:rsid w:val="0019474F"/>
    <w:rsid w:val="00195231"/>
    <w:rsid w:val="00195292"/>
    <w:rsid w:val="001956B7"/>
    <w:rsid w:val="00195959"/>
    <w:rsid w:val="001959A0"/>
    <w:rsid w:val="001959AC"/>
    <w:rsid w:val="0019610A"/>
    <w:rsid w:val="00196BE1"/>
    <w:rsid w:val="00196C7A"/>
    <w:rsid w:val="001971EB"/>
    <w:rsid w:val="00197321"/>
    <w:rsid w:val="001979B1"/>
    <w:rsid w:val="001A03FE"/>
    <w:rsid w:val="001A15EF"/>
    <w:rsid w:val="001A1A21"/>
    <w:rsid w:val="001A1F66"/>
    <w:rsid w:val="001A415A"/>
    <w:rsid w:val="001A44B2"/>
    <w:rsid w:val="001A48FB"/>
    <w:rsid w:val="001A5072"/>
    <w:rsid w:val="001A54E6"/>
    <w:rsid w:val="001A6359"/>
    <w:rsid w:val="001A75DE"/>
    <w:rsid w:val="001A7896"/>
    <w:rsid w:val="001A7EE3"/>
    <w:rsid w:val="001B053F"/>
    <w:rsid w:val="001B0B72"/>
    <w:rsid w:val="001B0C19"/>
    <w:rsid w:val="001B0F92"/>
    <w:rsid w:val="001B1180"/>
    <w:rsid w:val="001B2ABD"/>
    <w:rsid w:val="001B3851"/>
    <w:rsid w:val="001B4067"/>
    <w:rsid w:val="001B40A0"/>
    <w:rsid w:val="001B60DC"/>
    <w:rsid w:val="001B6334"/>
    <w:rsid w:val="001B7073"/>
    <w:rsid w:val="001B71B6"/>
    <w:rsid w:val="001B71EC"/>
    <w:rsid w:val="001C043A"/>
    <w:rsid w:val="001C0726"/>
    <w:rsid w:val="001C1031"/>
    <w:rsid w:val="001C23A8"/>
    <w:rsid w:val="001C26B3"/>
    <w:rsid w:val="001C28B9"/>
    <w:rsid w:val="001C2A98"/>
    <w:rsid w:val="001C3F65"/>
    <w:rsid w:val="001C4545"/>
    <w:rsid w:val="001C4D9E"/>
    <w:rsid w:val="001C4F6B"/>
    <w:rsid w:val="001C5E4B"/>
    <w:rsid w:val="001C5E8D"/>
    <w:rsid w:val="001C61D9"/>
    <w:rsid w:val="001C673F"/>
    <w:rsid w:val="001C6B44"/>
    <w:rsid w:val="001C79DC"/>
    <w:rsid w:val="001C7AE2"/>
    <w:rsid w:val="001D0786"/>
    <w:rsid w:val="001D0E38"/>
    <w:rsid w:val="001D1A8D"/>
    <w:rsid w:val="001D1DB6"/>
    <w:rsid w:val="001D2817"/>
    <w:rsid w:val="001D3684"/>
    <w:rsid w:val="001D434E"/>
    <w:rsid w:val="001D443B"/>
    <w:rsid w:val="001D4F00"/>
    <w:rsid w:val="001D51C9"/>
    <w:rsid w:val="001D5561"/>
    <w:rsid w:val="001D604F"/>
    <w:rsid w:val="001D6851"/>
    <w:rsid w:val="001D6AC8"/>
    <w:rsid w:val="001D7A41"/>
    <w:rsid w:val="001E0D89"/>
    <w:rsid w:val="001E12A4"/>
    <w:rsid w:val="001E1547"/>
    <w:rsid w:val="001E164E"/>
    <w:rsid w:val="001E1832"/>
    <w:rsid w:val="001E19E9"/>
    <w:rsid w:val="001E1C6E"/>
    <w:rsid w:val="001E1E39"/>
    <w:rsid w:val="001E2442"/>
    <w:rsid w:val="001E28B2"/>
    <w:rsid w:val="001E3C42"/>
    <w:rsid w:val="001E4991"/>
    <w:rsid w:val="001E567F"/>
    <w:rsid w:val="001E5A17"/>
    <w:rsid w:val="001E60CD"/>
    <w:rsid w:val="001E64DD"/>
    <w:rsid w:val="001E6644"/>
    <w:rsid w:val="001E694D"/>
    <w:rsid w:val="001E6F3F"/>
    <w:rsid w:val="001E712C"/>
    <w:rsid w:val="001E7371"/>
    <w:rsid w:val="001E7476"/>
    <w:rsid w:val="001E76C4"/>
    <w:rsid w:val="001E7FA2"/>
    <w:rsid w:val="001F08B7"/>
    <w:rsid w:val="001F1CE7"/>
    <w:rsid w:val="001F23B3"/>
    <w:rsid w:val="001F29C5"/>
    <w:rsid w:val="001F5259"/>
    <w:rsid w:val="001F56FF"/>
    <w:rsid w:val="001F68C8"/>
    <w:rsid w:val="001F79C7"/>
    <w:rsid w:val="001F7BE4"/>
    <w:rsid w:val="001F7EF8"/>
    <w:rsid w:val="002000FC"/>
    <w:rsid w:val="0020012A"/>
    <w:rsid w:val="00200481"/>
    <w:rsid w:val="00200883"/>
    <w:rsid w:val="00201AED"/>
    <w:rsid w:val="00201F51"/>
    <w:rsid w:val="0020266C"/>
    <w:rsid w:val="00202E90"/>
    <w:rsid w:val="00202EB7"/>
    <w:rsid w:val="002031B0"/>
    <w:rsid w:val="00204AEF"/>
    <w:rsid w:val="00204B0D"/>
    <w:rsid w:val="00204E77"/>
    <w:rsid w:val="00206204"/>
    <w:rsid w:val="0020651C"/>
    <w:rsid w:val="00206A12"/>
    <w:rsid w:val="00206B9F"/>
    <w:rsid w:val="00206D3A"/>
    <w:rsid w:val="002074D8"/>
    <w:rsid w:val="0021050C"/>
    <w:rsid w:val="002105AF"/>
    <w:rsid w:val="00210B98"/>
    <w:rsid w:val="00210D4B"/>
    <w:rsid w:val="00210D81"/>
    <w:rsid w:val="00210F34"/>
    <w:rsid w:val="0021170F"/>
    <w:rsid w:val="00211A01"/>
    <w:rsid w:val="00211AEB"/>
    <w:rsid w:val="002122F1"/>
    <w:rsid w:val="0021261C"/>
    <w:rsid w:val="00213AF5"/>
    <w:rsid w:val="00213E77"/>
    <w:rsid w:val="00214234"/>
    <w:rsid w:val="00214297"/>
    <w:rsid w:val="00214675"/>
    <w:rsid w:val="00214749"/>
    <w:rsid w:val="00214E60"/>
    <w:rsid w:val="00215071"/>
    <w:rsid w:val="002160D9"/>
    <w:rsid w:val="002165D8"/>
    <w:rsid w:val="00217AB0"/>
    <w:rsid w:val="00217E71"/>
    <w:rsid w:val="00220D7C"/>
    <w:rsid w:val="00221043"/>
    <w:rsid w:val="00221DCD"/>
    <w:rsid w:val="00222C78"/>
    <w:rsid w:val="002230A8"/>
    <w:rsid w:val="0022521F"/>
    <w:rsid w:val="0022555D"/>
    <w:rsid w:val="00225974"/>
    <w:rsid w:val="00225B50"/>
    <w:rsid w:val="00225DA2"/>
    <w:rsid w:val="00226044"/>
    <w:rsid w:val="00226A1E"/>
    <w:rsid w:val="002306D1"/>
    <w:rsid w:val="00230A52"/>
    <w:rsid w:val="0023159B"/>
    <w:rsid w:val="002317BC"/>
    <w:rsid w:val="0023194E"/>
    <w:rsid w:val="00231C46"/>
    <w:rsid w:val="00232742"/>
    <w:rsid w:val="002330CE"/>
    <w:rsid w:val="002335A7"/>
    <w:rsid w:val="00234472"/>
    <w:rsid w:val="00234E6D"/>
    <w:rsid w:val="002352C7"/>
    <w:rsid w:val="002371BC"/>
    <w:rsid w:val="002376AF"/>
    <w:rsid w:val="00237B63"/>
    <w:rsid w:val="00237D10"/>
    <w:rsid w:val="00240F5B"/>
    <w:rsid w:val="002416E0"/>
    <w:rsid w:val="00242049"/>
    <w:rsid w:val="00242863"/>
    <w:rsid w:val="00242BD8"/>
    <w:rsid w:val="00244411"/>
    <w:rsid w:val="00244D58"/>
    <w:rsid w:val="00245038"/>
    <w:rsid w:val="00245129"/>
    <w:rsid w:val="00247426"/>
    <w:rsid w:val="0024794A"/>
    <w:rsid w:val="00251074"/>
    <w:rsid w:val="002511D3"/>
    <w:rsid w:val="00251D39"/>
    <w:rsid w:val="00252029"/>
    <w:rsid w:val="002539DD"/>
    <w:rsid w:val="002556BB"/>
    <w:rsid w:val="00256116"/>
    <w:rsid w:val="0025626E"/>
    <w:rsid w:val="00260062"/>
    <w:rsid w:val="00260C23"/>
    <w:rsid w:val="002622C5"/>
    <w:rsid w:val="00262778"/>
    <w:rsid w:val="0026353D"/>
    <w:rsid w:val="002645AC"/>
    <w:rsid w:val="00264C36"/>
    <w:rsid w:val="00265076"/>
    <w:rsid w:val="002651C4"/>
    <w:rsid w:val="00266522"/>
    <w:rsid w:val="002665EE"/>
    <w:rsid w:val="002677F3"/>
    <w:rsid w:val="002727E5"/>
    <w:rsid w:val="0027292E"/>
    <w:rsid w:val="002769F2"/>
    <w:rsid w:val="00277415"/>
    <w:rsid w:val="0027758E"/>
    <w:rsid w:val="00277A4E"/>
    <w:rsid w:val="00277D26"/>
    <w:rsid w:val="00277F41"/>
    <w:rsid w:val="0028135A"/>
    <w:rsid w:val="00281403"/>
    <w:rsid w:val="00281566"/>
    <w:rsid w:val="002816FE"/>
    <w:rsid w:val="0028236A"/>
    <w:rsid w:val="00283B5E"/>
    <w:rsid w:val="00284782"/>
    <w:rsid w:val="00284F91"/>
    <w:rsid w:val="00286328"/>
    <w:rsid w:val="00286670"/>
    <w:rsid w:val="0028676E"/>
    <w:rsid w:val="002868D7"/>
    <w:rsid w:val="002869A2"/>
    <w:rsid w:val="00286C52"/>
    <w:rsid w:val="00286EEB"/>
    <w:rsid w:val="0028711A"/>
    <w:rsid w:val="00287C36"/>
    <w:rsid w:val="00287C68"/>
    <w:rsid w:val="002906D4"/>
    <w:rsid w:val="00290915"/>
    <w:rsid w:val="0029112B"/>
    <w:rsid w:val="002913A6"/>
    <w:rsid w:val="00291BA2"/>
    <w:rsid w:val="00291D74"/>
    <w:rsid w:val="00292A61"/>
    <w:rsid w:val="00292D54"/>
    <w:rsid w:val="002931C3"/>
    <w:rsid w:val="00293795"/>
    <w:rsid w:val="002939A3"/>
    <w:rsid w:val="00293BA7"/>
    <w:rsid w:val="0029434D"/>
    <w:rsid w:val="00294350"/>
    <w:rsid w:val="002947D7"/>
    <w:rsid w:val="00294EFB"/>
    <w:rsid w:val="00295146"/>
    <w:rsid w:val="00297316"/>
    <w:rsid w:val="00297574"/>
    <w:rsid w:val="002A0263"/>
    <w:rsid w:val="002A028E"/>
    <w:rsid w:val="002A0DCC"/>
    <w:rsid w:val="002A17B6"/>
    <w:rsid w:val="002A246C"/>
    <w:rsid w:val="002A36B6"/>
    <w:rsid w:val="002A3C03"/>
    <w:rsid w:val="002A40FF"/>
    <w:rsid w:val="002A433F"/>
    <w:rsid w:val="002A58BD"/>
    <w:rsid w:val="002A6289"/>
    <w:rsid w:val="002A65C4"/>
    <w:rsid w:val="002A7ABC"/>
    <w:rsid w:val="002A7B91"/>
    <w:rsid w:val="002B19DF"/>
    <w:rsid w:val="002B2245"/>
    <w:rsid w:val="002B24E1"/>
    <w:rsid w:val="002B2840"/>
    <w:rsid w:val="002B2B60"/>
    <w:rsid w:val="002B30F3"/>
    <w:rsid w:val="002B37F9"/>
    <w:rsid w:val="002B3CDE"/>
    <w:rsid w:val="002B4290"/>
    <w:rsid w:val="002B43FA"/>
    <w:rsid w:val="002B4F66"/>
    <w:rsid w:val="002B542B"/>
    <w:rsid w:val="002B555F"/>
    <w:rsid w:val="002B55E5"/>
    <w:rsid w:val="002B5771"/>
    <w:rsid w:val="002B5D91"/>
    <w:rsid w:val="002B612E"/>
    <w:rsid w:val="002B619E"/>
    <w:rsid w:val="002B6BEB"/>
    <w:rsid w:val="002B7373"/>
    <w:rsid w:val="002C0410"/>
    <w:rsid w:val="002C04A9"/>
    <w:rsid w:val="002C09E2"/>
    <w:rsid w:val="002C0B32"/>
    <w:rsid w:val="002C2732"/>
    <w:rsid w:val="002C2977"/>
    <w:rsid w:val="002C2FA8"/>
    <w:rsid w:val="002C3361"/>
    <w:rsid w:val="002C35BC"/>
    <w:rsid w:val="002C3CF4"/>
    <w:rsid w:val="002C3D07"/>
    <w:rsid w:val="002C3E6D"/>
    <w:rsid w:val="002C4823"/>
    <w:rsid w:val="002C55B3"/>
    <w:rsid w:val="002C68A4"/>
    <w:rsid w:val="002C7528"/>
    <w:rsid w:val="002C7563"/>
    <w:rsid w:val="002C7ACF"/>
    <w:rsid w:val="002C7CE1"/>
    <w:rsid w:val="002D0225"/>
    <w:rsid w:val="002D0E91"/>
    <w:rsid w:val="002D0E93"/>
    <w:rsid w:val="002D15D2"/>
    <w:rsid w:val="002D1825"/>
    <w:rsid w:val="002D1E36"/>
    <w:rsid w:val="002D1E3F"/>
    <w:rsid w:val="002D4044"/>
    <w:rsid w:val="002D458F"/>
    <w:rsid w:val="002D4832"/>
    <w:rsid w:val="002D4B55"/>
    <w:rsid w:val="002D4BBD"/>
    <w:rsid w:val="002D4EE7"/>
    <w:rsid w:val="002D51A2"/>
    <w:rsid w:val="002D60D9"/>
    <w:rsid w:val="002D6622"/>
    <w:rsid w:val="002D7A42"/>
    <w:rsid w:val="002E010B"/>
    <w:rsid w:val="002E02B4"/>
    <w:rsid w:val="002E0BF0"/>
    <w:rsid w:val="002E0C97"/>
    <w:rsid w:val="002E3994"/>
    <w:rsid w:val="002E4005"/>
    <w:rsid w:val="002E403F"/>
    <w:rsid w:val="002E4AD6"/>
    <w:rsid w:val="002E526A"/>
    <w:rsid w:val="002E54E3"/>
    <w:rsid w:val="002E65D4"/>
    <w:rsid w:val="002E7014"/>
    <w:rsid w:val="002E7FBD"/>
    <w:rsid w:val="002F06B8"/>
    <w:rsid w:val="002F09D8"/>
    <w:rsid w:val="002F14CB"/>
    <w:rsid w:val="002F2D83"/>
    <w:rsid w:val="002F30AA"/>
    <w:rsid w:val="002F31AC"/>
    <w:rsid w:val="002F33E2"/>
    <w:rsid w:val="002F3C69"/>
    <w:rsid w:val="002F42F4"/>
    <w:rsid w:val="002F4AA3"/>
    <w:rsid w:val="002F4F31"/>
    <w:rsid w:val="002F5B77"/>
    <w:rsid w:val="002F5C11"/>
    <w:rsid w:val="002F62FA"/>
    <w:rsid w:val="002F6676"/>
    <w:rsid w:val="002F6DCC"/>
    <w:rsid w:val="002F726E"/>
    <w:rsid w:val="002F74A5"/>
    <w:rsid w:val="002F7879"/>
    <w:rsid w:val="002F7FDA"/>
    <w:rsid w:val="00300A29"/>
    <w:rsid w:val="00301007"/>
    <w:rsid w:val="00301225"/>
    <w:rsid w:val="00301623"/>
    <w:rsid w:val="0030180C"/>
    <w:rsid w:val="00301A2E"/>
    <w:rsid w:val="00302076"/>
    <w:rsid w:val="00302320"/>
    <w:rsid w:val="003029C2"/>
    <w:rsid w:val="00302A6D"/>
    <w:rsid w:val="0030358A"/>
    <w:rsid w:val="00303968"/>
    <w:rsid w:val="003039C5"/>
    <w:rsid w:val="00303ABA"/>
    <w:rsid w:val="00305546"/>
    <w:rsid w:val="00305AE0"/>
    <w:rsid w:val="003066F6"/>
    <w:rsid w:val="00306A42"/>
    <w:rsid w:val="003101EF"/>
    <w:rsid w:val="0031067B"/>
    <w:rsid w:val="003110CE"/>
    <w:rsid w:val="00311A64"/>
    <w:rsid w:val="00313196"/>
    <w:rsid w:val="003132D5"/>
    <w:rsid w:val="00313569"/>
    <w:rsid w:val="00313590"/>
    <w:rsid w:val="00313C02"/>
    <w:rsid w:val="0031458D"/>
    <w:rsid w:val="00314757"/>
    <w:rsid w:val="00314C58"/>
    <w:rsid w:val="00315343"/>
    <w:rsid w:val="00316142"/>
    <w:rsid w:val="0031634F"/>
    <w:rsid w:val="00316E0A"/>
    <w:rsid w:val="003170FF"/>
    <w:rsid w:val="00317DA1"/>
    <w:rsid w:val="003209DB"/>
    <w:rsid w:val="003213E1"/>
    <w:rsid w:val="00321998"/>
    <w:rsid w:val="003220E4"/>
    <w:rsid w:val="0032215F"/>
    <w:rsid w:val="00323558"/>
    <w:rsid w:val="00323A16"/>
    <w:rsid w:val="0032472B"/>
    <w:rsid w:val="003251A8"/>
    <w:rsid w:val="0032526D"/>
    <w:rsid w:val="00325A71"/>
    <w:rsid w:val="00326156"/>
    <w:rsid w:val="00326F7E"/>
    <w:rsid w:val="00327359"/>
    <w:rsid w:val="00327C2C"/>
    <w:rsid w:val="00327D62"/>
    <w:rsid w:val="00330A19"/>
    <w:rsid w:val="00330F39"/>
    <w:rsid w:val="0033126E"/>
    <w:rsid w:val="00332EAB"/>
    <w:rsid w:val="003330FC"/>
    <w:rsid w:val="00333472"/>
    <w:rsid w:val="0033453C"/>
    <w:rsid w:val="00334886"/>
    <w:rsid w:val="00335638"/>
    <w:rsid w:val="00335B3F"/>
    <w:rsid w:val="00336D23"/>
    <w:rsid w:val="00336F5B"/>
    <w:rsid w:val="00337F97"/>
    <w:rsid w:val="003400A6"/>
    <w:rsid w:val="0034014E"/>
    <w:rsid w:val="00340407"/>
    <w:rsid w:val="00341582"/>
    <w:rsid w:val="00341A29"/>
    <w:rsid w:val="00341ADF"/>
    <w:rsid w:val="003423CE"/>
    <w:rsid w:val="003426D7"/>
    <w:rsid w:val="0034293D"/>
    <w:rsid w:val="00343045"/>
    <w:rsid w:val="00343BF0"/>
    <w:rsid w:val="00343CE1"/>
    <w:rsid w:val="003456ED"/>
    <w:rsid w:val="003457B3"/>
    <w:rsid w:val="0034676B"/>
    <w:rsid w:val="0034754C"/>
    <w:rsid w:val="00347704"/>
    <w:rsid w:val="003477F1"/>
    <w:rsid w:val="00347BBD"/>
    <w:rsid w:val="00350999"/>
    <w:rsid w:val="00350A4A"/>
    <w:rsid w:val="00350CBF"/>
    <w:rsid w:val="00351BB3"/>
    <w:rsid w:val="00351FC8"/>
    <w:rsid w:val="00352BA1"/>
    <w:rsid w:val="00352CBF"/>
    <w:rsid w:val="00352F6A"/>
    <w:rsid w:val="00353A4B"/>
    <w:rsid w:val="00354731"/>
    <w:rsid w:val="003555D0"/>
    <w:rsid w:val="00360694"/>
    <w:rsid w:val="003621FA"/>
    <w:rsid w:val="00362F0F"/>
    <w:rsid w:val="00364386"/>
    <w:rsid w:val="00364905"/>
    <w:rsid w:val="00364B03"/>
    <w:rsid w:val="003657C6"/>
    <w:rsid w:val="00365EC1"/>
    <w:rsid w:val="00366953"/>
    <w:rsid w:val="00366A6E"/>
    <w:rsid w:val="00367FF2"/>
    <w:rsid w:val="0037085F"/>
    <w:rsid w:val="00370C9B"/>
    <w:rsid w:val="00370E1A"/>
    <w:rsid w:val="00371278"/>
    <w:rsid w:val="0037140E"/>
    <w:rsid w:val="00371A3D"/>
    <w:rsid w:val="0037245F"/>
    <w:rsid w:val="003725FA"/>
    <w:rsid w:val="003730E5"/>
    <w:rsid w:val="003734CF"/>
    <w:rsid w:val="00373DDA"/>
    <w:rsid w:val="00374473"/>
    <w:rsid w:val="00375421"/>
    <w:rsid w:val="00375431"/>
    <w:rsid w:val="003756FC"/>
    <w:rsid w:val="003760E3"/>
    <w:rsid w:val="003761FC"/>
    <w:rsid w:val="00376237"/>
    <w:rsid w:val="00376270"/>
    <w:rsid w:val="00376A0C"/>
    <w:rsid w:val="00376D6A"/>
    <w:rsid w:val="00377B03"/>
    <w:rsid w:val="003803E2"/>
    <w:rsid w:val="00380CB1"/>
    <w:rsid w:val="00381C06"/>
    <w:rsid w:val="00383440"/>
    <w:rsid w:val="0038424E"/>
    <w:rsid w:val="0038445A"/>
    <w:rsid w:val="0038450B"/>
    <w:rsid w:val="00384CE1"/>
    <w:rsid w:val="00384D5A"/>
    <w:rsid w:val="00384D64"/>
    <w:rsid w:val="00385232"/>
    <w:rsid w:val="0038650F"/>
    <w:rsid w:val="00387503"/>
    <w:rsid w:val="00387691"/>
    <w:rsid w:val="003908C1"/>
    <w:rsid w:val="00390E39"/>
    <w:rsid w:val="003915A3"/>
    <w:rsid w:val="00391B0B"/>
    <w:rsid w:val="00391D7E"/>
    <w:rsid w:val="003925D5"/>
    <w:rsid w:val="00392FEA"/>
    <w:rsid w:val="0039356E"/>
    <w:rsid w:val="00393B37"/>
    <w:rsid w:val="00394AE4"/>
    <w:rsid w:val="0039502B"/>
    <w:rsid w:val="00395AAC"/>
    <w:rsid w:val="0039626D"/>
    <w:rsid w:val="00396347"/>
    <w:rsid w:val="00396B99"/>
    <w:rsid w:val="0039702B"/>
    <w:rsid w:val="00397F4A"/>
    <w:rsid w:val="003A0CBC"/>
    <w:rsid w:val="003A188B"/>
    <w:rsid w:val="003A1B7B"/>
    <w:rsid w:val="003A3187"/>
    <w:rsid w:val="003A3588"/>
    <w:rsid w:val="003A36C7"/>
    <w:rsid w:val="003A3D4D"/>
    <w:rsid w:val="003A3ECC"/>
    <w:rsid w:val="003A44C2"/>
    <w:rsid w:val="003A4A38"/>
    <w:rsid w:val="003A4C0D"/>
    <w:rsid w:val="003A4C5E"/>
    <w:rsid w:val="003A556A"/>
    <w:rsid w:val="003A55F5"/>
    <w:rsid w:val="003A600E"/>
    <w:rsid w:val="003A63CE"/>
    <w:rsid w:val="003A644B"/>
    <w:rsid w:val="003A65AB"/>
    <w:rsid w:val="003A667D"/>
    <w:rsid w:val="003A6B87"/>
    <w:rsid w:val="003A6D1A"/>
    <w:rsid w:val="003B155D"/>
    <w:rsid w:val="003B1CAE"/>
    <w:rsid w:val="003B1F2B"/>
    <w:rsid w:val="003B2310"/>
    <w:rsid w:val="003B2610"/>
    <w:rsid w:val="003B296E"/>
    <w:rsid w:val="003B29E2"/>
    <w:rsid w:val="003B2C94"/>
    <w:rsid w:val="003B339D"/>
    <w:rsid w:val="003B3E67"/>
    <w:rsid w:val="003B44DB"/>
    <w:rsid w:val="003B5704"/>
    <w:rsid w:val="003B5CA1"/>
    <w:rsid w:val="003B5F86"/>
    <w:rsid w:val="003B6CEC"/>
    <w:rsid w:val="003B6F61"/>
    <w:rsid w:val="003B705B"/>
    <w:rsid w:val="003B7833"/>
    <w:rsid w:val="003C0E1B"/>
    <w:rsid w:val="003C1324"/>
    <w:rsid w:val="003C2124"/>
    <w:rsid w:val="003C34B4"/>
    <w:rsid w:val="003C387A"/>
    <w:rsid w:val="003C3C1A"/>
    <w:rsid w:val="003C3C55"/>
    <w:rsid w:val="003C3DC3"/>
    <w:rsid w:val="003C40FF"/>
    <w:rsid w:val="003C4404"/>
    <w:rsid w:val="003C473E"/>
    <w:rsid w:val="003C47BB"/>
    <w:rsid w:val="003C4C63"/>
    <w:rsid w:val="003C4D85"/>
    <w:rsid w:val="003C4DAC"/>
    <w:rsid w:val="003C51AF"/>
    <w:rsid w:val="003C59E0"/>
    <w:rsid w:val="003C5D4F"/>
    <w:rsid w:val="003C62E8"/>
    <w:rsid w:val="003C641C"/>
    <w:rsid w:val="003C6B21"/>
    <w:rsid w:val="003C701F"/>
    <w:rsid w:val="003D05CB"/>
    <w:rsid w:val="003D0C7D"/>
    <w:rsid w:val="003D0D63"/>
    <w:rsid w:val="003D21F2"/>
    <w:rsid w:val="003D4428"/>
    <w:rsid w:val="003D44B0"/>
    <w:rsid w:val="003D53AF"/>
    <w:rsid w:val="003D576E"/>
    <w:rsid w:val="003D5959"/>
    <w:rsid w:val="003D73A4"/>
    <w:rsid w:val="003D75F4"/>
    <w:rsid w:val="003D7FA1"/>
    <w:rsid w:val="003E09F0"/>
    <w:rsid w:val="003E1194"/>
    <w:rsid w:val="003E11E9"/>
    <w:rsid w:val="003E179D"/>
    <w:rsid w:val="003E18DD"/>
    <w:rsid w:val="003E1A80"/>
    <w:rsid w:val="003E1EE1"/>
    <w:rsid w:val="003E2143"/>
    <w:rsid w:val="003E237B"/>
    <w:rsid w:val="003E25D8"/>
    <w:rsid w:val="003E2950"/>
    <w:rsid w:val="003E3033"/>
    <w:rsid w:val="003E31E9"/>
    <w:rsid w:val="003E3916"/>
    <w:rsid w:val="003E40A1"/>
    <w:rsid w:val="003E41E4"/>
    <w:rsid w:val="003E43AE"/>
    <w:rsid w:val="003E6385"/>
    <w:rsid w:val="003E65E3"/>
    <w:rsid w:val="003E6B71"/>
    <w:rsid w:val="003E6FE8"/>
    <w:rsid w:val="003F0079"/>
    <w:rsid w:val="003F0A01"/>
    <w:rsid w:val="003F19BB"/>
    <w:rsid w:val="003F1F78"/>
    <w:rsid w:val="003F22BF"/>
    <w:rsid w:val="003F2CA5"/>
    <w:rsid w:val="003F3033"/>
    <w:rsid w:val="003F36F0"/>
    <w:rsid w:val="003F3ABE"/>
    <w:rsid w:val="003F5140"/>
    <w:rsid w:val="003F5194"/>
    <w:rsid w:val="003F560D"/>
    <w:rsid w:val="003F5790"/>
    <w:rsid w:val="003F5963"/>
    <w:rsid w:val="003F6801"/>
    <w:rsid w:val="003F6D22"/>
    <w:rsid w:val="003F77DA"/>
    <w:rsid w:val="003F7812"/>
    <w:rsid w:val="004002FF"/>
    <w:rsid w:val="00400EC1"/>
    <w:rsid w:val="00400FD9"/>
    <w:rsid w:val="004019ED"/>
    <w:rsid w:val="004029ED"/>
    <w:rsid w:val="00402DC6"/>
    <w:rsid w:val="004039C4"/>
    <w:rsid w:val="00403B39"/>
    <w:rsid w:val="00403B9F"/>
    <w:rsid w:val="00404EB5"/>
    <w:rsid w:val="004058D1"/>
    <w:rsid w:val="00405AFE"/>
    <w:rsid w:val="00406106"/>
    <w:rsid w:val="00406E2C"/>
    <w:rsid w:val="004076B8"/>
    <w:rsid w:val="00407A96"/>
    <w:rsid w:val="004107FC"/>
    <w:rsid w:val="00410BD7"/>
    <w:rsid w:val="00410D66"/>
    <w:rsid w:val="0041149D"/>
    <w:rsid w:val="004116A5"/>
    <w:rsid w:val="00411795"/>
    <w:rsid w:val="00411D7C"/>
    <w:rsid w:val="00411E74"/>
    <w:rsid w:val="00412385"/>
    <w:rsid w:val="004139D5"/>
    <w:rsid w:val="00413C4B"/>
    <w:rsid w:val="00413EE4"/>
    <w:rsid w:val="00414436"/>
    <w:rsid w:val="00414452"/>
    <w:rsid w:val="004146BD"/>
    <w:rsid w:val="004148A1"/>
    <w:rsid w:val="00415142"/>
    <w:rsid w:val="0041549E"/>
    <w:rsid w:val="00415BEA"/>
    <w:rsid w:val="00415E67"/>
    <w:rsid w:val="00416304"/>
    <w:rsid w:val="00416570"/>
    <w:rsid w:val="00417585"/>
    <w:rsid w:val="0041797D"/>
    <w:rsid w:val="00417A46"/>
    <w:rsid w:val="004202E7"/>
    <w:rsid w:val="00420679"/>
    <w:rsid w:val="00420929"/>
    <w:rsid w:val="00420F9C"/>
    <w:rsid w:val="004213B8"/>
    <w:rsid w:val="0042151F"/>
    <w:rsid w:val="00421914"/>
    <w:rsid w:val="00422497"/>
    <w:rsid w:val="004236AF"/>
    <w:rsid w:val="00424211"/>
    <w:rsid w:val="00424388"/>
    <w:rsid w:val="00424874"/>
    <w:rsid w:val="004255F2"/>
    <w:rsid w:val="00426C24"/>
    <w:rsid w:val="00426D4D"/>
    <w:rsid w:val="0042750E"/>
    <w:rsid w:val="00427EB5"/>
    <w:rsid w:val="00430600"/>
    <w:rsid w:val="0043080A"/>
    <w:rsid w:val="00431175"/>
    <w:rsid w:val="004314C3"/>
    <w:rsid w:val="004315E7"/>
    <w:rsid w:val="0043165B"/>
    <w:rsid w:val="00431CE9"/>
    <w:rsid w:val="00432AF0"/>
    <w:rsid w:val="0043301E"/>
    <w:rsid w:val="004336D5"/>
    <w:rsid w:val="004337F2"/>
    <w:rsid w:val="00433C06"/>
    <w:rsid w:val="004342B4"/>
    <w:rsid w:val="00434EE4"/>
    <w:rsid w:val="0043536F"/>
    <w:rsid w:val="00435604"/>
    <w:rsid w:val="00435F1A"/>
    <w:rsid w:val="004361DE"/>
    <w:rsid w:val="00436265"/>
    <w:rsid w:val="00436778"/>
    <w:rsid w:val="00436907"/>
    <w:rsid w:val="00436CC2"/>
    <w:rsid w:val="00437043"/>
    <w:rsid w:val="004370CE"/>
    <w:rsid w:val="00437CAB"/>
    <w:rsid w:val="00437F84"/>
    <w:rsid w:val="00440710"/>
    <w:rsid w:val="0044184D"/>
    <w:rsid w:val="0044210C"/>
    <w:rsid w:val="0044211D"/>
    <w:rsid w:val="004421B4"/>
    <w:rsid w:val="004423E4"/>
    <w:rsid w:val="00442988"/>
    <w:rsid w:val="004433EC"/>
    <w:rsid w:val="0044346D"/>
    <w:rsid w:val="00443A18"/>
    <w:rsid w:val="00443E30"/>
    <w:rsid w:val="00444CFE"/>
    <w:rsid w:val="0044515B"/>
    <w:rsid w:val="004459ED"/>
    <w:rsid w:val="00445A8F"/>
    <w:rsid w:val="00445EE7"/>
    <w:rsid w:val="00445F31"/>
    <w:rsid w:val="0044601D"/>
    <w:rsid w:val="00446451"/>
    <w:rsid w:val="00447C9D"/>
    <w:rsid w:val="00447FE0"/>
    <w:rsid w:val="00450A5E"/>
    <w:rsid w:val="00450B17"/>
    <w:rsid w:val="004511D1"/>
    <w:rsid w:val="00451B84"/>
    <w:rsid w:val="0045250D"/>
    <w:rsid w:val="00452C93"/>
    <w:rsid w:val="004531B5"/>
    <w:rsid w:val="0045359F"/>
    <w:rsid w:val="00453707"/>
    <w:rsid w:val="00453789"/>
    <w:rsid w:val="0045477F"/>
    <w:rsid w:val="00455247"/>
    <w:rsid w:val="00455B49"/>
    <w:rsid w:val="00455D74"/>
    <w:rsid w:val="00456017"/>
    <w:rsid w:val="00456F3A"/>
    <w:rsid w:val="00457602"/>
    <w:rsid w:val="00457AE8"/>
    <w:rsid w:val="00460A6E"/>
    <w:rsid w:val="00461885"/>
    <w:rsid w:val="00462210"/>
    <w:rsid w:val="00462672"/>
    <w:rsid w:val="00462838"/>
    <w:rsid w:val="00464A04"/>
    <w:rsid w:val="00464A8F"/>
    <w:rsid w:val="00471EE8"/>
    <w:rsid w:val="00472128"/>
    <w:rsid w:val="00473EF3"/>
    <w:rsid w:val="00474268"/>
    <w:rsid w:val="004743A8"/>
    <w:rsid w:val="0047494A"/>
    <w:rsid w:val="00474B62"/>
    <w:rsid w:val="00475CAC"/>
    <w:rsid w:val="00476A77"/>
    <w:rsid w:val="00476E8D"/>
    <w:rsid w:val="00477907"/>
    <w:rsid w:val="00477A17"/>
    <w:rsid w:val="00480086"/>
    <w:rsid w:val="0048043C"/>
    <w:rsid w:val="00480A02"/>
    <w:rsid w:val="00480D4A"/>
    <w:rsid w:val="00480FB6"/>
    <w:rsid w:val="00481826"/>
    <w:rsid w:val="004832DB"/>
    <w:rsid w:val="00484004"/>
    <w:rsid w:val="00484F07"/>
    <w:rsid w:val="0048504B"/>
    <w:rsid w:val="00486A0F"/>
    <w:rsid w:val="00486A16"/>
    <w:rsid w:val="00490A48"/>
    <w:rsid w:val="004913CD"/>
    <w:rsid w:val="0049253D"/>
    <w:rsid w:val="00493143"/>
    <w:rsid w:val="004935AC"/>
    <w:rsid w:val="0049389C"/>
    <w:rsid w:val="00493BE2"/>
    <w:rsid w:val="00493CC1"/>
    <w:rsid w:val="00493E9A"/>
    <w:rsid w:val="00493F55"/>
    <w:rsid w:val="00495301"/>
    <w:rsid w:val="0049600A"/>
    <w:rsid w:val="00496690"/>
    <w:rsid w:val="0049786A"/>
    <w:rsid w:val="004979D1"/>
    <w:rsid w:val="00497B03"/>
    <w:rsid w:val="00497E26"/>
    <w:rsid w:val="004A03F9"/>
    <w:rsid w:val="004A062C"/>
    <w:rsid w:val="004A13C4"/>
    <w:rsid w:val="004A1D05"/>
    <w:rsid w:val="004A2528"/>
    <w:rsid w:val="004A2529"/>
    <w:rsid w:val="004A2827"/>
    <w:rsid w:val="004A3597"/>
    <w:rsid w:val="004A38DC"/>
    <w:rsid w:val="004A391C"/>
    <w:rsid w:val="004A3A7D"/>
    <w:rsid w:val="004A5C8A"/>
    <w:rsid w:val="004B03B2"/>
    <w:rsid w:val="004B075E"/>
    <w:rsid w:val="004B09B5"/>
    <w:rsid w:val="004B0B08"/>
    <w:rsid w:val="004B1022"/>
    <w:rsid w:val="004B10AB"/>
    <w:rsid w:val="004B1423"/>
    <w:rsid w:val="004B2B40"/>
    <w:rsid w:val="004B2E4C"/>
    <w:rsid w:val="004B536E"/>
    <w:rsid w:val="004B5D1A"/>
    <w:rsid w:val="004B6594"/>
    <w:rsid w:val="004B6AE7"/>
    <w:rsid w:val="004B70AB"/>
    <w:rsid w:val="004B74F1"/>
    <w:rsid w:val="004B77A2"/>
    <w:rsid w:val="004C00E5"/>
    <w:rsid w:val="004C03E9"/>
    <w:rsid w:val="004C0D54"/>
    <w:rsid w:val="004C1651"/>
    <w:rsid w:val="004C185A"/>
    <w:rsid w:val="004C1ADB"/>
    <w:rsid w:val="004C1C24"/>
    <w:rsid w:val="004C2AF8"/>
    <w:rsid w:val="004C2BE3"/>
    <w:rsid w:val="004C2FB0"/>
    <w:rsid w:val="004C398D"/>
    <w:rsid w:val="004C3D08"/>
    <w:rsid w:val="004C4287"/>
    <w:rsid w:val="004C543A"/>
    <w:rsid w:val="004C5B36"/>
    <w:rsid w:val="004C608B"/>
    <w:rsid w:val="004C6C03"/>
    <w:rsid w:val="004C7152"/>
    <w:rsid w:val="004C7279"/>
    <w:rsid w:val="004C7B6F"/>
    <w:rsid w:val="004D190F"/>
    <w:rsid w:val="004D1A78"/>
    <w:rsid w:val="004D1EF4"/>
    <w:rsid w:val="004D27CF"/>
    <w:rsid w:val="004D30C5"/>
    <w:rsid w:val="004D3696"/>
    <w:rsid w:val="004D3CFD"/>
    <w:rsid w:val="004D443F"/>
    <w:rsid w:val="004D562C"/>
    <w:rsid w:val="004D584B"/>
    <w:rsid w:val="004D5D82"/>
    <w:rsid w:val="004D6921"/>
    <w:rsid w:val="004D7290"/>
    <w:rsid w:val="004D79F9"/>
    <w:rsid w:val="004D7A88"/>
    <w:rsid w:val="004E0709"/>
    <w:rsid w:val="004E0F03"/>
    <w:rsid w:val="004E0F13"/>
    <w:rsid w:val="004E1825"/>
    <w:rsid w:val="004E1913"/>
    <w:rsid w:val="004E2567"/>
    <w:rsid w:val="004E38FB"/>
    <w:rsid w:val="004E4021"/>
    <w:rsid w:val="004E4D53"/>
    <w:rsid w:val="004E5AE1"/>
    <w:rsid w:val="004E716C"/>
    <w:rsid w:val="004F067B"/>
    <w:rsid w:val="004F0D20"/>
    <w:rsid w:val="004F13E7"/>
    <w:rsid w:val="004F2B1D"/>
    <w:rsid w:val="004F338B"/>
    <w:rsid w:val="004F419D"/>
    <w:rsid w:val="004F41CE"/>
    <w:rsid w:val="004F4C6F"/>
    <w:rsid w:val="004F4ECE"/>
    <w:rsid w:val="004F5196"/>
    <w:rsid w:val="0050011D"/>
    <w:rsid w:val="00500136"/>
    <w:rsid w:val="00500471"/>
    <w:rsid w:val="00501208"/>
    <w:rsid w:val="005012A7"/>
    <w:rsid w:val="00501B5B"/>
    <w:rsid w:val="005022A9"/>
    <w:rsid w:val="005027D7"/>
    <w:rsid w:val="0050383C"/>
    <w:rsid w:val="00505D3B"/>
    <w:rsid w:val="00506169"/>
    <w:rsid w:val="00506818"/>
    <w:rsid w:val="00506B62"/>
    <w:rsid w:val="00507C52"/>
    <w:rsid w:val="00507F37"/>
    <w:rsid w:val="005107BD"/>
    <w:rsid w:val="005108F2"/>
    <w:rsid w:val="005109E6"/>
    <w:rsid w:val="00510CBF"/>
    <w:rsid w:val="00511A96"/>
    <w:rsid w:val="00511DE5"/>
    <w:rsid w:val="00512545"/>
    <w:rsid w:val="005127F1"/>
    <w:rsid w:val="00512A47"/>
    <w:rsid w:val="0051325F"/>
    <w:rsid w:val="0051401C"/>
    <w:rsid w:val="005142AD"/>
    <w:rsid w:val="00514386"/>
    <w:rsid w:val="005143FA"/>
    <w:rsid w:val="005155A1"/>
    <w:rsid w:val="005158A7"/>
    <w:rsid w:val="00515CE4"/>
    <w:rsid w:val="005167B0"/>
    <w:rsid w:val="0051764F"/>
    <w:rsid w:val="0051782A"/>
    <w:rsid w:val="00517DB3"/>
    <w:rsid w:val="00517FE0"/>
    <w:rsid w:val="0052050B"/>
    <w:rsid w:val="0052071A"/>
    <w:rsid w:val="00520A39"/>
    <w:rsid w:val="00520A54"/>
    <w:rsid w:val="005222FE"/>
    <w:rsid w:val="00522948"/>
    <w:rsid w:val="00523094"/>
    <w:rsid w:val="00523114"/>
    <w:rsid w:val="00523181"/>
    <w:rsid w:val="00523A3A"/>
    <w:rsid w:val="00523C3F"/>
    <w:rsid w:val="005240A2"/>
    <w:rsid w:val="005252C4"/>
    <w:rsid w:val="00526150"/>
    <w:rsid w:val="00526A6C"/>
    <w:rsid w:val="005276BA"/>
    <w:rsid w:val="0052787B"/>
    <w:rsid w:val="00527961"/>
    <w:rsid w:val="00527C5E"/>
    <w:rsid w:val="00527E6D"/>
    <w:rsid w:val="00527FB3"/>
    <w:rsid w:val="0053000E"/>
    <w:rsid w:val="005300AF"/>
    <w:rsid w:val="00531113"/>
    <w:rsid w:val="0053231B"/>
    <w:rsid w:val="005329AF"/>
    <w:rsid w:val="00533530"/>
    <w:rsid w:val="00534B42"/>
    <w:rsid w:val="00534C3B"/>
    <w:rsid w:val="00534C8D"/>
    <w:rsid w:val="00535256"/>
    <w:rsid w:val="005357A1"/>
    <w:rsid w:val="0053642D"/>
    <w:rsid w:val="0053644F"/>
    <w:rsid w:val="00536EEE"/>
    <w:rsid w:val="00537BE6"/>
    <w:rsid w:val="00540011"/>
    <w:rsid w:val="0054037F"/>
    <w:rsid w:val="0054053D"/>
    <w:rsid w:val="00540F09"/>
    <w:rsid w:val="005418C4"/>
    <w:rsid w:val="00541F93"/>
    <w:rsid w:val="0054207B"/>
    <w:rsid w:val="005427A3"/>
    <w:rsid w:val="00544721"/>
    <w:rsid w:val="00545C1B"/>
    <w:rsid w:val="005460C8"/>
    <w:rsid w:val="00546AA9"/>
    <w:rsid w:val="00547DB4"/>
    <w:rsid w:val="00550584"/>
    <w:rsid w:val="005517A4"/>
    <w:rsid w:val="00551917"/>
    <w:rsid w:val="00552912"/>
    <w:rsid w:val="00552DE5"/>
    <w:rsid w:val="00553AB3"/>
    <w:rsid w:val="00553AE7"/>
    <w:rsid w:val="00553DB3"/>
    <w:rsid w:val="00554ED7"/>
    <w:rsid w:val="005560B5"/>
    <w:rsid w:val="0055626C"/>
    <w:rsid w:val="005565CE"/>
    <w:rsid w:val="00556867"/>
    <w:rsid w:val="00556A44"/>
    <w:rsid w:val="00556D64"/>
    <w:rsid w:val="00557369"/>
    <w:rsid w:val="00560122"/>
    <w:rsid w:val="0056146C"/>
    <w:rsid w:val="00562600"/>
    <w:rsid w:val="00562D8B"/>
    <w:rsid w:val="005634DA"/>
    <w:rsid w:val="00563562"/>
    <w:rsid w:val="005639C5"/>
    <w:rsid w:val="00564A09"/>
    <w:rsid w:val="00565195"/>
    <w:rsid w:val="005661EF"/>
    <w:rsid w:val="00566376"/>
    <w:rsid w:val="00566721"/>
    <w:rsid w:val="0056674F"/>
    <w:rsid w:val="00570B5A"/>
    <w:rsid w:val="00570F3B"/>
    <w:rsid w:val="005710D6"/>
    <w:rsid w:val="00571323"/>
    <w:rsid w:val="0057133F"/>
    <w:rsid w:val="005729E3"/>
    <w:rsid w:val="00572AD2"/>
    <w:rsid w:val="00572CC9"/>
    <w:rsid w:val="00573346"/>
    <w:rsid w:val="00573609"/>
    <w:rsid w:val="00573614"/>
    <w:rsid w:val="00573743"/>
    <w:rsid w:val="00573A14"/>
    <w:rsid w:val="005744BE"/>
    <w:rsid w:val="00574B2E"/>
    <w:rsid w:val="00575B48"/>
    <w:rsid w:val="00575DD5"/>
    <w:rsid w:val="00580CC5"/>
    <w:rsid w:val="00580EA8"/>
    <w:rsid w:val="0058115A"/>
    <w:rsid w:val="005811F7"/>
    <w:rsid w:val="0058121E"/>
    <w:rsid w:val="00581741"/>
    <w:rsid w:val="00583937"/>
    <w:rsid w:val="00583FAD"/>
    <w:rsid w:val="0058436B"/>
    <w:rsid w:val="00584AD7"/>
    <w:rsid w:val="00584C61"/>
    <w:rsid w:val="005852C3"/>
    <w:rsid w:val="0058542E"/>
    <w:rsid w:val="005854E2"/>
    <w:rsid w:val="00585BB3"/>
    <w:rsid w:val="005862AB"/>
    <w:rsid w:val="0058687E"/>
    <w:rsid w:val="00586D43"/>
    <w:rsid w:val="005906AC"/>
    <w:rsid w:val="00590C9D"/>
    <w:rsid w:val="005910A0"/>
    <w:rsid w:val="00591C14"/>
    <w:rsid w:val="005923E9"/>
    <w:rsid w:val="005925B3"/>
    <w:rsid w:val="00592958"/>
    <w:rsid w:val="00592C91"/>
    <w:rsid w:val="005935AE"/>
    <w:rsid w:val="005935D8"/>
    <w:rsid w:val="005937C0"/>
    <w:rsid w:val="00594C3F"/>
    <w:rsid w:val="00595079"/>
    <w:rsid w:val="00595837"/>
    <w:rsid w:val="00596190"/>
    <w:rsid w:val="005961C2"/>
    <w:rsid w:val="005A04EF"/>
    <w:rsid w:val="005A0CD8"/>
    <w:rsid w:val="005A0F7C"/>
    <w:rsid w:val="005A1431"/>
    <w:rsid w:val="005A1BE7"/>
    <w:rsid w:val="005A1DD1"/>
    <w:rsid w:val="005A1F81"/>
    <w:rsid w:val="005A2063"/>
    <w:rsid w:val="005A27AD"/>
    <w:rsid w:val="005A286C"/>
    <w:rsid w:val="005A4112"/>
    <w:rsid w:val="005A4B3C"/>
    <w:rsid w:val="005A5071"/>
    <w:rsid w:val="005A55BB"/>
    <w:rsid w:val="005A5B7D"/>
    <w:rsid w:val="005A6760"/>
    <w:rsid w:val="005A6F7C"/>
    <w:rsid w:val="005A6F9B"/>
    <w:rsid w:val="005A7507"/>
    <w:rsid w:val="005B0496"/>
    <w:rsid w:val="005B0D60"/>
    <w:rsid w:val="005B208A"/>
    <w:rsid w:val="005B2A28"/>
    <w:rsid w:val="005B3434"/>
    <w:rsid w:val="005B5047"/>
    <w:rsid w:val="005B516C"/>
    <w:rsid w:val="005B539A"/>
    <w:rsid w:val="005B5A35"/>
    <w:rsid w:val="005B5A57"/>
    <w:rsid w:val="005B5E3D"/>
    <w:rsid w:val="005B6E3D"/>
    <w:rsid w:val="005B73C7"/>
    <w:rsid w:val="005B75F9"/>
    <w:rsid w:val="005B77BC"/>
    <w:rsid w:val="005C0ED5"/>
    <w:rsid w:val="005C118E"/>
    <w:rsid w:val="005C1265"/>
    <w:rsid w:val="005C1E07"/>
    <w:rsid w:val="005C2870"/>
    <w:rsid w:val="005C34D6"/>
    <w:rsid w:val="005C3541"/>
    <w:rsid w:val="005C3E9D"/>
    <w:rsid w:val="005C48E6"/>
    <w:rsid w:val="005C4CC2"/>
    <w:rsid w:val="005C4CCC"/>
    <w:rsid w:val="005C681D"/>
    <w:rsid w:val="005C7853"/>
    <w:rsid w:val="005C7C21"/>
    <w:rsid w:val="005D0035"/>
    <w:rsid w:val="005D2387"/>
    <w:rsid w:val="005D2793"/>
    <w:rsid w:val="005D283C"/>
    <w:rsid w:val="005D28AA"/>
    <w:rsid w:val="005D47EF"/>
    <w:rsid w:val="005D6050"/>
    <w:rsid w:val="005D654A"/>
    <w:rsid w:val="005D667E"/>
    <w:rsid w:val="005D6882"/>
    <w:rsid w:val="005D6CE1"/>
    <w:rsid w:val="005D6DDC"/>
    <w:rsid w:val="005D7437"/>
    <w:rsid w:val="005D7DF1"/>
    <w:rsid w:val="005E03E2"/>
    <w:rsid w:val="005E05FE"/>
    <w:rsid w:val="005E0B0A"/>
    <w:rsid w:val="005E0F5F"/>
    <w:rsid w:val="005E1414"/>
    <w:rsid w:val="005E1A37"/>
    <w:rsid w:val="005E200B"/>
    <w:rsid w:val="005E3476"/>
    <w:rsid w:val="005E3508"/>
    <w:rsid w:val="005E353A"/>
    <w:rsid w:val="005E3C34"/>
    <w:rsid w:val="005E6AF1"/>
    <w:rsid w:val="005E7303"/>
    <w:rsid w:val="005E7C5A"/>
    <w:rsid w:val="005F01F5"/>
    <w:rsid w:val="005F15BE"/>
    <w:rsid w:val="005F2BCC"/>
    <w:rsid w:val="005F3018"/>
    <w:rsid w:val="005F318C"/>
    <w:rsid w:val="005F3196"/>
    <w:rsid w:val="005F3483"/>
    <w:rsid w:val="005F370E"/>
    <w:rsid w:val="005F3AB1"/>
    <w:rsid w:val="005F3EF3"/>
    <w:rsid w:val="005F41CB"/>
    <w:rsid w:val="005F509F"/>
    <w:rsid w:val="005F5FF0"/>
    <w:rsid w:val="005F65C8"/>
    <w:rsid w:val="005F6EDB"/>
    <w:rsid w:val="005F7638"/>
    <w:rsid w:val="00600091"/>
    <w:rsid w:val="00600404"/>
    <w:rsid w:val="00600A0F"/>
    <w:rsid w:val="00600C30"/>
    <w:rsid w:val="00600CCF"/>
    <w:rsid w:val="00601D7D"/>
    <w:rsid w:val="006024E2"/>
    <w:rsid w:val="00604168"/>
    <w:rsid w:val="0060417F"/>
    <w:rsid w:val="00604365"/>
    <w:rsid w:val="006045CB"/>
    <w:rsid w:val="0060468B"/>
    <w:rsid w:val="00604B32"/>
    <w:rsid w:val="006055F6"/>
    <w:rsid w:val="00605641"/>
    <w:rsid w:val="00605642"/>
    <w:rsid w:val="00606096"/>
    <w:rsid w:val="00606359"/>
    <w:rsid w:val="00606A3C"/>
    <w:rsid w:val="00606CC7"/>
    <w:rsid w:val="00610390"/>
    <w:rsid w:val="0061063A"/>
    <w:rsid w:val="006106FF"/>
    <w:rsid w:val="006108BD"/>
    <w:rsid w:val="006109F9"/>
    <w:rsid w:val="00610CE0"/>
    <w:rsid w:val="00611057"/>
    <w:rsid w:val="006115CB"/>
    <w:rsid w:val="00611E6C"/>
    <w:rsid w:val="00613312"/>
    <w:rsid w:val="0061361F"/>
    <w:rsid w:val="006137DF"/>
    <w:rsid w:val="00613ECA"/>
    <w:rsid w:val="00614632"/>
    <w:rsid w:val="00614B3F"/>
    <w:rsid w:val="00615091"/>
    <w:rsid w:val="00615988"/>
    <w:rsid w:val="00615AA2"/>
    <w:rsid w:val="006164A5"/>
    <w:rsid w:val="006168E3"/>
    <w:rsid w:val="00616B63"/>
    <w:rsid w:val="00620F18"/>
    <w:rsid w:val="00620F78"/>
    <w:rsid w:val="006216A0"/>
    <w:rsid w:val="00622034"/>
    <w:rsid w:val="0062255A"/>
    <w:rsid w:val="00622B78"/>
    <w:rsid w:val="00624A97"/>
    <w:rsid w:val="00624EB0"/>
    <w:rsid w:val="00624F1A"/>
    <w:rsid w:val="00626091"/>
    <w:rsid w:val="0062678F"/>
    <w:rsid w:val="006272B1"/>
    <w:rsid w:val="006275A5"/>
    <w:rsid w:val="006301AC"/>
    <w:rsid w:val="00630378"/>
    <w:rsid w:val="00630DFF"/>
    <w:rsid w:val="006312B1"/>
    <w:rsid w:val="006317DA"/>
    <w:rsid w:val="0063241A"/>
    <w:rsid w:val="00632521"/>
    <w:rsid w:val="00632B03"/>
    <w:rsid w:val="00632C66"/>
    <w:rsid w:val="006344CE"/>
    <w:rsid w:val="006346A1"/>
    <w:rsid w:val="00634AAD"/>
    <w:rsid w:val="00635FC4"/>
    <w:rsid w:val="0063600A"/>
    <w:rsid w:val="0063613A"/>
    <w:rsid w:val="00636505"/>
    <w:rsid w:val="006369E3"/>
    <w:rsid w:val="00636A24"/>
    <w:rsid w:val="00636E12"/>
    <w:rsid w:val="006370E2"/>
    <w:rsid w:val="00637180"/>
    <w:rsid w:val="006373B0"/>
    <w:rsid w:val="006375C7"/>
    <w:rsid w:val="006406B4"/>
    <w:rsid w:val="00640ED1"/>
    <w:rsid w:val="00640FAF"/>
    <w:rsid w:val="00641073"/>
    <w:rsid w:val="00641369"/>
    <w:rsid w:val="0064187F"/>
    <w:rsid w:val="00641DDF"/>
    <w:rsid w:val="006437D9"/>
    <w:rsid w:val="006438A1"/>
    <w:rsid w:val="00643B9C"/>
    <w:rsid w:val="006451F9"/>
    <w:rsid w:val="00645A5F"/>
    <w:rsid w:val="00646D16"/>
    <w:rsid w:val="006475B7"/>
    <w:rsid w:val="00647A03"/>
    <w:rsid w:val="00650279"/>
    <w:rsid w:val="0065082A"/>
    <w:rsid w:val="00650F6B"/>
    <w:rsid w:val="006512FC"/>
    <w:rsid w:val="00651AE0"/>
    <w:rsid w:val="00652F2B"/>
    <w:rsid w:val="0065395A"/>
    <w:rsid w:val="00653961"/>
    <w:rsid w:val="006541CD"/>
    <w:rsid w:val="00654766"/>
    <w:rsid w:val="0065514A"/>
    <w:rsid w:val="00656437"/>
    <w:rsid w:val="00656E47"/>
    <w:rsid w:val="00656E93"/>
    <w:rsid w:val="00656F91"/>
    <w:rsid w:val="0065CC02"/>
    <w:rsid w:val="006603EC"/>
    <w:rsid w:val="00661640"/>
    <w:rsid w:val="00661F1D"/>
    <w:rsid w:val="006629CD"/>
    <w:rsid w:val="0066319D"/>
    <w:rsid w:val="0066754F"/>
    <w:rsid w:val="006675DF"/>
    <w:rsid w:val="00671874"/>
    <w:rsid w:val="00672048"/>
    <w:rsid w:val="00672A86"/>
    <w:rsid w:val="00673378"/>
    <w:rsid w:val="006733BF"/>
    <w:rsid w:val="00673AE2"/>
    <w:rsid w:val="006747E3"/>
    <w:rsid w:val="006750D5"/>
    <w:rsid w:val="00676BA3"/>
    <w:rsid w:val="00677610"/>
    <w:rsid w:val="00677E64"/>
    <w:rsid w:val="00680060"/>
    <w:rsid w:val="006812BE"/>
    <w:rsid w:val="006812EB"/>
    <w:rsid w:val="006813FF"/>
    <w:rsid w:val="006827EB"/>
    <w:rsid w:val="00683BFF"/>
    <w:rsid w:val="006845C9"/>
    <w:rsid w:val="00684C5D"/>
    <w:rsid w:val="006853DA"/>
    <w:rsid w:val="006857B2"/>
    <w:rsid w:val="006876C4"/>
    <w:rsid w:val="0068782C"/>
    <w:rsid w:val="00687F84"/>
    <w:rsid w:val="00690BFF"/>
    <w:rsid w:val="006912AD"/>
    <w:rsid w:val="006920A8"/>
    <w:rsid w:val="00692521"/>
    <w:rsid w:val="00693388"/>
    <w:rsid w:val="00695AB3"/>
    <w:rsid w:val="00695B2D"/>
    <w:rsid w:val="006A0A14"/>
    <w:rsid w:val="006A10B8"/>
    <w:rsid w:val="006A1457"/>
    <w:rsid w:val="006A15A7"/>
    <w:rsid w:val="006A2321"/>
    <w:rsid w:val="006A2BF8"/>
    <w:rsid w:val="006A377C"/>
    <w:rsid w:val="006A3A9E"/>
    <w:rsid w:val="006A3AFF"/>
    <w:rsid w:val="006A44CB"/>
    <w:rsid w:val="006A4EDB"/>
    <w:rsid w:val="006A757E"/>
    <w:rsid w:val="006B05BC"/>
    <w:rsid w:val="006B05F7"/>
    <w:rsid w:val="006B19C8"/>
    <w:rsid w:val="006B2B0E"/>
    <w:rsid w:val="006B31E1"/>
    <w:rsid w:val="006B3563"/>
    <w:rsid w:val="006B3587"/>
    <w:rsid w:val="006B49A5"/>
    <w:rsid w:val="006B4C06"/>
    <w:rsid w:val="006B5713"/>
    <w:rsid w:val="006B5845"/>
    <w:rsid w:val="006B6C41"/>
    <w:rsid w:val="006B6D52"/>
    <w:rsid w:val="006B7D44"/>
    <w:rsid w:val="006B7EFD"/>
    <w:rsid w:val="006C0118"/>
    <w:rsid w:val="006C0228"/>
    <w:rsid w:val="006C0996"/>
    <w:rsid w:val="006C0A33"/>
    <w:rsid w:val="006C0A4F"/>
    <w:rsid w:val="006C0A58"/>
    <w:rsid w:val="006C1C51"/>
    <w:rsid w:val="006C261D"/>
    <w:rsid w:val="006C4C06"/>
    <w:rsid w:val="006C597B"/>
    <w:rsid w:val="006C5E53"/>
    <w:rsid w:val="006C60FF"/>
    <w:rsid w:val="006C70BA"/>
    <w:rsid w:val="006C771D"/>
    <w:rsid w:val="006C7D7C"/>
    <w:rsid w:val="006D05F3"/>
    <w:rsid w:val="006D0B4B"/>
    <w:rsid w:val="006D171E"/>
    <w:rsid w:val="006D18A7"/>
    <w:rsid w:val="006D2922"/>
    <w:rsid w:val="006D30C5"/>
    <w:rsid w:val="006D3192"/>
    <w:rsid w:val="006D31DC"/>
    <w:rsid w:val="006D3902"/>
    <w:rsid w:val="006D3B75"/>
    <w:rsid w:val="006D3F1B"/>
    <w:rsid w:val="006D40C3"/>
    <w:rsid w:val="006D4AA1"/>
    <w:rsid w:val="006D6FA2"/>
    <w:rsid w:val="006D7481"/>
    <w:rsid w:val="006D7641"/>
    <w:rsid w:val="006D7D87"/>
    <w:rsid w:val="006E0117"/>
    <w:rsid w:val="006E02F2"/>
    <w:rsid w:val="006E0DD2"/>
    <w:rsid w:val="006E209E"/>
    <w:rsid w:val="006E2206"/>
    <w:rsid w:val="006E3019"/>
    <w:rsid w:val="006E36A0"/>
    <w:rsid w:val="006E377F"/>
    <w:rsid w:val="006E3810"/>
    <w:rsid w:val="006E403D"/>
    <w:rsid w:val="006E5580"/>
    <w:rsid w:val="006E579E"/>
    <w:rsid w:val="006E6812"/>
    <w:rsid w:val="006E6960"/>
    <w:rsid w:val="006E7101"/>
    <w:rsid w:val="006E7748"/>
    <w:rsid w:val="006F0285"/>
    <w:rsid w:val="006F1137"/>
    <w:rsid w:val="006F136A"/>
    <w:rsid w:val="006F26FE"/>
    <w:rsid w:val="006F28EC"/>
    <w:rsid w:val="006F2BA9"/>
    <w:rsid w:val="006F2DF5"/>
    <w:rsid w:val="006F3728"/>
    <w:rsid w:val="006F5F45"/>
    <w:rsid w:val="006F603B"/>
    <w:rsid w:val="006F6DF9"/>
    <w:rsid w:val="006F74FE"/>
    <w:rsid w:val="006F7C1D"/>
    <w:rsid w:val="00700891"/>
    <w:rsid w:val="007029FD"/>
    <w:rsid w:val="00703352"/>
    <w:rsid w:val="007049A7"/>
    <w:rsid w:val="007050D2"/>
    <w:rsid w:val="0070572C"/>
    <w:rsid w:val="007058EE"/>
    <w:rsid w:val="00705E27"/>
    <w:rsid w:val="00707498"/>
    <w:rsid w:val="00710F95"/>
    <w:rsid w:val="0071142B"/>
    <w:rsid w:val="00711435"/>
    <w:rsid w:val="007115AD"/>
    <w:rsid w:val="00714380"/>
    <w:rsid w:val="007148F0"/>
    <w:rsid w:val="00715912"/>
    <w:rsid w:val="00715A65"/>
    <w:rsid w:val="00716CC9"/>
    <w:rsid w:val="00717170"/>
    <w:rsid w:val="007177B5"/>
    <w:rsid w:val="007179F2"/>
    <w:rsid w:val="007203F0"/>
    <w:rsid w:val="00721C30"/>
    <w:rsid w:val="00722145"/>
    <w:rsid w:val="007221F7"/>
    <w:rsid w:val="007231BD"/>
    <w:rsid w:val="00723862"/>
    <w:rsid w:val="00724AB8"/>
    <w:rsid w:val="007250B5"/>
    <w:rsid w:val="007251C5"/>
    <w:rsid w:val="00725468"/>
    <w:rsid w:val="007258C1"/>
    <w:rsid w:val="00725DD7"/>
    <w:rsid w:val="007261F0"/>
    <w:rsid w:val="0072675D"/>
    <w:rsid w:val="00726DE5"/>
    <w:rsid w:val="00730276"/>
    <w:rsid w:val="0073037D"/>
    <w:rsid w:val="00731B5B"/>
    <w:rsid w:val="0073216E"/>
    <w:rsid w:val="0073229A"/>
    <w:rsid w:val="0073241D"/>
    <w:rsid w:val="00732925"/>
    <w:rsid w:val="00732968"/>
    <w:rsid w:val="00733E6D"/>
    <w:rsid w:val="00733E97"/>
    <w:rsid w:val="00734107"/>
    <w:rsid w:val="00735A03"/>
    <w:rsid w:val="00735A3D"/>
    <w:rsid w:val="00737461"/>
    <w:rsid w:val="00737E43"/>
    <w:rsid w:val="00740DF3"/>
    <w:rsid w:val="0074175B"/>
    <w:rsid w:val="007430E0"/>
    <w:rsid w:val="00744401"/>
    <w:rsid w:val="00744821"/>
    <w:rsid w:val="00744DE9"/>
    <w:rsid w:val="007451B6"/>
    <w:rsid w:val="00745F57"/>
    <w:rsid w:val="00746373"/>
    <w:rsid w:val="00746945"/>
    <w:rsid w:val="00746D7D"/>
    <w:rsid w:val="0074717F"/>
    <w:rsid w:val="00747460"/>
    <w:rsid w:val="007474C1"/>
    <w:rsid w:val="007477A8"/>
    <w:rsid w:val="00750E0D"/>
    <w:rsid w:val="00751386"/>
    <w:rsid w:val="00751668"/>
    <w:rsid w:val="007525D0"/>
    <w:rsid w:val="007538E1"/>
    <w:rsid w:val="00755D21"/>
    <w:rsid w:val="00755FCD"/>
    <w:rsid w:val="007563F3"/>
    <w:rsid w:val="00756AB8"/>
    <w:rsid w:val="007572DA"/>
    <w:rsid w:val="00760BBC"/>
    <w:rsid w:val="00760C96"/>
    <w:rsid w:val="007613BC"/>
    <w:rsid w:val="00761F07"/>
    <w:rsid w:val="00762EFB"/>
    <w:rsid w:val="00763C08"/>
    <w:rsid w:val="00765040"/>
    <w:rsid w:val="00765193"/>
    <w:rsid w:val="007652D4"/>
    <w:rsid w:val="00766428"/>
    <w:rsid w:val="007667BB"/>
    <w:rsid w:val="007713BD"/>
    <w:rsid w:val="007715C2"/>
    <w:rsid w:val="00773464"/>
    <w:rsid w:val="00773DFD"/>
    <w:rsid w:val="0077474E"/>
    <w:rsid w:val="00774C57"/>
    <w:rsid w:val="00776412"/>
    <w:rsid w:val="00776E82"/>
    <w:rsid w:val="00776F6A"/>
    <w:rsid w:val="00780612"/>
    <w:rsid w:val="00781090"/>
    <w:rsid w:val="0078139E"/>
    <w:rsid w:val="0078296D"/>
    <w:rsid w:val="00782C5B"/>
    <w:rsid w:val="00782E9C"/>
    <w:rsid w:val="0078388E"/>
    <w:rsid w:val="00785347"/>
    <w:rsid w:val="0078542A"/>
    <w:rsid w:val="007856C9"/>
    <w:rsid w:val="0078633E"/>
    <w:rsid w:val="0078674E"/>
    <w:rsid w:val="00790A65"/>
    <w:rsid w:val="00790F29"/>
    <w:rsid w:val="0079118A"/>
    <w:rsid w:val="00791B87"/>
    <w:rsid w:val="00792B3D"/>
    <w:rsid w:val="007932E5"/>
    <w:rsid w:val="007935E4"/>
    <w:rsid w:val="007937CF"/>
    <w:rsid w:val="007943D1"/>
    <w:rsid w:val="00794BDB"/>
    <w:rsid w:val="0079540A"/>
    <w:rsid w:val="00796976"/>
    <w:rsid w:val="00797C93"/>
    <w:rsid w:val="00797FB0"/>
    <w:rsid w:val="007A12BF"/>
    <w:rsid w:val="007A1442"/>
    <w:rsid w:val="007A17EE"/>
    <w:rsid w:val="007A1E67"/>
    <w:rsid w:val="007A1FE8"/>
    <w:rsid w:val="007A29F1"/>
    <w:rsid w:val="007A2D2C"/>
    <w:rsid w:val="007A3E6C"/>
    <w:rsid w:val="007A3FED"/>
    <w:rsid w:val="007A464F"/>
    <w:rsid w:val="007A477E"/>
    <w:rsid w:val="007A4FB8"/>
    <w:rsid w:val="007A6728"/>
    <w:rsid w:val="007A6E40"/>
    <w:rsid w:val="007B01A5"/>
    <w:rsid w:val="007B0638"/>
    <w:rsid w:val="007B1944"/>
    <w:rsid w:val="007B2063"/>
    <w:rsid w:val="007B217D"/>
    <w:rsid w:val="007B21D8"/>
    <w:rsid w:val="007B35DF"/>
    <w:rsid w:val="007B4581"/>
    <w:rsid w:val="007B46B1"/>
    <w:rsid w:val="007B49E8"/>
    <w:rsid w:val="007B4B65"/>
    <w:rsid w:val="007B6180"/>
    <w:rsid w:val="007B6B50"/>
    <w:rsid w:val="007B76F0"/>
    <w:rsid w:val="007B7F7A"/>
    <w:rsid w:val="007C0378"/>
    <w:rsid w:val="007C06EE"/>
    <w:rsid w:val="007C0B8A"/>
    <w:rsid w:val="007C0E61"/>
    <w:rsid w:val="007C1324"/>
    <w:rsid w:val="007C1EF8"/>
    <w:rsid w:val="007C2E3B"/>
    <w:rsid w:val="007C3B9B"/>
    <w:rsid w:val="007C3F17"/>
    <w:rsid w:val="007C4492"/>
    <w:rsid w:val="007C45A1"/>
    <w:rsid w:val="007C463F"/>
    <w:rsid w:val="007C5519"/>
    <w:rsid w:val="007C5998"/>
    <w:rsid w:val="007C648E"/>
    <w:rsid w:val="007C65E0"/>
    <w:rsid w:val="007C7A73"/>
    <w:rsid w:val="007C7B62"/>
    <w:rsid w:val="007C7DD6"/>
    <w:rsid w:val="007D24BB"/>
    <w:rsid w:val="007D3AD8"/>
    <w:rsid w:val="007D42BC"/>
    <w:rsid w:val="007D4B1F"/>
    <w:rsid w:val="007D4C19"/>
    <w:rsid w:val="007D528F"/>
    <w:rsid w:val="007D668B"/>
    <w:rsid w:val="007D677A"/>
    <w:rsid w:val="007D73AF"/>
    <w:rsid w:val="007E072E"/>
    <w:rsid w:val="007E0DFE"/>
    <w:rsid w:val="007E1C7F"/>
    <w:rsid w:val="007E2824"/>
    <w:rsid w:val="007E28FE"/>
    <w:rsid w:val="007E2C1B"/>
    <w:rsid w:val="007E2D2D"/>
    <w:rsid w:val="007E4000"/>
    <w:rsid w:val="007E4124"/>
    <w:rsid w:val="007E6419"/>
    <w:rsid w:val="007E6566"/>
    <w:rsid w:val="007E65A4"/>
    <w:rsid w:val="007E7F26"/>
    <w:rsid w:val="007F01C5"/>
    <w:rsid w:val="007F08FC"/>
    <w:rsid w:val="007F0A87"/>
    <w:rsid w:val="007F12C4"/>
    <w:rsid w:val="007F178A"/>
    <w:rsid w:val="007F1CA9"/>
    <w:rsid w:val="007F2035"/>
    <w:rsid w:val="007F2D3F"/>
    <w:rsid w:val="007F44D9"/>
    <w:rsid w:val="007F57F8"/>
    <w:rsid w:val="007F59AE"/>
    <w:rsid w:val="007F5A6C"/>
    <w:rsid w:val="007F6EA3"/>
    <w:rsid w:val="007F6FEF"/>
    <w:rsid w:val="007F738E"/>
    <w:rsid w:val="007F78C5"/>
    <w:rsid w:val="007F7E80"/>
    <w:rsid w:val="008001A9"/>
    <w:rsid w:val="008009FE"/>
    <w:rsid w:val="0080110A"/>
    <w:rsid w:val="0080138C"/>
    <w:rsid w:val="00801D3D"/>
    <w:rsid w:val="00802254"/>
    <w:rsid w:val="00802A68"/>
    <w:rsid w:val="0080335D"/>
    <w:rsid w:val="00804625"/>
    <w:rsid w:val="008047A1"/>
    <w:rsid w:val="00804A5C"/>
    <w:rsid w:val="00805011"/>
    <w:rsid w:val="0080609D"/>
    <w:rsid w:val="008079BD"/>
    <w:rsid w:val="00807A48"/>
    <w:rsid w:val="00807ED7"/>
    <w:rsid w:val="008100E1"/>
    <w:rsid w:val="00810428"/>
    <w:rsid w:val="008104BD"/>
    <w:rsid w:val="008114CF"/>
    <w:rsid w:val="00811553"/>
    <w:rsid w:val="00812D3E"/>
    <w:rsid w:val="008130D1"/>
    <w:rsid w:val="008150B5"/>
    <w:rsid w:val="00815878"/>
    <w:rsid w:val="00815CE9"/>
    <w:rsid w:val="00817B83"/>
    <w:rsid w:val="00817D6A"/>
    <w:rsid w:val="008205C3"/>
    <w:rsid w:val="00820D1F"/>
    <w:rsid w:val="00820ED9"/>
    <w:rsid w:val="0082216B"/>
    <w:rsid w:val="0082222A"/>
    <w:rsid w:val="00822501"/>
    <w:rsid w:val="0082334F"/>
    <w:rsid w:val="008235AA"/>
    <w:rsid w:val="00823CE1"/>
    <w:rsid w:val="008245F2"/>
    <w:rsid w:val="00824CFA"/>
    <w:rsid w:val="00826826"/>
    <w:rsid w:val="0082765F"/>
    <w:rsid w:val="00827905"/>
    <w:rsid w:val="008302E8"/>
    <w:rsid w:val="00830462"/>
    <w:rsid w:val="00831FDE"/>
    <w:rsid w:val="00833471"/>
    <w:rsid w:val="008349EC"/>
    <w:rsid w:val="00834E76"/>
    <w:rsid w:val="008351B7"/>
    <w:rsid w:val="00835D84"/>
    <w:rsid w:val="00841CD3"/>
    <w:rsid w:val="00842264"/>
    <w:rsid w:val="00842342"/>
    <w:rsid w:val="00843363"/>
    <w:rsid w:val="00843BBD"/>
    <w:rsid w:val="00843D52"/>
    <w:rsid w:val="0084416A"/>
    <w:rsid w:val="008441F7"/>
    <w:rsid w:val="00844826"/>
    <w:rsid w:val="00844E1C"/>
    <w:rsid w:val="00845460"/>
    <w:rsid w:val="008501C9"/>
    <w:rsid w:val="008502A4"/>
    <w:rsid w:val="008509C5"/>
    <w:rsid w:val="00850C34"/>
    <w:rsid w:val="008515A9"/>
    <w:rsid w:val="008528DC"/>
    <w:rsid w:val="00853E3D"/>
    <w:rsid w:val="008547AA"/>
    <w:rsid w:val="00855F26"/>
    <w:rsid w:val="008561AD"/>
    <w:rsid w:val="00860235"/>
    <w:rsid w:val="00860B01"/>
    <w:rsid w:val="0086111E"/>
    <w:rsid w:val="008613D1"/>
    <w:rsid w:val="00861F85"/>
    <w:rsid w:val="008623E0"/>
    <w:rsid w:val="00862D5E"/>
    <w:rsid w:val="008631FB"/>
    <w:rsid w:val="008636F8"/>
    <w:rsid w:val="008639E7"/>
    <w:rsid w:val="00865075"/>
    <w:rsid w:val="00865238"/>
    <w:rsid w:val="00866321"/>
    <w:rsid w:val="00867794"/>
    <w:rsid w:val="00867B2B"/>
    <w:rsid w:val="008701AA"/>
    <w:rsid w:val="00870A2D"/>
    <w:rsid w:val="00870D04"/>
    <w:rsid w:val="00871062"/>
    <w:rsid w:val="008727CE"/>
    <w:rsid w:val="00872B6D"/>
    <w:rsid w:val="008748E1"/>
    <w:rsid w:val="00874CED"/>
    <w:rsid w:val="00874E27"/>
    <w:rsid w:val="00875806"/>
    <w:rsid w:val="00876EBB"/>
    <w:rsid w:val="00877BA0"/>
    <w:rsid w:val="00877CA5"/>
    <w:rsid w:val="00880151"/>
    <w:rsid w:val="0088035B"/>
    <w:rsid w:val="008816E7"/>
    <w:rsid w:val="00881907"/>
    <w:rsid w:val="00882045"/>
    <w:rsid w:val="008833EC"/>
    <w:rsid w:val="008834AC"/>
    <w:rsid w:val="0088383F"/>
    <w:rsid w:val="0088416E"/>
    <w:rsid w:val="0088435C"/>
    <w:rsid w:val="00884690"/>
    <w:rsid w:val="00884C85"/>
    <w:rsid w:val="008853FC"/>
    <w:rsid w:val="00886001"/>
    <w:rsid w:val="0088608D"/>
    <w:rsid w:val="00890468"/>
    <w:rsid w:val="0089110A"/>
    <w:rsid w:val="00891439"/>
    <w:rsid w:val="0089195C"/>
    <w:rsid w:val="00892397"/>
    <w:rsid w:val="00892D86"/>
    <w:rsid w:val="00892F03"/>
    <w:rsid w:val="008930D2"/>
    <w:rsid w:val="008933B8"/>
    <w:rsid w:val="008948F8"/>
    <w:rsid w:val="008949EB"/>
    <w:rsid w:val="00895D67"/>
    <w:rsid w:val="00896745"/>
    <w:rsid w:val="00896A07"/>
    <w:rsid w:val="00896F9F"/>
    <w:rsid w:val="00897546"/>
    <w:rsid w:val="00897A66"/>
    <w:rsid w:val="00897F23"/>
    <w:rsid w:val="008A00F6"/>
    <w:rsid w:val="008A15B7"/>
    <w:rsid w:val="008A2444"/>
    <w:rsid w:val="008A2E64"/>
    <w:rsid w:val="008A4A21"/>
    <w:rsid w:val="008A4C7E"/>
    <w:rsid w:val="008A52F2"/>
    <w:rsid w:val="008A6749"/>
    <w:rsid w:val="008A7494"/>
    <w:rsid w:val="008A7771"/>
    <w:rsid w:val="008A7E5C"/>
    <w:rsid w:val="008B0544"/>
    <w:rsid w:val="008B0EDE"/>
    <w:rsid w:val="008B143A"/>
    <w:rsid w:val="008B1CAE"/>
    <w:rsid w:val="008B2434"/>
    <w:rsid w:val="008B2593"/>
    <w:rsid w:val="008B2A05"/>
    <w:rsid w:val="008B2CE3"/>
    <w:rsid w:val="008B5463"/>
    <w:rsid w:val="008B5822"/>
    <w:rsid w:val="008B5BD0"/>
    <w:rsid w:val="008B79FB"/>
    <w:rsid w:val="008C0460"/>
    <w:rsid w:val="008C0855"/>
    <w:rsid w:val="008C0B6A"/>
    <w:rsid w:val="008C1055"/>
    <w:rsid w:val="008C1226"/>
    <w:rsid w:val="008C1A44"/>
    <w:rsid w:val="008C1AAD"/>
    <w:rsid w:val="008C1AC5"/>
    <w:rsid w:val="008C1FAC"/>
    <w:rsid w:val="008C2873"/>
    <w:rsid w:val="008C4E3D"/>
    <w:rsid w:val="008C511A"/>
    <w:rsid w:val="008C5B95"/>
    <w:rsid w:val="008C6008"/>
    <w:rsid w:val="008C6C14"/>
    <w:rsid w:val="008C6F5E"/>
    <w:rsid w:val="008C6F74"/>
    <w:rsid w:val="008C77F2"/>
    <w:rsid w:val="008D033E"/>
    <w:rsid w:val="008D17F0"/>
    <w:rsid w:val="008D2203"/>
    <w:rsid w:val="008D4720"/>
    <w:rsid w:val="008D485A"/>
    <w:rsid w:val="008D5C0A"/>
    <w:rsid w:val="008D710E"/>
    <w:rsid w:val="008D71D3"/>
    <w:rsid w:val="008D737D"/>
    <w:rsid w:val="008E067D"/>
    <w:rsid w:val="008E06DA"/>
    <w:rsid w:val="008E0BE0"/>
    <w:rsid w:val="008E138E"/>
    <w:rsid w:val="008E19D8"/>
    <w:rsid w:val="008E1B10"/>
    <w:rsid w:val="008E1FDA"/>
    <w:rsid w:val="008E2455"/>
    <w:rsid w:val="008E3141"/>
    <w:rsid w:val="008E3F1B"/>
    <w:rsid w:val="008E421C"/>
    <w:rsid w:val="008E458E"/>
    <w:rsid w:val="008E4690"/>
    <w:rsid w:val="008E46A1"/>
    <w:rsid w:val="008E4E74"/>
    <w:rsid w:val="008E6C35"/>
    <w:rsid w:val="008E7A6E"/>
    <w:rsid w:val="008E7C6C"/>
    <w:rsid w:val="008F11BE"/>
    <w:rsid w:val="008F13D1"/>
    <w:rsid w:val="008F2442"/>
    <w:rsid w:val="008F3781"/>
    <w:rsid w:val="008F3C44"/>
    <w:rsid w:val="008F555C"/>
    <w:rsid w:val="008F56E8"/>
    <w:rsid w:val="008F5ADC"/>
    <w:rsid w:val="008F5E9D"/>
    <w:rsid w:val="008F6094"/>
    <w:rsid w:val="008F6211"/>
    <w:rsid w:val="008F74A4"/>
    <w:rsid w:val="00900366"/>
    <w:rsid w:val="009004EA"/>
    <w:rsid w:val="009009E4"/>
    <w:rsid w:val="00901AE3"/>
    <w:rsid w:val="00901B8C"/>
    <w:rsid w:val="00903262"/>
    <w:rsid w:val="00904B9F"/>
    <w:rsid w:val="009059A9"/>
    <w:rsid w:val="00905FEB"/>
    <w:rsid w:val="0090649A"/>
    <w:rsid w:val="00906EDD"/>
    <w:rsid w:val="00911230"/>
    <w:rsid w:val="00911B4E"/>
    <w:rsid w:val="00911CF3"/>
    <w:rsid w:val="00912668"/>
    <w:rsid w:val="00912928"/>
    <w:rsid w:val="00913072"/>
    <w:rsid w:val="00913660"/>
    <w:rsid w:val="00913E74"/>
    <w:rsid w:val="009146D4"/>
    <w:rsid w:val="009147E5"/>
    <w:rsid w:val="00914EB1"/>
    <w:rsid w:val="00915B85"/>
    <w:rsid w:val="0091608C"/>
    <w:rsid w:val="0091686E"/>
    <w:rsid w:val="00917FD5"/>
    <w:rsid w:val="009212A7"/>
    <w:rsid w:val="009215F0"/>
    <w:rsid w:val="009216F5"/>
    <w:rsid w:val="009217BC"/>
    <w:rsid w:val="00921ED8"/>
    <w:rsid w:val="00922743"/>
    <w:rsid w:val="00922D51"/>
    <w:rsid w:val="00924A7D"/>
    <w:rsid w:val="00925ED5"/>
    <w:rsid w:val="00926068"/>
    <w:rsid w:val="009265A4"/>
    <w:rsid w:val="009271C1"/>
    <w:rsid w:val="00931C08"/>
    <w:rsid w:val="00932501"/>
    <w:rsid w:val="00932F24"/>
    <w:rsid w:val="00935462"/>
    <w:rsid w:val="00935922"/>
    <w:rsid w:val="00935C8F"/>
    <w:rsid w:val="00936772"/>
    <w:rsid w:val="00936AA8"/>
    <w:rsid w:val="00936AE4"/>
    <w:rsid w:val="00940FC5"/>
    <w:rsid w:val="009410A5"/>
    <w:rsid w:val="0094121A"/>
    <w:rsid w:val="00942043"/>
    <w:rsid w:val="00942AA5"/>
    <w:rsid w:val="00943D5B"/>
    <w:rsid w:val="009446C6"/>
    <w:rsid w:val="00944871"/>
    <w:rsid w:val="009448F1"/>
    <w:rsid w:val="00944A7B"/>
    <w:rsid w:val="00944D78"/>
    <w:rsid w:val="00944DF4"/>
    <w:rsid w:val="009451F3"/>
    <w:rsid w:val="009454C4"/>
    <w:rsid w:val="009454FA"/>
    <w:rsid w:val="0094586A"/>
    <w:rsid w:val="00945EC7"/>
    <w:rsid w:val="009462DA"/>
    <w:rsid w:val="00946524"/>
    <w:rsid w:val="0094682A"/>
    <w:rsid w:val="00946846"/>
    <w:rsid w:val="00950945"/>
    <w:rsid w:val="00950D7B"/>
    <w:rsid w:val="009514AB"/>
    <w:rsid w:val="00951D94"/>
    <w:rsid w:val="00953338"/>
    <w:rsid w:val="00953688"/>
    <w:rsid w:val="009539A3"/>
    <w:rsid w:val="0095409A"/>
    <w:rsid w:val="009564CE"/>
    <w:rsid w:val="00956541"/>
    <w:rsid w:val="00956647"/>
    <w:rsid w:val="0095670E"/>
    <w:rsid w:val="00956DB0"/>
    <w:rsid w:val="00956FC9"/>
    <w:rsid w:val="009572FF"/>
    <w:rsid w:val="009575A4"/>
    <w:rsid w:val="009576A7"/>
    <w:rsid w:val="00957BF2"/>
    <w:rsid w:val="00957E70"/>
    <w:rsid w:val="00960FAB"/>
    <w:rsid w:val="0096183F"/>
    <w:rsid w:val="00961D19"/>
    <w:rsid w:val="00962E30"/>
    <w:rsid w:val="009632ED"/>
    <w:rsid w:val="0096493E"/>
    <w:rsid w:val="00964DF1"/>
    <w:rsid w:val="009661B5"/>
    <w:rsid w:val="00966B96"/>
    <w:rsid w:val="00966D64"/>
    <w:rsid w:val="00967D3E"/>
    <w:rsid w:val="009727A0"/>
    <w:rsid w:val="0097284F"/>
    <w:rsid w:val="00972AB2"/>
    <w:rsid w:val="00972E12"/>
    <w:rsid w:val="009731D9"/>
    <w:rsid w:val="00974C2B"/>
    <w:rsid w:val="00974D42"/>
    <w:rsid w:val="00975D12"/>
    <w:rsid w:val="009766D0"/>
    <w:rsid w:val="009768CC"/>
    <w:rsid w:val="00977570"/>
    <w:rsid w:val="00977ADD"/>
    <w:rsid w:val="00977DDB"/>
    <w:rsid w:val="0098002C"/>
    <w:rsid w:val="009802F0"/>
    <w:rsid w:val="009812DA"/>
    <w:rsid w:val="009816C8"/>
    <w:rsid w:val="00981DB1"/>
    <w:rsid w:val="00982F5B"/>
    <w:rsid w:val="00983A7C"/>
    <w:rsid w:val="0098422F"/>
    <w:rsid w:val="00984573"/>
    <w:rsid w:val="00984FA2"/>
    <w:rsid w:val="009850FA"/>
    <w:rsid w:val="00985705"/>
    <w:rsid w:val="00985D07"/>
    <w:rsid w:val="00987719"/>
    <w:rsid w:val="0098795B"/>
    <w:rsid w:val="00990226"/>
    <w:rsid w:val="009912E4"/>
    <w:rsid w:val="00993DB5"/>
    <w:rsid w:val="00995F98"/>
    <w:rsid w:val="00997507"/>
    <w:rsid w:val="00997CAB"/>
    <w:rsid w:val="009A0B7E"/>
    <w:rsid w:val="009A1501"/>
    <w:rsid w:val="009A3001"/>
    <w:rsid w:val="009A3532"/>
    <w:rsid w:val="009A3DC6"/>
    <w:rsid w:val="009A3E83"/>
    <w:rsid w:val="009A4AB7"/>
    <w:rsid w:val="009A4C07"/>
    <w:rsid w:val="009A62CA"/>
    <w:rsid w:val="009A6883"/>
    <w:rsid w:val="009A7D14"/>
    <w:rsid w:val="009B068D"/>
    <w:rsid w:val="009B0BAD"/>
    <w:rsid w:val="009B1E39"/>
    <w:rsid w:val="009B1E6A"/>
    <w:rsid w:val="009B2AD9"/>
    <w:rsid w:val="009B2DB5"/>
    <w:rsid w:val="009B3CF6"/>
    <w:rsid w:val="009B4081"/>
    <w:rsid w:val="009B4717"/>
    <w:rsid w:val="009B4BE3"/>
    <w:rsid w:val="009B569D"/>
    <w:rsid w:val="009B57D3"/>
    <w:rsid w:val="009B580A"/>
    <w:rsid w:val="009B6007"/>
    <w:rsid w:val="009B6FDE"/>
    <w:rsid w:val="009B71EA"/>
    <w:rsid w:val="009C060E"/>
    <w:rsid w:val="009C0950"/>
    <w:rsid w:val="009C0E70"/>
    <w:rsid w:val="009C253B"/>
    <w:rsid w:val="009C2BF9"/>
    <w:rsid w:val="009C470E"/>
    <w:rsid w:val="009C53CE"/>
    <w:rsid w:val="009C56D8"/>
    <w:rsid w:val="009C57C4"/>
    <w:rsid w:val="009C5DCF"/>
    <w:rsid w:val="009C77CD"/>
    <w:rsid w:val="009D0539"/>
    <w:rsid w:val="009D0DF7"/>
    <w:rsid w:val="009D0E2D"/>
    <w:rsid w:val="009D1687"/>
    <w:rsid w:val="009D1C62"/>
    <w:rsid w:val="009D399C"/>
    <w:rsid w:val="009D539A"/>
    <w:rsid w:val="009D57A6"/>
    <w:rsid w:val="009D6557"/>
    <w:rsid w:val="009D7424"/>
    <w:rsid w:val="009D756C"/>
    <w:rsid w:val="009D791B"/>
    <w:rsid w:val="009D7B70"/>
    <w:rsid w:val="009E05DE"/>
    <w:rsid w:val="009E0C2C"/>
    <w:rsid w:val="009E256F"/>
    <w:rsid w:val="009E3B13"/>
    <w:rsid w:val="009E47E1"/>
    <w:rsid w:val="009E482B"/>
    <w:rsid w:val="009E5368"/>
    <w:rsid w:val="009E5F3F"/>
    <w:rsid w:val="009E6E34"/>
    <w:rsid w:val="009E7B9E"/>
    <w:rsid w:val="009F0DCA"/>
    <w:rsid w:val="009F19F7"/>
    <w:rsid w:val="009F20E9"/>
    <w:rsid w:val="009F22BE"/>
    <w:rsid w:val="009F23FF"/>
    <w:rsid w:val="009F3687"/>
    <w:rsid w:val="009F3ACE"/>
    <w:rsid w:val="009F4E3E"/>
    <w:rsid w:val="009F5379"/>
    <w:rsid w:val="009F5442"/>
    <w:rsid w:val="009F5843"/>
    <w:rsid w:val="009F5C57"/>
    <w:rsid w:val="009F5D29"/>
    <w:rsid w:val="009F6D46"/>
    <w:rsid w:val="009F744C"/>
    <w:rsid w:val="009F775E"/>
    <w:rsid w:val="009F7DD5"/>
    <w:rsid w:val="00A00412"/>
    <w:rsid w:val="00A006E5"/>
    <w:rsid w:val="00A00A39"/>
    <w:rsid w:val="00A015A5"/>
    <w:rsid w:val="00A01CDC"/>
    <w:rsid w:val="00A01D58"/>
    <w:rsid w:val="00A01F15"/>
    <w:rsid w:val="00A02422"/>
    <w:rsid w:val="00A0251D"/>
    <w:rsid w:val="00A03324"/>
    <w:rsid w:val="00A03349"/>
    <w:rsid w:val="00A03ED1"/>
    <w:rsid w:val="00A03F30"/>
    <w:rsid w:val="00A05970"/>
    <w:rsid w:val="00A0613A"/>
    <w:rsid w:val="00A066CF"/>
    <w:rsid w:val="00A06C6C"/>
    <w:rsid w:val="00A07090"/>
    <w:rsid w:val="00A100FF"/>
    <w:rsid w:val="00A109BE"/>
    <w:rsid w:val="00A118BE"/>
    <w:rsid w:val="00A11C03"/>
    <w:rsid w:val="00A12057"/>
    <w:rsid w:val="00A14058"/>
    <w:rsid w:val="00A14DE1"/>
    <w:rsid w:val="00A14DE4"/>
    <w:rsid w:val="00A15284"/>
    <w:rsid w:val="00A157FA"/>
    <w:rsid w:val="00A162B4"/>
    <w:rsid w:val="00A1666E"/>
    <w:rsid w:val="00A17384"/>
    <w:rsid w:val="00A20B91"/>
    <w:rsid w:val="00A21B31"/>
    <w:rsid w:val="00A21CFC"/>
    <w:rsid w:val="00A22761"/>
    <w:rsid w:val="00A22C03"/>
    <w:rsid w:val="00A23023"/>
    <w:rsid w:val="00A239F2"/>
    <w:rsid w:val="00A250D4"/>
    <w:rsid w:val="00A256CB"/>
    <w:rsid w:val="00A257BC"/>
    <w:rsid w:val="00A25C68"/>
    <w:rsid w:val="00A2631B"/>
    <w:rsid w:val="00A26970"/>
    <w:rsid w:val="00A270D7"/>
    <w:rsid w:val="00A27706"/>
    <w:rsid w:val="00A27E2D"/>
    <w:rsid w:val="00A27F77"/>
    <w:rsid w:val="00A32284"/>
    <w:rsid w:val="00A32709"/>
    <w:rsid w:val="00A3285D"/>
    <w:rsid w:val="00A32B43"/>
    <w:rsid w:val="00A3401E"/>
    <w:rsid w:val="00A3492A"/>
    <w:rsid w:val="00A355AB"/>
    <w:rsid w:val="00A359BB"/>
    <w:rsid w:val="00A374C5"/>
    <w:rsid w:val="00A419E4"/>
    <w:rsid w:val="00A41A03"/>
    <w:rsid w:val="00A41A1A"/>
    <w:rsid w:val="00A41F42"/>
    <w:rsid w:val="00A42F94"/>
    <w:rsid w:val="00A43A7F"/>
    <w:rsid w:val="00A445E4"/>
    <w:rsid w:val="00A452D4"/>
    <w:rsid w:val="00A45FAE"/>
    <w:rsid w:val="00A471D5"/>
    <w:rsid w:val="00A47B49"/>
    <w:rsid w:val="00A503EC"/>
    <w:rsid w:val="00A506B9"/>
    <w:rsid w:val="00A50AE3"/>
    <w:rsid w:val="00A50C53"/>
    <w:rsid w:val="00A50E1D"/>
    <w:rsid w:val="00A51538"/>
    <w:rsid w:val="00A534F2"/>
    <w:rsid w:val="00A535A0"/>
    <w:rsid w:val="00A5467D"/>
    <w:rsid w:val="00A54B8B"/>
    <w:rsid w:val="00A54DB2"/>
    <w:rsid w:val="00A55C77"/>
    <w:rsid w:val="00A567F8"/>
    <w:rsid w:val="00A57B49"/>
    <w:rsid w:val="00A60518"/>
    <w:rsid w:val="00A60F1D"/>
    <w:rsid w:val="00A610EC"/>
    <w:rsid w:val="00A61779"/>
    <w:rsid w:val="00A61903"/>
    <w:rsid w:val="00A6347F"/>
    <w:rsid w:val="00A638CC"/>
    <w:rsid w:val="00A650BE"/>
    <w:rsid w:val="00A65E43"/>
    <w:rsid w:val="00A661CE"/>
    <w:rsid w:val="00A6643D"/>
    <w:rsid w:val="00A665F3"/>
    <w:rsid w:val="00A66EC8"/>
    <w:rsid w:val="00A67116"/>
    <w:rsid w:val="00A674A2"/>
    <w:rsid w:val="00A67723"/>
    <w:rsid w:val="00A7066D"/>
    <w:rsid w:val="00A70A58"/>
    <w:rsid w:val="00A7162B"/>
    <w:rsid w:val="00A7236D"/>
    <w:rsid w:val="00A72643"/>
    <w:rsid w:val="00A7437C"/>
    <w:rsid w:val="00A75609"/>
    <w:rsid w:val="00A75948"/>
    <w:rsid w:val="00A763CA"/>
    <w:rsid w:val="00A77BC2"/>
    <w:rsid w:val="00A80F62"/>
    <w:rsid w:val="00A816F4"/>
    <w:rsid w:val="00A81F67"/>
    <w:rsid w:val="00A81FDE"/>
    <w:rsid w:val="00A8290C"/>
    <w:rsid w:val="00A829F1"/>
    <w:rsid w:val="00A831F2"/>
    <w:rsid w:val="00A83245"/>
    <w:rsid w:val="00A837C2"/>
    <w:rsid w:val="00A84668"/>
    <w:rsid w:val="00A846A5"/>
    <w:rsid w:val="00A85025"/>
    <w:rsid w:val="00A8505D"/>
    <w:rsid w:val="00A8646F"/>
    <w:rsid w:val="00A86522"/>
    <w:rsid w:val="00A901FB"/>
    <w:rsid w:val="00A9046E"/>
    <w:rsid w:val="00A90859"/>
    <w:rsid w:val="00A911C5"/>
    <w:rsid w:val="00A914B8"/>
    <w:rsid w:val="00A91995"/>
    <w:rsid w:val="00A91AC9"/>
    <w:rsid w:val="00A91BAD"/>
    <w:rsid w:val="00A92301"/>
    <w:rsid w:val="00A92AF1"/>
    <w:rsid w:val="00A93474"/>
    <w:rsid w:val="00A937C8"/>
    <w:rsid w:val="00A9439C"/>
    <w:rsid w:val="00A946EC"/>
    <w:rsid w:val="00A94993"/>
    <w:rsid w:val="00A94F44"/>
    <w:rsid w:val="00A95741"/>
    <w:rsid w:val="00A95A16"/>
    <w:rsid w:val="00A95FAE"/>
    <w:rsid w:val="00A9635B"/>
    <w:rsid w:val="00A96C6D"/>
    <w:rsid w:val="00A97E0B"/>
    <w:rsid w:val="00AA082D"/>
    <w:rsid w:val="00AA177A"/>
    <w:rsid w:val="00AA2799"/>
    <w:rsid w:val="00AA393F"/>
    <w:rsid w:val="00AA5CDE"/>
    <w:rsid w:val="00AA6F7C"/>
    <w:rsid w:val="00AA6FA7"/>
    <w:rsid w:val="00AA78F4"/>
    <w:rsid w:val="00AA793C"/>
    <w:rsid w:val="00AB0003"/>
    <w:rsid w:val="00AB0594"/>
    <w:rsid w:val="00AB0FB7"/>
    <w:rsid w:val="00AB1730"/>
    <w:rsid w:val="00AB25D1"/>
    <w:rsid w:val="00AB2670"/>
    <w:rsid w:val="00AB27AB"/>
    <w:rsid w:val="00AB2B84"/>
    <w:rsid w:val="00AB666A"/>
    <w:rsid w:val="00AB71E3"/>
    <w:rsid w:val="00AB72A7"/>
    <w:rsid w:val="00AB75A0"/>
    <w:rsid w:val="00AC01EF"/>
    <w:rsid w:val="00AC0ABB"/>
    <w:rsid w:val="00AC0D0F"/>
    <w:rsid w:val="00AC15B0"/>
    <w:rsid w:val="00AC1699"/>
    <w:rsid w:val="00AC252E"/>
    <w:rsid w:val="00AC288A"/>
    <w:rsid w:val="00AC2C9D"/>
    <w:rsid w:val="00AC3024"/>
    <w:rsid w:val="00AC414C"/>
    <w:rsid w:val="00AC642E"/>
    <w:rsid w:val="00AC6591"/>
    <w:rsid w:val="00AD0749"/>
    <w:rsid w:val="00AD0A08"/>
    <w:rsid w:val="00AD0CE4"/>
    <w:rsid w:val="00AD0EB1"/>
    <w:rsid w:val="00AD10C9"/>
    <w:rsid w:val="00AD19DE"/>
    <w:rsid w:val="00AD1EAB"/>
    <w:rsid w:val="00AD219F"/>
    <w:rsid w:val="00AD25A3"/>
    <w:rsid w:val="00AD2AE8"/>
    <w:rsid w:val="00AD2CF9"/>
    <w:rsid w:val="00AD2D9B"/>
    <w:rsid w:val="00AD3852"/>
    <w:rsid w:val="00AD444A"/>
    <w:rsid w:val="00AD51BA"/>
    <w:rsid w:val="00AD574E"/>
    <w:rsid w:val="00AD63B3"/>
    <w:rsid w:val="00AD6980"/>
    <w:rsid w:val="00AD7567"/>
    <w:rsid w:val="00AD777B"/>
    <w:rsid w:val="00AE0162"/>
    <w:rsid w:val="00AE0312"/>
    <w:rsid w:val="00AE048E"/>
    <w:rsid w:val="00AE09C2"/>
    <w:rsid w:val="00AE0EA3"/>
    <w:rsid w:val="00AE1DD3"/>
    <w:rsid w:val="00AE2172"/>
    <w:rsid w:val="00AE29F0"/>
    <w:rsid w:val="00AE3AC6"/>
    <w:rsid w:val="00AE3BF3"/>
    <w:rsid w:val="00AE4962"/>
    <w:rsid w:val="00AE5812"/>
    <w:rsid w:val="00AE6269"/>
    <w:rsid w:val="00AE6874"/>
    <w:rsid w:val="00AE6BB6"/>
    <w:rsid w:val="00AE7E83"/>
    <w:rsid w:val="00AF1008"/>
    <w:rsid w:val="00AF13AB"/>
    <w:rsid w:val="00AF1436"/>
    <w:rsid w:val="00AF1A73"/>
    <w:rsid w:val="00AF230E"/>
    <w:rsid w:val="00AF294A"/>
    <w:rsid w:val="00AF3720"/>
    <w:rsid w:val="00AF3738"/>
    <w:rsid w:val="00AF3CA0"/>
    <w:rsid w:val="00AF4088"/>
    <w:rsid w:val="00AF4119"/>
    <w:rsid w:val="00AF4A3B"/>
    <w:rsid w:val="00AF5503"/>
    <w:rsid w:val="00AF5940"/>
    <w:rsid w:val="00AF5B55"/>
    <w:rsid w:val="00AF5DB1"/>
    <w:rsid w:val="00AF5E63"/>
    <w:rsid w:val="00AF6D61"/>
    <w:rsid w:val="00AF73ED"/>
    <w:rsid w:val="00AF7E66"/>
    <w:rsid w:val="00B0159B"/>
    <w:rsid w:val="00B02DB4"/>
    <w:rsid w:val="00B0358F"/>
    <w:rsid w:val="00B03840"/>
    <w:rsid w:val="00B0473F"/>
    <w:rsid w:val="00B05173"/>
    <w:rsid w:val="00B06C67"/>
    <w:rsid w:val="00B078C9"/>
    <w:rsid w:val="00B11022"/>
    <w:rsid w:val="00B11102"/>
    <w:rsid w:val="00B1127B"/>
    <w:rsid w:val="00B11460"/>
    <w:rsid w:val="00B118B5"/>
    <w:rsid w:val="00B11A05"/>
    <w:rsid w:val="00B11D64"/>
    <w:rsid w:val="00B1214A"/>
    <w:rsid w:val="00B12C2F"/>
    <w:rsid w:val="00B1307F"/>
    <w:rsid w:val="00B13421"/>
    <w:rsid w:val="00B14327"/>
    <w:rsid w:val="00B1463A"/>
    <w:rsid w:val="00B147DA"/>
    <w:rsid w:val="00B14A4D"/>
    <w:rsid w:val="00B15A8E"/>
    <w:rsid w:val="00B15B43"/>
    <w:rsid w:val="00B16098"/>
    <w:rsid w:val="00B17A2F"/>
    <w:rsid w:val="00B17C40"/>
    <w:rsid w:val="00B17C53"/>
    <w:rsid w:val="00B215B9"/>
    <w:rsid w:val="00B21601"/>
    <w:rsid w:val="00B22E10"/>
    <w:rsid w:val="00B23575"/>
    <w:rsid w:val="00B23903"/>
    <w:rsid w:val="00B23B48"/>
    <w:rsid w:val="00B24803"/>
    <w:rsid w:val="00B25A0D"/>
    <w:rsid w:val="00B26E4E"/>
    <w:rsid w:val="00B27BEE"/>
    <w:rsid w:val="00B30307"/>
    <w:rsid w:val="00B30380"/>
    <w:rsid w:val="00B310B3"/>
    <w:rsid w:val="00B32DFA"/>
    <w:rsid w:val="00B355BF"/>
    <w:rsid w:val="00B355CF"/>
    <w:rsid w:val="00B376F7"/>
    <w:rsid w:val="00B4016E"/>
    <w:rsid w:val="00B40389"/>
    <w:rsid w:val="00B411AD"/>
    <w:rsid w:val="00B428FE"/>
    <w:rsid w:val="00B43300"/>
    <w:rsid w:val="00B43922"/>
    <w:rsid w:val="00B43F1D"/>
    <w:rsid w:val="00B43F36"/>
    <w:rsid w:val="00B44129"/>
    <w:rsid w:val="00B449DF"/>
    <w:rsid w:val="00B45759"/>
    <w:rsid w:val="00B47EB3"/>
    <w:rsid w:val="00B51312"/>
    <w:rsid w:val="00B52AC7"/>
    <w:rsid w:val="00B530CB"/>
    <w:rsid w:val="00B54009"/>
    <w:rsid w:val="00B54460"/>
    <w:rsid w:val="00B5446A"/>
    <w:rsid w:val="00B547A0"/>
    <w:rsid w:val="00B54C28"/>
    <w:rsid w:val="00B551B2"/>
    <w:rsid w:val="00B55B73"/>
    <w:rsid w:val="00B56157"/>
    <w:rsid w:val="00B57AA0"/>
    <w:rsid w:val="00B57F95"/>
    <w:rsid w:val="00B607CB"/>
    <w:rsid w:val="00B60EEF"/>
    <w:rsid w:val="00B60F49"/>
    <w:rsid w:val="00B6101F"/>
    <w:rsid w:val="00B61AA9"/>
    <w:rsid w:val="00B62092"/>
    <w:rsid w:val="00B62633"/>
    <w:rsid w:val="00B62D14"/>
    <w:rsid w:val="00B62FCD"/>
    <w:rsid w:val="00B63111"/>
    <w:rsid w:val="00B63404"/>
    <w:rsid w:val="00B63686"/>
    <w:rsid w:val="00B63787"/>
    <w:rsid w:val="00B63FF4"/>
    <w:rsid w:val="00B64A38"/>
    <w:rsid w:val="00B64F4A"/>
    <w:rsid w:val="00B65377"/>
    <w:rsid w:val="00B655E1"/>
    <w:rsid w:val="00B65764"/>
    <w:rsid w:val="00B66026"/>
    <w:rsid w:val="00B6656D"/>
    <w:rsid w:val="00B66A2B"/>
    <w:rsid w:val="00B67B91"/>
    <w:rsid w:val="00B70F43"/>
    <w:rsid w:val="00B71506"/>
    <w:rsid w:val="00B71E03"/>
    <w:rsid w:val="00B722A3"/>
    <w:rsid w:val="00B73250"/>
    <w:rsid w:val="00B7331A"/>
    <w:rsid w:val="00B733BB"/>
    <w:rsid w:val="00B73A13"/>
    <w:rsid w:val="00B74E05"/>
    <w:rsid w:val="00B75B41"/>
    <w:rsid w:val="00B7703F"/>
    <w:rsid w:val="00B77346"/>
    <w:rsid w:val="00B77FC0"/>
    <w:rsid w:val="00B80B47"/>
    <w:rsid w:val="00B8114E"/>
    <w:rsid w:val="00B816B7"/>
    <w:rsid w:val="00B82E00"/>
    <w:rsid w:val="00B83790"/>
    <w:rsid w:val="00B83DCF"/>
    <w:rsid w:val="00B83FEB"/>
    <w:rsid w:val="00B8402E"/>
    <w:rsid w:val="00B842E2"/>
    <w:rsid w:val="00B845A5"/>
    <w:rsid w:val="00B84C29"/>
    <w:rsid w:val="00B86C86"/>
    <w:rsid w:val="00B878B0"/>
    <w:rsid w:val="00B8795D"/>
    <w:rsid w:val="00B87A09"/>
    <w:rsid w:val="00B9046F"/>
    <w:rsid w:val="00B90636"/>
    <w:rsid w:val="00B90B73"/>
    <w:rsid w:val="00B9346C"/>
    <w:rsid w:val="00B9416C"/>
    <w:rsid w:val="00B94A3D"/>
    <w:rsid w:val="00B950C6"/>
    <w:rsid w:val="00B95C66"/>
    <w:rsid w:val="00B963D1"/>
    <w:rsid w:val="00B96BED"/>
    <w:rsid w:val="00BA06D0"/>
    <w:rsid w:val="00BA10F4"/>
    <w:rsid w:val="00BA13B6"/>
    <w:rsid w:val="00BA2115"/>
    <w:rsid w:val="00BA25E9"/>
    <w:rsid w:val="00BA32DF"/>
    <w:rsid w:val="00BA4BA1"/>
    <w:rsid w:val="00BA5486"/>
    <w:rsid w:val="00BA550A"/>
    <w:rsid w:val="00BA590C"/>
    <w:rsid w:val="00BA7051"/>
    <w:rsid w:val="00BA7508"/>
    <w:rsid w:val="00BB0EF7"/>
    <w:rsid w:val="00BB112E"/>
    <w:rsid w:val="00BB1547"/>
    <w:rsid w:val="00BB1619"/>
    <w:rsid w:val="00BB297A"/>
    <w:rsid w:val="00BB2C87"/>
    <w:rsid w:val="00BB37D4"/>
    <w:rsid w:val="00BB3A78"/>
    <w:rsid w:val="00BB3F88"/>
    <w:rsid w:val="00BB40AF"/>
    <w:rsid w:val="00BB4258"/>
    <w:rsid w:val="00BB428B"/>
    <w:rsid w:val="00BB5266"/>
    <w:rsid w:val="00BB56A3"/>
    <w:rsid w:val="00BB5BAD"/>
    <w:rsid w:val="00BB5C77"/>
    <w:rsid w:val="00BB6040"/>
    <w:rsid w:val="00BB649C"/>
    <w:rsid w:val="00BB6D02"/>
    <w:rsid w:val="00BB761F"/>
    <w:rsid w:val="00BC0392"/>
    <w:rsid w:val="00BC1B1F"/>
    <w:rsid w:val="00BC1D45"/>
    <w:rsid w:val="00BC3DE9"/>
    <w:rsid w:val="00BC4DD9"/>
    <w:rsid w:val="00BC4EC7"/>
    <w:rsid w:val="00BC588D"/>
    <w:rsid w:val="00BC61B7"/>
    <w:rsid w:val="00BC7D49"/>
    <w:rsid w:val="00BC7DA5"/>
    <w:rsid w:val="00BD0C4A"/>
    <w:rsid w:val="00BD1736"/>
    <w:rsid w:val="00BD1D3D"/>
    <w:rsid w:val="00BD1DBC"/>
    <w:rsid w:val="00BD2104"/>
    <w:rsid w:val="00BD2750"/>
    <w:rsid w:val="00BD2D92"/>
    <w:rsid w:val="00BD312C"/>
    <w:rsid w:val="00BD3655"/>
    <w:rsid w:val="00BD3DC4"/>
    <w:rsid w:val="00BD3EDF"/>
    <w:rsid w:val="00BD4CFE"/>
    <w:rsid w:val="00BD4F81"/>
    <w:rsid w:val="00BD573B"/>
    <w:rsid w:val="00BD6292"/>
    <w:rsid w:val="00BD6742"/>
    <w:rsid w:val="00BD6D5C"/>
    <w:rsid w:val="00BD7B8A"/>
    <w:rsid w:val="00BE0B12"/>
    <w:rsid w:val="00BE0F9E"/>
    <w:rsid w:val="00BE140A"/>
    <w:rsid w:val="00BE1FAD"/>
    <w:rsid w:val="00BE2016"/>
    <w:rsid w:val="00BE25A8"/>
    <w:rsid w:val="00BE2672"/>
    <w:rsid w:val="00BE42C8"/>
    <w:rsid w:val="00BE4F1A"/>
    <w:rsid w:val="00BE50D5"/>
    <w:rsid w:val="00BE5908"/>
    <w:rsid w:val="00BE5F55"/>
    <w:rsid w:val="00BE619D"/>
    <w:rsid w:val="00BE6D73"/>
    <w:rsid w:val="00BE7C47"/>
    <w:rsid w:val="00BF01E8"/>
    <w:rsid w:val="00BF0615"/>
    <w:rsid w:val="00BF09E9"/>
    <w:rsid w:val="00BF0D3C"/>
    <w:rsid w:val="00BF1011"/>
    <w:rsid w:val="00BF10C2"/>
    <w:rsid w:val="00BF1693"/>
    <w:rsid w:val="00BF1B23"/>
    <w:rsid w:val="00BF468A"/>
    <w:rsid w:val="00BF4B59"/>
    <w:rsid w:val="00BF4B6B"/>
    <w:rsid w:val="00BF4CFC"/>
    <w:rsid w:val="00BF598E"/>
    <w:rsid w:val="00BF5A6C"/>
    <w:rsid w:val="00BF6BDA"/>
    <w:rsid w:val="00BF718E"/>
    <w:rsid w:val="00BF793F"/>
    <w:rsid w:val="00BF7F20"/>
    <w:rsid w:val="00C0034B"/>
    <w:rsid w:val="00C00DF2"/>
    <w:rsid w:val="00C02085"/>
    <w:rsid w:val="00C0223D"/>
    <w:rsid w:val="00C0405D"/>
    <w:rsid w:val="00C049E9"/>
    <w:rsid w:val="00C04D81"/>
    <w:rsid w:val="00C04FC0"/>
    <w:rsid w:val="00C0520B"/>
    <w:rsid w:val="00C05999"/>
    <w:rsid w:val="00C066E5"/>
    <w:rsid w:val="00C06818"/>
    <w:rsid w:val="00C077D0"/>
    <w:rsid w:val="00C079DB"/>
    <w:rsid w:val="00C07DF0"/>
    <w:rsid w:val="00C11156"/>
    <w:rsid w:val="00C1177B"/>
    <w:rsid w:val="00C125BC"/>
    <w:rsid w:val="00C12E53"/>
    <w:rsid w:val="00C1535C"/>
    <w:rsid w:val="00C15EDE"/>
    <w:rsid w:val="00C16107"/>
    <w:rsid w:val="00C1690A"/>
    <w:rsid w:val="00C17417"/>
    <w:rsid w:val="00C175DC"/>
    <w:rsid w:val="00C17998"/>
    <w:rsid w:val="00C17E62"/>
    <w:rsid w:val="00C20942"/>
    <w:rsid w:val="00C211FA"/>
    <w:rsid w:val="00C21396"/>
    <w:rsid w:val="00C2184C"/>
    <w:rsid w:val="00C21E27"/>
    <w:rsid w:val="00C2278C"/>
    <w:rsid w:val="00C22944"/>
    <w:rsid w:val="00C24073"/>
    <w:rsid w:val="00C244F2"/>
    <w:rsid w:val="00C2481F"/>
    <w:rsid w:val="00C24A97"/>
    <w:rsid w:val="00C252BC"/>
    <w:rsid w:val="00C25A0E"/>
    <w:rsid w:val="00C26458"/>
    <w:rsid w:val="00C26AAD"/>
    <w:rsid w:val="00C27003"/>
    <w:rsid w:val="00C27052"/>
    <w:rsid w:val="00C2737F"/>
    <w:rsid w:val="00C27DED"/>
    <w:rsid w:val="00C3032A"/>
    <w:rsid w:val="00C30AE2"/>
    <w:rsid w:val="00C31309"/>
    <w:rsid w:val="00C313C9"/>
    <w:rsid w:val="00C3217C"/>
    <w:rsid w:val="00C323AB"/>
    <w:rsid w:val="00C32AE6"/>
    <w:rsid w:val="00C32EAC"/>
    <w:rsid w:val="00C34D2B"/>
    <w:rsid w:val="00C36850"/>
    <w:rsid w:val="00C36A54"/>
    <w:rsid w:val="00C36CAD"/>
    <w:rsid w:val="00C371A1"/>
    <w:rsid w:val="00C37C10"/>
    <w:rsid w:val="00C40259"/>
    <w:rsid w:val="00C406B2"/>
    <w:rsid w:val="00C419B1"/>
    <w:rsid w:val="00C42DAF"/>
    <w:rsid w:val="00C43420"/>
    <w:rsid w:val="00C44455"/>
    <w:rsid w:val="00C4459A"/>
    <w:rsid w:val="00C45279"/>
    <w:rsid w:val="00C47A7B"/>
    <w:rsid w:val="00C47AC6"/>
    <w:rsid w:val="00C4EC1C"/>
    <w:rsid w:val="00C515D2"/>
    <w:rsid w:val="00C51F49"/>
    <w:rsid w:val="00C5304A"/>
    <w:rsid w:val="00C549A2"/>
    <w:rsid w:val="00C549AB"/>
    <w:rsid w:val="00C55870"/>
    <w:rsid w:val="00C5593D"/>
    <w:rsid w:val="00C559B2"/>
    <w:rsid w:val="00C55CDE"/>
    <w:rsid w:val="00C5682B"/>
    <w:rsid w:val="00C569A9"/>
    <w:rsid w:val="00C579A0"/>
    <w:rsid w:val="00C606FA"/>
    <w:rsid w:val="00C60E1A"/>
    <w:rsid w:val="00C60EF9"/>
    <w:rsid w:val="00C61601"/>
    <w:rsid w:val="00C61AC8"/>
    <w:rsid w:val="00C61FA6"/>
    <w:rsid w:val="00C6281F"/>
    <w:rsid w:val="00C63C9C"/>
    <w:rsid w:val="00C6464A"/>
    <w:rsid w:val="00C64C6F"/>
    <w:rsid w:val="00C653F7"/>
    <w:rsid w:val="00C65D09"/>
    <w:rsid w:val="00C66589"/>
    <w:rsid w:val="00C66604"/>
    <w:rsid w:val="00C668B2"/>
    <w:rsid w:val="00C670D6"/>
    <w:rsid w:val="00C6749B"/>
    <w:rsid w:val="00C70134"/>
    <w:rsid w:val="00C70323"/>
    <w:rsid w:val="00C70772"/>
    <w:rsid w:val="00C71BCD"/>
    <w:rsid w:val="00C7280B"/>
    <w:rsid w:val="00C72E97"/>
    <w:rsid w:val="00C73FDD"/>
    <w:rsid w:val="00C74BD5"/>
    <w:rsid w:val="00C74CB5"/>
    <w:rsid w:val="00C7503F"/>
    <w:rsid w:val="00C75F73"/>
    <w:rsid w:val="00C768B7"/>
    <w:rsid w:val="00C76D13"/>
    <w:rsid w:val="00C76FAA"/>
    <w:rsid w:val="00C77130"/>
    <w:rsid w:val="00C77B55"/>
    <w:rsid w:val="00C80429"/>
    <w:rsid w:val="00C80A11"/>
    <w:rsid w:val="00C80E2F"/>
    <w:rsid w:val="00C811BD"/>
    <w:rsid w:val="00C8266A"/>
    <w:rsid w:val="00C829C4"/>
    <w:rsid w:val="00C833A2"/>
    <w:rsid w:val="00C85585"/>
    <w:rsid w:val="00C85635"/>
    <w:rsid w:val="00C8571A"/>
    <w:rsid w:val="00C8580F"/>
    <w:rsid w:val="00C8593A"/>
    <w:rsid w:val="00C87ECC"/>
    <w:rsid w:val="00C908B3"/>
    <w:rsid w:val="00C90938"/>
    <w:rsid w:val="00C91020"/>
    <w:rsid w:val="00C91695"/>
    <w:rsid w:val="00C91866"/>
    <w:rsid w:val="00C91886"/>
    <w:rsid w:val="00C924C4"/>
    <w:rsid w:val="00C927A6"/>
    <w:rsid w:val="00C93069"/>
    <w:rsid w:val="00C933B7"/>
    <w:rsid w:val="00C935A9"/>
    <w:rsid w:val="00C93CE6"/>
    <w:rsid w:val="00C93F9F"/>
    <w:rsid w:val="00C949C2"/>
    <w:rsid w:val="00C94AEA"/>
    <w:rsid w:val="00C94CDC"/>
    <w:rsid w:val="00C94F53"/>
    <w:rsid w:val="00C96A38"/>
    <w:rsid w:val="00C978D4"/>
    <w:rsid w:val="00C97D58"/>
    <w:rsid w:val="00CA0566"/>
    <w:rsid w:val="00CA0BFD"/>
    <w:rsid w:val="00CA29AE"/>
    <w:rsid w:val="00CA3AAE"/>
    <w:rsid w:val="00CA4321"/>
    <w:rsid w:val="00CA4E60"/>
    <w:rsid w:val="00CA58BE"/>
    <w:rsid w:val="00CA64F2"/>
    <w:rsid w:val="00CA7464"/>
    <w:rsid w:val="00CB052C"/>
    <w:rsid w:val="00CB146F"/>
    <w:rsid w:val="00CB1ECB"/>
    <w:rsid w:val="00CB30FA"/>
    <w:rsid w:val="00CB3A13"/>
    <w:rsid w:val="00CB46B1"/>
    <w:rsid w:val="00CB47CF"/>
    <w:rsid w:val="00CB48EC"/>
    <w:rsid w:val="00CB4BA5"/>
    <w:rsid w:val="00CB4CB6"/>
    <w:rsid w:val="00CB4EC3"/>
    <w:rsid w:val="00CB6972"/>
    <w:rsid w:val="00CB7B18"/>
    <w:rsid w:val="00CC0AFA"/>
    <w:rsid w:val="00CC111D"/>
    <w:rsid w:val="00CC11C8"/>
    <w:rsid w:val="00CC1422"/>
    <w:rsid w:val="00CC16B3"/>
    <w:rsid w:val="00CC1B17"/>
    <w:rsid w:val="00CC2397"/>
    <w:rsid w:val="00CC2589"/>
    <w:rsid w:val="00CC26F5"/>
    <w:rsid w:val="00CC28B0"/>
    <w:rsid w:val="00CC2E76"/>
    <w:rsid w:val="00CC35BE"/>
    <w:rsid w:val="00CC36E5"/>
    <w:rsid w:val="00CC3CB9"/>
    <w:rsid w:val="00CC3DFB"/>
    <w:rsid w:val="00CC4600"/>
    <w:rsid w:val="00CC4B26"/>
    <w:rsid w:val="00CC5500"/>
    <w:rsid w:val="00CC5592"/>
    <w:rsid w:val="00CC55A4"/>
    <w:rsid w:val="00CC7E27"/>
    <w:rsid w:val="00CD0D88"/>
    <w:rsid w:val="00CD1639"/>
    <w:rsid w:val="00CD25C4"/>
    <w:rsid w:val="00CD34DC"/>
    <w:rsid w:val="00CD3956"/>
    <w:rsid w:val="00CD3B2E"/>
    <w:rsid w:val="00CD3B32"/>
    <w:rsid w:val="00CD57EE"/>
    <w:rsid w:val="00CD5C2E"/>
    <w:rsid w:val="00CD695E"/>
    <w:rsid w:val="00CD7D1A"/>
    <w:rsid w:val="00CD7F15"/>
    <w:rsid w:val="00CE0BCE"/>
    <w:rsid w:val="00CE31F3"/>
    <w:rsid w:val="00CE3A4A"/>
    <w:rsid w:val="00CE4E7A"/>
    <w:rsid w:val="00CE5552"/>
    <w:rsid w:val="00CE5EBF"/>
    <w:rsid w:val="00CE700A"/>
    <w:rsid w:val="00CE73EA"/>
    <w:rsid w:val="00CE75DF"/>
    <w:rsid w:val="00CF02A8"/>
    <w:rsid w:val="00CF0672"/>
    <w:rsid w:val="00CF1051"/>
    <w:rsid w:val="00CF2A93"/>
    <w:rsid w:val="00CF33D9"/>
    <w:rsid w:val="00CF3A35"/>
    <w:rsid w:val="00CF4D81"/>
    <w:rsid w:val="00CF5586"/>
    <w:rsid w:val="00CF5E62"/>
    <w:rsid w:val="00CF5EFD"/>
    <w:rsid w:val="00CF6A8D"/>
    <w:rsid w:val="00CF6D6E"/>
    <w:rsid w:val="00D003E2"/>
    <w:rsid w:val="00D00823"/>
    <w:rsid w:val="00D00B7B"/>
    <w:rsid w:val="00D01274"/>
    <w:rsid w:val="00D014F4"/>
    <w:rsid w:val="00D03BDD"/>
    <w:rsid w:val="00D0623A"/>
    <w:rsid w:val="00D06E74"/>
    <w:rsid w:val="00D07457"/>
    <w:rsid w:val="00D1038D"/>
    <w:rsid w:val="00D10741"/>
    <w:rsid w:val="00D12033"/>
    <w:rsid w:val="00D12337"/>
    <w:rsid w:val="00D1256B"/>
    <w:rsid w:val="00D132EE"/>
    <w:rsid w:val="00D14030"/>
    <w:rsid w:val="00D14695"/>
    <w:rsid w:val="00D152CF"/>
    <w:rsid w:val="00D15477"/>
    <w:rsid w:val="00D17E8F"/>
    <w:rsid w:val="00D21995"/>
    <w:rsid w:val="00D21CE5"/>
    <w:rsid w:val="00D21D74"/>
    <w:rsid w:val="00D22784"/>
    <w:rsid w:val="00D22AE8"/>
    <w:rsid w:val="00D23167"/>
    <w:rsid w:val="00D23B49"/>
    <w:rsid w:val="00D248E2"/>
    <w:rsid w:val="00D25107"/>
    <w:rsid w:val="00D2534C"/>
    <w:rsid w:val="00D255CE"/>
    <w:rsid w:val="00D255E9"/>
    <w:rsid w:val="00D259FD"/>
    <w:rsid w:val="00D2631C"/>
    <w:rsid w:val="00D26DD2"/>
    <w:rsid w:val="00D27164"/>
    <w:rsid w:val="00D277A9"/>
    <w:rsid w:val="00D308EE"/>
    <w:rsid w:val="00D30F49"/>
    <w:rsid w:val="00D31A0E"/>
    <w:rsid w:val="00D31A4A"/>
    <w:rsid w:val="00D31F06"/>
    <w:rsid w:val="00D33336"/>
    <w:rsid w:val="00D33DC5"/>
    <w:rsid w:val="00D3581A"/>
    <w:rsid w:val="00D35B6D"/>
    <w:rsid w:val="00D35D73"/>
    <w:rsid w:val="00D367C6"/>
    <w:rsid w:val="00D3699E"/>
    <w:rsid w:val="00D37616"/>
    <w:rsid w:val="00D40977"/>
    <w:rsid w:val="00D4201E"/>
    <w:rsid w:val="00D42F47"/>
    <w:rsid w:val="00D43732"/>
    <w:rsid w:val="00D43DCF"/>
    <w:rsid w:val="00D445D7"/>
    <w:rsid w:val="00D44809"/>
    <w:rsid w:val="00D449BE"/>
    <w:rsid w:val="00D450F0"/>
    <w:rsid w:val="00D452BA"/>
    <w:rsid w:val="00D45527"/>
    <w:rsid w:val="00D457CA"/>
    <w:rsid w:val="00D46D35"/>
    <w:rsid w:val="00D502FD"/>
    <w:rsid w:val="00D50770"/>
    <w:rsid w:val="00D5082E"/>
    <w:rsid w:val="00D50BE2"/>
    <w:rsid w:val="00D51421"/>
    <w:rsid w:val="00D51C0E"/>
    <w:rsid w:val="00D528E9"/>
    <w:rsid w:val="00D529F5"/>
    <w:rsid w:val="00D53CF4"/>
    <w:rsid w:val="00D54534"/>
    <w:rsid w:val="00D54688"/>
    <w:rsid w:val="00D54691"/>
    <w:rsid w:val="00D55177"/>
    <w:rsid w:val="00D55B8A"/>
    <w:rsid w:val="00D56B6E"/>
    <w:rsid w:val="00D56F41"/>
    <w:rsid w:val="00D57CE4"/>
    <w:rsid w:val="00D57F55"/>
    <w:rsid w:val="00D6048D"/>
    <w:rsid w:val="00D61F27"/>
    <w:rsid w:val="00D62826"/>
    <w:rsid w:val="00D62CC7"/>
    <w:rsid w:val="00D635D0"/>
    <w:rsid w:val="00D63B38"/>
    <w:rsid w:val="00D6456C"/>
    <w:rsid w:val="00D64A17"/>
    <w:rsid w:val="00D65765"/>
    <w:rsid w:val="00D66356"/>
    <w:rsid w:val="00D66811"/>
    <w:rsid w:val="00D67490"/>
    <w:rsid w:val="00D676BD"/>
    <w:rsid w:val="00D7006C"/>
    <w:rsid w:val="00D7085B"/>
    <w:rsid w:val="00D70E1F"/>
    <w:rsid w:val="00D7161A"/>
    <w:rsid w:val="00D71A75"/>
    <w:rsid w:val="00D71E64"/>
    <w:rsid w:val="00D720C6"/>
    <w:rsid w:val="00D721EA"/>
    <w:rsid w:val="00D724D9"/>
    <w:rsid w:val="00D72605"/>
    <w:rsid w:val="00D72A9C"/>
    <w:rsid w:val="00D739B9"/>
    <w:rsid w:val="00D73B94"/>
    <w:rsid w:val="00D7458E"/>
    <w:rsid w:val="00D74661"/>
    <w:rsid w:val="00D74E8A"/>
    <w:rsid w:val="00D74EFE"/>
    <w:rsid w:val="00D75359"/>
    <w:rsid w:val="00D75812"/>
    <w:rsid w:val="00D75E22"/>
    <w:rsid w:val="00D7617E"/>
    <w:rsid w:val="00D7663D"/>
    <w:rsid w:val="00D8237C"/>
    <w:rsid w:val="00D82732"/>
    <w:rsid w:val="00D82B2E"/>
    <w:rsid w:val="00D840F1"/>
    <w:rsid w:val="00D8484D"/>
    <w:rsid w:val="00D84D25"/>
    <w:rsid w:val="00D850DC"/>
    <w:rsid w:val="00D85950"/>
    <w:rsid w:val="00D85A7C"/>
    <w:rsid w:val="00D85C78"/>
    <w:rsid w:val="00D867B2"/>
    <w:rsid w:val="00D875B0"/>
    <w:rsid w:val="00D87E24"/>
    <w:rsid w:val="00D87E67"/>
    <w:rsid w:val="00D9004F"/>
    <w:rsid w:val="00D90104"/>
    <w:rsid w:val="00D908CD"/>
    <w:rsid w:val="00D90B65"/>
    <w:rsid w:val="00D90EB8"/>
    <w:rsid w:val="00D916F2"/>
    <w:rsid w:val="00D92017"/>
    <w:rsid w:val="00D92806"/>
    <w:rsid w:val="00D92D01"/>
    <w:rsid w:val="00D92D79"/>
    <w:rsid w:val="00D92DE5"/>
    <w:rsid w:val="00D930D3"/>
    <w:rsid w:val="00D9329C"/>
    <w:rsid w:val="00D936A1"/>
    <w:rsid w:val="00D93B24"/>
    <w:rsid w:val="00D945CD"/>
    <w:rsid w:val="00D94617"/>
    <w:rsid w:val="00D94E40"/>
    <w:rsid w:val="00D94E9C"/>
    <w:rsid w:val="00D955AE"/>
    <w:rsid w:val="00D95A8D"/>
    <w:rsid w:val="00D95CA1"/>
    <w:rsid w:val="00D96000"/>
    <w:rsid w:val="00D9624C"/>
    <w:rsid w:val="00D96348"/>
    <w:rsid w:val="00D973F8"/>
    <w:rsid w:val="00DA0D5B"/>
    <w:rsid w:val="00DA288F"/>
    <w:rsid w:val="00DA2DE2"/>
    <w:rsid w:val="00DA39B6"/>
    <w:rsid w:val="00DA4168"/>
    <w:rsid w:val="00DA436F"/>
    <w:rsid w:val="00DA7043"/>
    <w:rsid w:val="00DB04D1"/>
    <w:rsid w:val="00DB0962"/>
    <w:rsid w:val="00DB0C1A"/>
    <w:rsid w:val="00DB0DEF"/>
    <w:rsid w:val="00DB160B"/>
    <w:rsid w:val="00DB2A4E"/>
    <w:rsid w:val="00DB4524"/>
    <w:rsid w:val="00DB5C43"/>
    <w:rsid w:val="00DB6C08"/>
    <w:rsid w:val="00DB7028"/>
    <w:rsid w:val="00DB7A10"/>
    <w:rsid w:val="00DB7CBA"/>
    <w:rsid w:val="00DB7DAC"/>
    <w:rsid w:val="00DC0E98"/>
    <w:rsid w:val="00DC161D"/>
    <w:rsid w:val="00DC2955"/>
    <w:rsid w:val="00DC2DAD"/>
    <w:rsid w:val="00DC3603"/>
    <w:rsid w:val="00DC3C38"/>
    <w:rsid w:val="00DC4B5F"/>
    <w:rsid w:val="00DC4C91"/>
    <w:rsid w:val="00DC58A5"/>
    <w:rsid w:val="00DC653B"/>
    <w:rsid w:val="00DC658B"/>
    <w:rsid w:val="00DC7CFB"/>
    <w:rsid w:val="00DD0224"/>
    <w:rsid w:val="00DD0A83"/>
    <w:rsid w:val="00DD103F"/>
    <w:rsid w:val="00DD10D1"/>
    <w:rsid w:val="00DD10E5"/>
    <w:rsid w:val="00DD1191"/>
    <w:rsid w:val="00DD1B64"/>
    <w:rsid w:val="00DD1E85"/>
    <w:rsid w:val="00DD20CF"/>
    <w:rsid w:val="00DD2901"/>
    <w:rsid w:val="00DD2956"/>
    <w:rsid w:val="00DD4A3B"/>
    <w:rsid w:val="00DD4AB8"/>
    <w:rsid w:val="00DD5DC4"/>
    <w:rsid w:val="00DD5FE6"/>
    <w:rsid w:val="00DD6D00"/>
    <w:rsid w:val="00DE00B9"/>
    <w:rsid w:val="00DE216A"/>
    <w:rsid w:val="00DE3C54"/>
    <w:rsid w:val="00DE3DD5"/>
    <w:rsid w:val="00DE46D5"/>
    <w:rsid w:val="00DE63A7"/>
    <w:rsid w:val="00DE70E8"/>
    <w:rsid w:val="00DE7BDA"/>
    <w:rsid w:val="00DE7CD1"/>
    <w:rsid w:val="00DE7E65"/>
    <w:rsid w:val="00DF0667"/>
    <w:rsid w:val="00DF07EC"/>
    <w:rsid w:val="00DF0CBB"/>
    <w:rsid w:val="00DF0FCC"/>
    <w:rsid w:val="00DF12B1"/>
    <w:rsid w:val="00DF13AC"/>
    <w:rsid w:val="00DF20A5"/>
    <w:rsid w:val="00DF2287"/>
    <w:rsid w:val="00DF2A65"/>
    <w:rsid w:val="00DF2BFF"/>
    <w:rsid w:val="00DF2D59"/>
    <w:rsid w:val="00DF3A8E"/>
    <w:rsid w:val="00DF40C0"/>
    <w:rsid w:val="00DF42D0"/>
    <w:rsid w:val="00DF43DF"/>
    <w:rsid w:val="00DF666F"/>
    <w:rsid w:val="00DF6BAF"/>
    <w:rsid w:val="00DF6D3D"/>
    <w:rsid w:val="00DF742E"/>
    <w:rsid w:val="00DF790D"/>
    <w:rsid w:val="00DF7924"/>
    <w:rsid w:val="00DF7B1F"/>
    <w:rsid w:val="00E0061F"/>
    <w:rsid w:val="00E0203D"/>
    <w:rsid w:val="00E03048"/>
    <w:rsid w:val="00E03A35"/>
    <w:rsid w:val="00E03CE6"/>
    <w:rsid w:val="00E04B75"/>
    <w:rsid w:val="00E04DC1"/>
    <w:rsid w:val="00E04FAB"/>
    <w:rsid w:val="00E0619E"/>
    <w:rsid w:val="00E06B78"/>
    <w:rsid w:val="00E10545"/>
    <w:rsid w:val="00E1195A"/>
    <w:rsid w:val="00E11A7F"/>
    <w:rsid w:val="00E13158"/>
    <w:rsid w:val="00E131FC"/>
    <w:rsid w:val="00E141E8"/>
    <w:rsid w:val="00E15105"/>
    <w:rsid w:val="00E1594B"/>
    <w:rsid w:val="00E162DE"/>
    <w:rsid w:val="00E166CC"/>
    <w:rsid w:val="00E169B6"/>
    <w:rsid w:val="00E17BF4"/>
    <w:rsid w:val="00E17E3C"/>
    <w:rsid w:val="00E201D8"/>
    <w:rsid w:val="00E2026C"/>
    <w:rsid w:val="00E205A4"/>
    <w:rsid w:val="00E205C2"/>
    <w:rsid w:val="00E207CC"/>
    <w:rsid w:val="00E20C2F"/>
    <w:rsid w:val="00E2131D"/>
    <w:rsid w:val="00E2176C"/>
    <w:rsid w:val="00E217A2"/>
    <w:rsid w:val="00E21F8C"/>
    <w:rsid w:val="00E21FE6"/>
    <w:rsid w:val="00E22138"/>
    <w:rsid w:val="00E225F9"/>
    <w:rsid w:val="00E225FE"/>
    <w:rsid w:val="00E22A0F"/>
    <w:rsid w:val="00E231B0"/>
    <w:rsid w:val="00E2341C"/>
    <w:rsid w:val="00E23C63"/>
    <w:rsid w:val="00E24205"/>
    <w:rsid w:val="00E2431D"/>
    <w:rsid w:val="00E24B97"/>
    <w:rsid w:val="00E24F90"/>
    <w:rsid w:val="00E24FA6"/>
    <w:rsid w:val="00E253AC"/>
    <w:rsid w:val="00E258DB"/>
    <w:rsid w:val="00E276A2"/>
    <w:rsid w:val="00E2796E"/>
    <w:rsid w:val="00E27FB5"/>
    <w:rsid w:val="00E30767"/>
    <w:rsid w:val="00E31698"/>
    <w:rsid w:val="00E33D7C"/>
    <w:rsid w:val="00E347B3"/>
    <w:rsid w:val="00E34D66"/>
    <w:rsid w:val="00E34F3A"/>
    <w:rsid w:val="00E35503"/>
    <w:rsid w:val="00E35534"/>
    <w:rsid w:val="00E3568F"/>
    <w:rsid w:val="00E35D02"/>
    <w:rsid w:val="00E37802"/>
    <w:rsid w:val="00E37C5A"/>
    <w:rsid w:val="00E37EBA"/>
    <w:rsid w:val="00E37ECC"/>
    <w:rsid w:val="00E37F6C"/>
    <w:rsid w:val="00E40201"/>
    <w:rsid w:val="00E4038A"/>
    <w:rsid w:val="00E405D8"/>
    <w:rsid w:val="00E40F0C"/>
    <w:rsid w:val="00E410B8"/>
    <w:rsid w:val="00E421EB"/>
    <w:rsid w:val="00E42C11"/>
    <w:rsid w:val="00E42C4C"/>
    <w:rsid w:val="00E434E2"/>
    <w:rsid w:val="00E43925"/>
    <w:rsid w:val="00E43EE6"/>
    <w:rsid w:val="00E4568F"/>
    <w:rsid w:val="00E46BDD"/>
    <w:rsid w:val="00E46BE6"/>
    <w:rsid w:val="00E470F2"/>
    <w:rsid w:val="00E47F8C"/>
    <w:rsid w:val="00E50C23"/>
    <w:rsid w:val="00E50E71"/>
    <w:rsid w:val="00E51504"/>
    <w:rsid w:val="00E51884"/>
    <w:rsid w:val="00E51B3B"/>
    <w:rsid w:val="00E51FE6"/>
    <w:rsid w:val="00E527DC"/>
    <w:rsid w:val="00E52FDC"/>
    <w:rsid w:val="00E530FE"/>
    <w:rsid w:val="00E541FB"/>
    <w:rsid w:val="00E55A43"/>
    <w:rsid w:val="00E56AED"/>
    <w:rsid w:val="00E60126"/>
    <w:rsid w:val="00E609B3"/>
    <w:rsid w:val="00E609E2"/>
    <w:rsid w:val="00E60D6E"/>
    <w:rsid w:val="00E60E1E"/>
    <w:rsid w:val="00E614ED"/>
    <w:rsid w:val="00E6264F"/>
    <w:rsid w:val="00E6339B"/>
    <w:rsid w:val="00E634E8"/>
    <w:rsid w:val="00E63D0F"/>
    <w:rsid w:val="00E63DD6"/>
    <w:rsid w:val="00E63E50"/>
    <w:rsid w:val="00E63F3E"/>
    <w:rsid w:val="00E6492D"/>
    <w:rsid w:val="00E64F15"/>
    <w:rsid w:val="00E65710"/>
    <w:rsid w:val="00E65B15"/>
    <w:rsid w:val="00E6616F"/>
    <w:rsid w:val="00E66BA2"/>
    <w:rsid w:val="00E670C6"/>
    <w:rsid w:val="00E67C50"/>
    <w:rsid w:val="00E71696"/>
    <w:rsid w:val="00E71BB5"/>
    <w:rsid w:val="00E71FBC"/>
    <w:rsid w:val="00E72627"/>
    <w:rsid w:val="00E72BBC"/>
    <w:rsid w:val="00E73166"/>
    <w:rsid w:val="00E73FF0"/>
    <w:rsid w:val="00E74B8E"/>
    <w:rsid w:val="00E753DB"/>
    <w:rsid w:val="00E7584A"/>
    <w:rsid w:val="00E771A7"/>
    <w:rsid w:val="00E80504"/>
    <w:rsid w:val="00E80896"/>
    <w:rsid w:val="00E80D40"/>
    <w:rsid w:val="00E81EFF"/>
    <w:rsid w:val="00E8200B"/>
    <w:rsid w:val="00E82161"/>
    <w:rsid w:val="00E82702"/>
    <w:rsid w:val="00E82924"/>
    <w:rsid w:val="00E82F60"/>
    <w:rsid w:val="00E83437"/>
    <w:rsid w:val="00E837C9"/>
    <w:rsid w:val="00E83B78"/>
    <w:rsid w:val="00E8445B"/>
    <w:rsid w:val="00E84D6E"/>
    <w:rsid w:val="00E851E1"/>
    <w:rsid w:val="00E863DE"/>
    <w:rsid w:val="00E8654B"/>
    <w:rsid w:val="00E86F5B"/>
    <w:rsid w:val="00E8768C"/>
    <w:rsid w:val="00E90601"/>
    <w:rsid w:val="00E9114F"/>
    <w:rsid w:val="00E92030"/>
    <w:rsid w:val="00E92591"/>
    <w:rsid w:val="00E92647"/>
    <w:rsid w:val="00E9277D"/>
    <w:rsid w:val="00E93750"/>
    <w:rsid w:val="00E94377"/>
    <w:rsid w:val="00E94407"/>
    <w:rsid w:val="00E947B7"/>
    <w:rsid w:val="00E94A4B"/>
    <w:rsid w:val="00E94E41"/>
    <w:rsid w:val="00E97353"/>
    <w:rsid w:val="00E97DED"/>
    <w:rsid w:val="00EA21CF"/>
    <w:rsid w:val="00EA235C"/>
    <w:rsid w:val="00EA2B4C"/>
    <w:rsid w:val="00EA3070"/>
    <w:rsid w:val="00EA33C0"/>
    <w:rsid w:val="00EA39F4"/>
    <w:rsid w:val="00EA4AB4"/>
    <w:rsid w:val="00EA4C2F"/>
    <w:rsid w:val="00EA5B19"/>
    <w:rsid w:val="00EA6387"/>
    <w:rsid w:val="00EB014D"/>
    <w:rsid w:val="00EB0A64"/>
    <w:rsid w:val="00EB101E"/>
    <w:rsid w:val="00EB1D1D"/>
    <w:rsid w:val="00EB1F7E"/>
    <w:rsid w:val="00EB249B"/>
    <w:rsid w:val="00EB3971"/>
    <w:rsid w:val="00EB495D"/>
    <w:rsid w:val="00EB54E2"/>
    <w:rsid w:val="00EB6E0A"/>
    <w:rsid w:val="00EB722B"/>
    <w:rsid w:val="00EB7645"/>
    <w:rsid w:val="00EB7784"/>
    <w:rsid w:val="00EB7D42"/>
    <w:rsid w:val="00EC0089"/>
    <w:rsid w:val="00EC0CD4"/>
    <w:rsid w:val="00EC1801"/>
    <w:rsid w:val="00EC36CF"/>
    <w:rsid w:val="00EC6C2E"/>
    <w:rsid w:val="00EC7ACB"/>
    <w:rsid w:val="00ED04A8"/>
    <w:rsid w:val="00ED12DB"/>
    <w:rsid w:val="00ED1437"/>
    <w:rsid w:val="00ED2196"/>
    <w:rsid w:val="00ED24C7"/>
    <w:rsid w:val="00ED3292"/>
    <w:rsid w:val="00ED45D6"/>
    <w:rsid w:val="00ED48A2"/>
    <w:rsid w:val="00ED4C24"/>
    <w:rsid w:val="00ED4FA4"/>
    <w:rsid w:val="00ED6007"/>
    <w:rsid w:val="00ED69A3"/>
    <w:rsid w:val="00ED758D"/>
    <w:rsid w:val="00EE0A46"/>
    <w:rsid w:val="00EE10F4"/>
    <w:rsid w:val="00EE1A2B"/>
    <w:rsid w:val="00EE1DEB"/>
    <w:rsid w:val="00EE1FD9"/>
    <w:rsid w:val="00EE26CD"/>
    <w:rsid w:val="00EE3F79"/>
    <w:rsid w:val="00EE5049"/>
    <w:rsid w:val="00EE58F7"/>
    <w:rsid w:val="00EE5E0C"/>
    <w:rsid w:val="00EE680D"/>
    <w:rsid w:val="00EF1513"/>
    <w:rsid w:val="00EF19FD"/>
    <w:rsid w:val="00EF267E"/>
    <w:rsid w:val="00EF291E"/>
    <w:rsid w:val="00EF32AA"/>
    <w:rsid w:val="00EF4413"/>
    <w:rsid w:val="00EF573D"/>
    <w:rsid w:val="00EF78C1"/>
    <w:rsid w:val="00EF7EDF"/>
    <w:rsid w:val="00F0041A"/>
    <w:rsid w:val="00F00571"/>
    <w:rsid w:val="00F0063F"/>
    <w:rsid w:val="00F006AC"/>
    <w:rsid w:val="00F00BBE"/>
    <w:rsid w:val="00F014E9"/>
    <w:rsid w:val="00F019DC"/>
    <w:rsid w:val="00F0281E"/>
    <w:rsid w:val="00F03889"/>
    <w:rsid w:val="00F0457A"/>
    <w:rsid w:val="00F04A29"/>
    <w:rsid w:val="00F0668C"/>
    <w:rsid w:val="00F07554"/>
    <w:rsid w:val="00F11F42"/>
    <w:rsid w:val="00F126F9"/>
    <w:rsid w:val="00F138D3"/>
    <w:rsid w:val="00F13BBB"/>
    <w:rsid w:val="00F13CE8"/>
    <w:rsid w:val="00F14758"/>
    <w:rsid w:val="00F14BAB"/>
    <w:rsid w:val="00F14C0B"/>
    <w:rsid w:val="00F14C3E"/>
    <w:rsid w:val="00F15918"/>
    <w:rsid w:val="00F15976"/>
    <w:rsid w:val="00F15D2B"/>
    <w:rsid w:val="00F16269"/>
    <w:rsid w:val="00F16711"/>
    <w:rsid w:val="00F208E3"/>
    <w:rsid w:val="00F20C1D"/>
    <w:rsid w:val="00F20C72"/>
    <w:rsid w:val="00F20D0F"/>
    <w:rsid w:val="00F21208"/>
    <w:rsid w:val="00F21606"/>
    <w:rsid w:val="00F21B8B"/>
    <w:rsid w:val="00F225CC"/>
    <w:rsid w:val="00F22610"/>
    <w:rsid w:val="00F22825"/>
    <w:rsid w:val="00F234B8"/>
    <w:rsid w:val="00F239F9"/>
    <w:rsid w:val="00F24124"/>
    <w:rsid w:val="00F25093"/>
    <w:rsid w:val="00F25E5A"/>
    <w:rsid w:val="00F2686E"/>
    <w:rsid w:val="00F27C1E"/>
    <w:rsid w:val="00F30168"/>
    <w:rsid w:val="00F30DA4"/>
    <w:rsid w:val="00F30F6E"/>
    <w:rsid w:val="00F31048"/>
    <w:rsid w:val="00F310BD"/>
    <w:rsid w:val="00F31388"/>
    <w:rsid w:val="00F31CB9"/>
    <w:rsid w:val="00F329F0"/>
    <w:rsid w:val="00F32E75"/>
    <w:rsid w:val="00F3346C"/>
    <w:rsid w:val="00F34C6D"/>
    <w:rsid w:val="00F34F2C"/>
    <w:rsid w:val="00F352F9"/>
    <w:rsid w:val="00F35494"/>
    <w:rsid w:val="00F354B5"/>
    <w:rsid w:val="00F35EB5"/>
    <w:rsid w:val="00F3617F"/>
    <w:rsid w:val="00F37C5C"/>
    <w:rsid w:val="00F37FCA"/>
    <w:rsid w:val="00F4042A"/>
    <w:rsid w:val="00F40565"/>
    <w:rsid w:val="00F4058B"/>
    <w:rsid w:val="00F40F2C"/>
    <w:rsid w:val="00F4143A"/>
    <w:rsid w:val="00F41B12"/>
    <w:rsid w:val="00F424F0"/>
    <w:rsid w:val="00F43373"/>
    <w:rsid w:val="00F43E38"/>
    <w:rsid w:val="00F4597A"/>
    <w:rsid w:val="00F4601C"/>
    <w:rsid w:val="00F469F4"/>
    <w:rsid w:val="00F47C8A"/>
    <w:rsid w:val="00F50749"/>
    <w:rsid w:val="00F507D6"/>
    <w:rsid w:val="00F50A51"/>
    <w:rsid w:val="00F51421"/>
    <w:rsid w:val="00F514A8"/>
    <w:rsid w:val="00F51A9A"/>
    <w:rsid w:val="00F532D8"/>
    <w:rsid w:val="00F53A89"/>
    <w:rsid w:val="00F53FBE"/>
    <w:rsid w:val="00F5487A"/>
    <w:rsid w:val="00F5552B"/>
    <w:rsid w:val="00F56081"/>
    <w:rsid w:val="00F56460"/>
    <w:rsid w:val="00F567FE"/>
    <w:rsid w:val="00F56A71"/>
    <w:rsid w:val="00F56EBC"/>
    <w:rsid w:val="00F6000B"/>
    <w:rsid w:val="00F60052"/>
    <w:rsid w:val="00F604D9"/>
    <w:rsid w:val="00F609F5"/>
    <w:rsid w:val="00F60C1F"/>
    <w:rsid w:val="00F6184F"/>
    <w:rsid w:val="00F6219B"/>
    <w:rsid w:val="00F629EA"/>
    <w:rsid w:val="00F631DE"/>
    <w:rsid w:val="00F631E2"/>
    <w:rsid w:val="00F6506D"/>
    <w:rsid w:val="00F6580B"/>
    <w:rsid w:val="00F67623"/>
    <w:rsid w:val="00F6794E"/>
    <w:rsid w:val="00F702FD"/>
    <w:rsid w:val="00F708CB"/>
    <w:rsid w:val="00F72111"/>
    <w:rsid w:val="00F72756"/>
    <w:rsid w:val="00F72841"/>
    <w:rsid w:val="00F72FBE"/>
    <w:rsid w:val="00F73631"/>
    <w:rsid w:val="00F738AC"/>
    <w:rsid w:val="00F73A2D"/>
    <w:rsid w:val="00F74123"/>
    <w:rsid w:val="00F74A1B"/>
    <w:rsid w:val="00F74AA7"/>
    <w:rsid w:val="00F757BE"/>
    <w:rsid w:val="00F757EA"/>
    <w:rsid w:val="00F7588A"/>
    <w:rsid w:val="00F75A9C"/>
    <w:rsid w:val="00F75C8F"/>
    <w:rsid w:val="00F75F5E"/>
    <w:rsid w:val="00F765B7"/>
    <w:rsid w:val="00F7662E"/>
    <w:rsid w:val="00F767AF"/>
    <w:rsid w:val="00F7684B"/>
    <w:rsid w:val="00F80F32"/>
    <w:rsid w:val="00F81462"/>
    <w:rsid w:val="00F81624"/>
    <w:rsid w:val="00F81BB2"/>
    <w:rsid w:val="00F81F62"/>
    <w:rsid w:val="00F82126"/>
    <w:rsid w:val="00F833AA"/>
    <w:rsid w:val="00F8343D"/>
    <w:rsid w:val="00F841AB"/>
    <w:rsid w:val="00F84680"/>
    <w:rsid w:val="00F9062B"/>
    <w:rsid w:val="00F90715"/>
    <w:rsid w:val="00F90B02"/>
    <w:rsid w:val="00F90C64"/>
    <w:rsid w:val="00F90E3C"/>
    <w:rsid w:val="00F91D0B"/>
    <w:rsid w:val="00F91F72"/>
    <w:rsid w:val="00F921E9"/>
    <w:rsid w:val="00F92791"/>
    <w:rsid w:val="00F929EF"/>
    <w:rsid w:val="00F92BBC"/>
    <w:rsid w:val="00F931A8"/>
    <w:rsid w:val="00F93DAB"/>
    <w:rsid w:val="00F94133"/>
    <w:rsid w:val="00F94D14"/>
    <w:rsid w:val="00F95A24"/>
    <w:rsid w:val="00F95A9C"/>
    <w:rsid w:val="00F965FB"/>
    <w:rsid w:val="00F96923"/>
    <w:rsid w:val="00F96D7E"/>
    <w:rsid w:val="00F976F9"/>
    <w:rsid w:val="00F9783C"/>
    <w:rsid w:val="00F97907"/>
    <w:rsid w:val="00FA03FE"/>
    <w:rsid w:val="00FA0C29"/>
    <w:rsid w:val="00FA2BE6"/>
    <w:rsid w:val="00FA3059"/>
    <w:rsid w:val="00FA3576"/>
    <w:rsid w:val="00FA3F64"/>
    <w:rsid w:val="00FA439E"/>
    <w:rsid w:val="00FA4B5C"/>
    <w:rsid w:val="00FA4C74"/>
    <w:rsid w:val="00FA59F0"/>
    <w:rsid w:val="00FA60AC"/>
    <w:rsid w:val="00FA6833"/>
    <w:rsid w:val="00FA6B3B"/>
    <w:rsid w:val="00FA7ADF"/>
    <w:rsid w:val="00FA7F60"/>
    <w:rsid w:val="00FB02B4"/>
    <w:rsid w:val="00FB06BF"/>
    <w:rsid w:val="00FB06D4"/>
    <w:rsid w:val="00FB1833"/>
    <w:rsid w:val="00FB186A"/>
    <w:rsid w:val="00FB28F6"/>
    <w:rsid w:val="00FB2C0F"/>
    <w:rsid w:val="00FB3169"/>
    <w:rsid w:val="00FB329A"/>
    <w:rsid w:val="00FB3A8D"/>
    <w:rsid w:val="00FB4149"/>
    <w:rsid w:val="00FB41B5"/>
    <w:rsid w:val="00FB696A"/>
    <w:rsid w:val="00FB6F17"/>
    <w:rsid w:val="00FB762D"/>
    <w:rsid w:val="00FC05AC"/>
    <w:rsid w:val="00FC0BF9"/>
    <w:rsid w:val="00FC1F41"/>
    <w:rsid w:val="00FC2246"/>
    <w:rsid w:val="00FC29B0"/>
    <w:rsid w:val="00FC2A2E"/>
    <w:rsid w:val="00FC3BEE"/>
    <w:rsid w:val="00FC6D63"/>
    <w:rsid w:val="00FC6DD2"/>
    <w:rsid w:val="00FC7D57"/>
    <w:rsid w:val="00FC7DF7"/>
    <w:rsid w:val="00FD018F"/>
    <w:rsid w:val="00FD031D"/>
    <w:rsid w:val="00FD031F"/>
    <w:rsid w:val="00FD079E"/>
    <w:rsid w:val="00FD0D16"/>
    <w:rsid w:val="00FD12A2"/>
    <w:rsid w:val="00FD248C"/>
    <w:rsid w:val="00FD2DB0"/>
    <w:rsid w:val="00FD2F76"/>
    <w:rsid w:val="00FD4509"/>
    <w:rsid w:val="00FD48A7"/>
    <w:rsid w:val="00FD4B7E"/>
    <w:rsid w:val="00FD66FD"/>
    <w:rsid w:val="00FD7487"/>
    <w:rsid w:val="00FD7D4C"/>
    <w:rsid w:val="00FE02A4"/>
    <w:rsid w:val="00FE03A4"/>
    <w:rsid w:val="00FE09B6"/>
    <w:rsid w:val="00FE144D"/>
    <w:rsid w:val="00FE1465"/>
    <w:rsid w:val="00FE19B0"/>
    <w:rsid w:val="00FE1A86"/>
    <w:rsid w:val="00FE2C78"/>
    <w:rsid w:val="00FE3755"/>
    <w:rsid w:val="00FE47B5"/>
    <w:rsid w:val="00FE4AC7"/>
    <w:rsid w:val="00FE4B02"/>
    <w:rsid w:val="00FE576D"/>
    <w:rsid w:val="00FE5A80"/>
    <w:rsid w:val="00FE5AF0"/>
    <w:rsid w:val="00FE5B65"/>
    <w:rsid w:val="00FE5B78"/>
    <w:rsid w:val="00FE7248"/>
    <w:rsid w:val="00FE729D"/>
    <w:rsid w:val="00FF2023"/>
    <w:rsid w:val="00FF2F8E"/>
    <w:rsid w:val="00FF33AC"/>
    <w:rsid w:val="00FF3E5E"/>
    <w:rsid w:val="00FF4D02"/>
    <w:rsid w:val="00FF5878"/>
    <w:rsid w:val="00FF58CA"/>
    <w:rsid w:val="00FF5CF8"/>
    <w:rsid w:val="0123703A"/>
    <w:rsid w:val="01398A7B"/>
    <w:rsid w:val="015245C4"/>
    <w:rsid w:val="019AC6A8"/>
    <w:rsid w:val="01DA183D"/>
    <w:rsid w:val="01F4A87E"/>
    <w:rsid w:val="022D0746"/>
    <w:rsid w:val="027A0A0B"/>
    <w:rsid w:val="029F068D"/>
    <w:rsid w:val="02C14638"/>
    <w:rsid w:val="02CBB399"/>
    <w:rsid w:val="02F05FC4"/>
    <w:rsid w:val="031B4D74"/>
    <w:rsid w:val="034524AA"/>
    <w:rsid w:val="0357E7DB"/>
    <w:rsid w:val="036A58A3"/>
    <w:rsid w:val="036F997F"/>
    <w:rsid w:val="03714C07"/>
    <w:rsid w:val="0386FE0F"/>
    <w:rsid w:val="03ADA78A"/>
    <w:rsid w:val="04E53E60"/>
    <w:rsid w:val="051AEEFD"/>
    <w:rsid w:val="060EF3D3"/>
    <w:rsid w:val="0614E9C9"/>
    <w:rsid w:val="065A70A6"/>
    <w:rsid w:val="066ADF32"/>
    <w:rsid w:val="06C0E8D3"/>
    <w:rsid w:val="06C850DD"/>
    <w:rsid w:val="0791E458"/>
    <w:rsid w:val="07DA7FE1"/>
    <w:rsid w:val="0873C516"/>
    <w:rsid w:val="08858448"/>
    <w:rsid w:val="08962674"/>
    <w:rsid w:val="08BB888D"/>
    <w:rsid w:val="08F21E05"/>
    <w:rsid w:val="095BDBC5"/>
    <w:rsid w:val="099D9B29"/>
    <w:rsid w:val="09DF4759"/>
    <w:rsid w:val="0A13C9F6"/>
    <w:rsid w:val="0A55624C"/>
    <w:rsid w:val="0ACBB8C8"/>
    <w:rsid w:val="0ADD9216"/>
    <w:rsid w:val="0B1D84C7"/>
    <w:rsid w:val="0B8368E6"/>
    <w:rsid w:val="0C11B8D9"/>
    <w:rsid w:val="0C27F273"/>
    <w:rsid w:val="0C82F207"/>
    <w:rsid w:val="0CBC641D"/>
    <w:rsid w:val="0D2E10CC"/>
    <w:rsid w:val="0D68614F"/>
    <w:rsid w:val="0D89C00C"/>
    <w:rsid w:val="0E4F4B04"/>
    <w:rsid w:val="0ED92DF8"/>
    <w:rsid w:val="0F9F40B4"/>
    <w:rsid w:val="0FA5EEB9"/>
    <w:rsid w:val="10586F85"/>
    <w:rsid w:val="10E2714F"/>
    <w:rsid w:val="10FA8FBD"/>
    <w:rsid w:val="128AD1ED"/>
    <w:rsid w:val="137F996E"/>
    <w:rsid w:val="13AB21E9"/>
    <w:rsid w:val="13AD197F"/>
    <w:rsid w:val="13EB90DD"/>
    <w:rsid w:val="143808BD"/>
    <w:rsid w:val="1442051E"/>
    <w:rsid w:val="146C6DEB"/>
    <w:rsid w:val="14A6DD48"/>
    <w:rsid w:val="156AE5A4"/>
    <w:rsid w:val="15D04456"/>
    <w:rsid w:val="1617BF3D"/>
    <w:rsid w:val="1650475A"/>
    <w:rsid w:val="167A7B7D"/>
    <w:rsid w:val="16FF172E"/>
    <w:rsid w:val="171CB4CA"/>
    <w:rsid w:val="1775531E"/>
    <w:rsid w:val="18189428"/>
    <w:rsid w:val="182F87E9"/>
    <w:rsid w:val="1855091F"/>
    <w:rsid w:val="188DC713"/>
    <w:rsid w:val="18CA9F87"/>
    <w:rsid w:val="18D1B278"/>
    <w:rsid w:val="191A34DB"/>
    <w:rsid w:val="195F7C5F"/>
    <w:rsid w:val="19AD9266"/>
    <w:rsid w:val="19DBB7C3"/>
    <w:rsid w:val="1A242364"/>
    <w:rsid w:val="1A34BC67"/>
    <w:rsid w:val="1A74121E"/>
    <w:rsid w:val="1B0DFC97"/>
    <w:rsid w:val="1B1D82C3"/>
    <w:rsid w:val="1B1E8AEA"/>
    <w:rsid w:val="1B236DA8"/>
    <w:rsid w:val="1B55C866"/>
    <w:rsid w:val="1B9DA9AE"/>
    <w:rsid w:val="1BB3E0AA"/>
    <w:rsid w:val="1BCB2522"/>
    <w:rsid w:val="1CF65FA2"/>
    <w:rsid w:val="1E0C9079"/>
    <w:rsid w:val="1E3B42EE"/>
    <w:rsid w:val="1E8E01AA"/>
    <w:rsid w:val="1EA3C061"/>
    <w:rsid w:val="1EC8777D"/>
    <w:rsid w:val="1F06BA1C"/>
    <w:rsid w:val="1F3319AD"/>
    <w:rsid w:val="1F559F66"/>
    <w:rsid w:val="203CBC7B"/>
    <w:rsid w:val="20404C73"/>
    <w:rsid w:val="20BBFBBB"/>
    <w:rsid w:val="2162B5C2"/>
    <w:rsid w:val="21685AD2"/>
    <w:rsid w:val="21B38D9A"/>
    <w:rsid w:val="21B83BCE"/>
    <w:rsid w:val="21BA8CF3"/>
    <w:rsid w:val="21D8E68D"/>
    <w:rsid w:val="22013345"/>
    <w:rsid w:val="2228C7EE"/>
    <w:rsid w:val="22425973"/>
    <w:rsid w:val="2254F07A"/>
    <w:rsid w:val="22AB736B"/>
    <w:rsid w:val="22E2BAD0"/>
    <w:rsid w:val="22F95EA8"/>
    <w:rsid w:val="2302A2F3"/>
    <w:rsid w:val="232E1EE7"/>
    <w:rsid w:val="236A0BC3"/>
    <w:rsid w:val="2373B410"/>
    <w:rsid w:val="23959CFC"/>
    <w:rsid w:val="23C4AA4A"/>
    <w:rsid w:val="23F19E99"/>
    <w:rsid w:val="2415400F"/>
    <w:rsid w:val="242242B3"/>
    <w:rsid w:val="246EECA2"/>
    <w:rsid w:val="24728373"/>
    <w:rsid w:val="2483C5C2"/>
    <w:rsid w:val="248F106C"/>
    <w:rsid w:val="24AE1536"/>
    <w:rsid w:val="24C778D9"/>
    <w:rsid w:val="25315469"/>
    <w:rsid w:val="2585CA99"/>
    <w:rsid w:val="2589D316"/>
    <w:rsid w:val="25B159A2"/>
    <w:rsid w:val="25CD26FD"/>
    <w:rsid w:val="25E2B0BE"/>
    <w:rsid w:val="26335EC1"/>
    <w:rsid w:val="266481D2"/>
    <w:rsid w:val="26CF2FF2"/>
    <w:rsid w:val="26D08975"/>
    <w:rsid w:val="26EA7433"/>
    <w:rsid w:val="27100B35"/>
    <w:rsid w:val="2724CFC4"/>
    <w:rsid w:val="2759CD40"/>
    <w:rsid w:val="277EE8B6"/>
    <w:rsid w:val="27907612"/>
    <w:rsid w:val="2881BD9E"/>
    <w:rsid w:val="28B135C1"/>
    <w:rsid w:val="28E7D9DF"/>
    <w:rsid w:val="29A46060"/>
    <w:rsid w:val="29B6E284"/>
    <w:rsid w:val="2A2DD119"/>
    <w:rsid w:val="2AD03A62"/>
    <w:rsid w:val="2AD698A2"/>
    <w:rsid w:val="2ADA22B0"/>
    <w:rsid w:val="2B47B60C"/>
    <w:rsid w:val="2BD17FFF"/>
    <w:rsid w:val="2BF374DB"/>
    <w:rsid w:val="2C5BA538"/>
    <w:rsid w:val="2CB0A936"/>
    <w:rsid w:val="2D44D65C"/>
    <w:rsid w:val="2D4B57FD"/>
    <w:rsid w:val="2D94DB54"/>
    <w:rsid w:val="2DC2BB6D"/>
    <w:rsid w:val="2E093BDD"/>
    <w:rsid w:val="2E43EB33"/>
    <w:rsid w:val="2E4E9FC8"/>
    <w:rsid w:val="2E515968"/>
    <w:rsid w:val="2E6D86FC"/>
    <w:rsid w:val="2ECB40CD"/>
    <w:rsid w:val="2F19025E"/>
    <w:rsid w:val="2F3E3DB6"/>
    <w:rsid w:val="2F543D2C"/>
    <w:rsid w:val="2F7EFC61"/>
    <w:rsid w:val="2F7F9E40"/>
    <w:rsid w:val="2FD0E8C6"/>
    <w:rsid w:val="2FDFB8D5"/>
    <w:rsid w:val="30032818"/>
    <w:rsid w:val="301AC504"/>
    <w:rsid w:val="30479D3F"/>
    <w:rsid w:val="30BED05A"/>
    <w:rsid w:val="30C7EDD4"/>
    <w:rsid w:val="313472C8"/>
    <w:rsid w:val="313BC78C"/>
    <w:rsid w:val="31777723"/>
    <w:rsid w:val="31A1EB49"/>
    <w:rsid w:val="31B336AE"/>
    <w:rsid w:val="3225CD73"/>
    <w:rsid w:val="32798FC5"/>
    <w:rsid w:val="32AF6AD6"/>
    <w:rsid w:val="32B62419"/>
    <w:rsid w:val="32B65C95"/>
    <w:rsid w:val="32D43FD1"/>
    <w:rsid w:val="341E1C5E"/>
    <w:rsid w:val="343480E1"/>
    <w:rsid w:val="347D80DC"/>
    <w:rsid w:val="34B686B1"/>
    <w:rsid w:val="34C5F68A"/>
    <w:rsid w:val="35047C1A"/>
    <w:rsid w:val="3573726B"/>
    <w:rsid w:val="35A5B190"/>
    <w:rsid w:val="35AE35B7"/>
    <w:rsid w:val="35B37B29"/>
    <w:rsid w:val="35B6B294"/>
    <w:rsid w:val="36026914"/>
    <w:rsid w:val="3621D9E7"/>
    <w:rsid w:val="368F7AE5"/>
    <w:rsid w:val="36AA3C6E"/>
    <w:rsid w:val="36DB0FF6"/>
    <w:rsid w:val="372A668A"/>
    <w:rsid w:val="379C8173"/>
    <w:rsid w:val="3818FDFB"/>
    <w:rsid w:val="385356D0"/>
    <w:rsid w:val="385A53E3"/>
    <w:rsid w:val="38A1CF2A"/>
    <w:rsid w:val="38ED2734"/>
    <w:rsid w:val="39146C77"/>
    <w:rsid w:val="39253667"/>
    <w:rsid w:val="392771D5"/>
    <w:rsid w:val="39631B1D"/>
    <w:rsid w:val="399B5A81"/>
    <w:rsid w:val="39A0CF7F"/>
    <w:rsid w:val="39C8788F"/>
    <w:rsid w:val="3A49C3F8"/>
    <w:rsid w:val="3A6DE17D"/>
    <w:rsid w:val="3A9CA17D"/>
    <w:rsid w:val="3AC8B198"/>
    <w:rsid w:val="3B10CB6B"/>
    <w:rsid w:val="3B10E0C0"/>
    <w:rsid w:val="3B674D6A"/>
    <w:rsid w:val="3B76DD98"/>
    <w:rsid w:val="3B8108C0"/>
    <w:rsid w:val="3B8D78CA"/>
    <w:rsid w:val="3BB2A39F"/>
    <w:rsid w:val="3C933F9B"/>
    <w:rsid w:val="3CA45A41"/>
    <w:rsid w:val="3D679206"/>
    <w:rsid w:val="3D6B02E7"/>
    <w:rsid w:val="3E0E85DE"/>
    <w:rsid w:val="3E2BA251"/>
    <w:rsid w:val="3EA94759"/>
    <w:rsid w:val="3ED9E547"/>
    <w:rsid w:val="3EF59E28"/>
    <w:rsid w:val="3F321703"/>
    <w:rsid w:val="3F53E56A"/>
    <w:rsid w:val="3FA2CC5B"/>
    <w:rsid w:val="4021D813"/>
    <w:rsid w:val="4068DE06"/>
    <w:rsid w:val="41BAC794"/>
    <w:rsid w:val="41F9D481"/>
    <w:rsid w:val="421B5729"/>
    <w:rsid w:val="4233B937"/>
    <w:rsid w:val="42349F72"/>
    <w:rsid w:val="427830CE"/>
    <w:rsid w:val="427D1833"/>
    <w:rsid w:val="429B34E9"/>
    <w:rsid w:val="42C58BF9"/>
    <w:rsid w:val="42D6779C"/>
    <w:rsid w:val="42E3837A"/>
    <w:rsid w:val="42ECA175"/>
    <w:rsid w:val="42F1F6DB"/>
    <w:rsid w:val="430F3553"/>
    <w:rsid w:val="43256089"/>
    <w:rsid w:val="436C20AB"/>
    <w:rsid w:val="43D30FC1"/>
    <w:rsid w:val="44032D2E"/>
    <w:rsid w:val="4425C88D"/>
    <w:rsid w:val="44BA8187"/>
    <w:rsid w:val="44BE9A59"/>
    <w:rsid w:val="4502BEDB"/>
    <w:rsid w:val="4509AD10"/>
    <w:rsid w:val="45861DC4"/>
    <w:rsid w:val="458E87FF"/>
    <w:rsid w:val="45A1F60A"/>
    <w:rsid w:val="45BF1042"/>
    <w:rsid w:val="45E014EE"/>
    <w:rsid w:val="465B1F65"/>
    <w:rsid w:val="467FD609"/>
    <w:rsid w:val="4685E1DE"/>
    <w:rsid w:val="473C7201"/>
    <w:rsid w:val="475230A9"/>
    <w:rsid w:val="4759066F"/>
    <w:rsid w:val="478E1A8F"/>
    <w:rsid w:val="47F3D1E1"/>
    <w:rsid w:val="4833021A"/>
    <w:rsid w:val="486EB052"/>
    <w:rsid w:val="488A3FAD"/>
    <w:rsid w:val="48B9F612"/>
    <w:rsid w:val="493F8FC5"/>
    <w:rsid w:val="49BFFDE9"/>
    <w:rsid w:val="4A6C55C8"/>
    <w:rsid w:val="4A907EEC"/>
    <w:rsid w:val="4ABF0179"/>
    <w:rsid w:val="4AFDC67F"/>
    <w:rsid w:val="4B2537CA"/>
    <w:rsid w:val="4B5CB5F8"/>
    <w:rsid w:val="4BA83DC4"/>
    <w:rsid w:val="4BAE0493"/>
    <w:rsid w:val="4BAEA89E"/>
    <w:rsid w:val="4BD11D64"/>
    <w:rsid w:val="4BEE1BE4"/>
    <w:rsid w:val="4C75985A"/>
    <w:rsid w:val="4CAC4301"/>
    <w:rsid w:val="4CF69C72"/>
    <w:rsid w:val="4D48A14B"/>
    <w:rsid w:val="4D7F5578"/>
    <w:rsid w:val="4E298E61"/>
    <w:rsid w:val="4E48FAD1"/>
    <w:rsid w:val="4EEE1986"/>
    <w:rsid w:val="4F12FCD0"/>
    <w:rsid w:val="4F75477A"/>
    <w:rsid w:val="4FD72C7E"/>
    <w:rsid w:val="50EC3BE9"/>
    <w:rsid w:val="51214F01"/>
    <w:rsid w:val="5147B8BE"/>
    <w:rsid w:val="514D52D0"/>
    <w:rsid w:val="515AF2AB"/>
    <w:rsid w:val="51AE0ECD"/>
    <w:rsid w:val="52530026"/>
    <w:rsid w:val="5313B2E2"/>
    <w:rsid w:val="53183DBE"/>
    <w:rsid w:val="5328D380"/>
    <w:rsid w:val="5334A10A"/>
    <w:rsid w:val="533B4644"/>
    <w:rsid w:val="533BD38B"/>
    <w:rsid w:val="535D6F15"/>
    <w:rsid w:val="5377F8C6"/>
    <w:rsid w:val="53F9C417"/>
    <w:rsid w:val="551ACC0C"/>
    <w:rsid w:val="55626164"/>
    <w:rsid w:val="559F8299"/>
    <w:rsid w:val="55B9C8D1"/>
    <w:rsid w:val="55EA4CCF"/>
    <w:rsid w:val="562E57E4"/>
    <w:rsid w:val="56823DD3"/>
    <w:rsid w:val="569E5FD6"/>
    <w:rsid w:val="56B85F32"/>
    <w:rsid w:val="5757A703"/>
    <w:rsid w:val="57D09093"/>
    <w:rsid w:val="58ABD0F0"/>
    <w:rsid w:val="58C0A257"/>
    <w:rsid w:val="59625966"/>
    <w:rsid w:val="59932F10"/>
    <w:rsid w:val="5A3DBD29"/>
    <w:rsid w:val="5A7DFBA3"/>
    <w:rsid w:val="5AFFF092"/>
    <w:rsid w:val="5B026238"/>
    <w:rsid w:val="5B04B93A"/>
    <w:rsid w:val="5B382893"/>
    <w:rsid w:val="5C1983D5"/>
    <w:rsid w:val="5C62E991"/>
    <w:rsid w:val="5CD7EADD"/>
    <w:rsid w:val="5CDDDD9D"/>
    <w:rsid w:val="5D3C05E2"/>
    <w:rsid w:val="5D50F880"/>
    <w:rsid w:val="5D8F4F70"/>
    <w:rsid w:val="5D9CF870"/>
    <w:rsid w:val="5E01EFB3"/>
    <w:rsid w:val="5E37B7E4"/>
    <w:rsid w:val="5E604326"/>
    <w:rsid w:val="5E75AED7"/>
    <w:rsid w:val="5EA9997A"/>
    <w:rsid w:val="5EE6C54A"/>
    <w:rsid w:val="5EE781F0"/>
    <w:rsid w:val="5F07B0B4"/>
    <w:rsid w:val="5FF0C4CB"/>
    <w:rsid w:val="5FF946D6"/>
    <w:rsid w:val="607EFEF5"/>
    <w:rsid w:val="608E51D0"/>
    <w:rsid w:val="60F3E41A"/>
    <w:rsid w:val="6104C1D1"/>
    <w:rsid w:val="61060C6A"/>
    <w:rsid w:val="612EB1D9"/>
    <w:rsid w:val="616D5750"/>
    <w:rsid w:val="6174FB1D"/>
    <w:rsid w:val="61C77F59"/>
    <w:rsid w:val="62196ECA"/>
    <w:rsid w:val="6298EEDE"/>
    <w:rsid w:val="6316E67C"/>
    <w:rsid w:val="638246EA"/>
    <w:rsid w:val="6385497E"/>
    <w:rsid w:val="63F09443"/>
    <w:rsid w:val="64055EC5"/>
    <w:rsid w:val="647CE444"/>
    <w:rsid w:val="649D7FD5"/>
    <w:rsid w:val="64BD7A25"/>
    <w:rsid w:val="64C8D10B"/>
    <w:rsid w:val="64CB837C"/>
    <w:rsid w:val="64F702F7"/>
    <w:rsid w:val="65058963"/>
    <w:rsid w:val="65354F8B"/>
    <w:rsid w:val="65720A0C"/>
    <w:rsid w:val="660BBE2C"/>
    <w:rsid w:val="6684CCE4"/>
    <w:rsid w:val="6689B64A"/>
    <w:rsid w:val="66B4055C"/>
    <w:rsid w:val="66DF8E4B"/>
    <w:rsid w:val="671F9B8B"/>
    <w:rsid w:val="671FBB04"/>
    <w:rsid w:val="67361C0D"/>
    <w:rsid w:val="6751F997"/>
    <w:rsid w:val="6754295C"/>
    <w:rsid w:val="67AC943B"/>
    <w:rsid w:val="67D3DA60"/>
    <w:rsid w:val="68005E79"/>
    <w:rsid w:val="684B8545"/>
    <w:rsid w:val="687AC6FE"/>
    <w:rsid w:val="688915C6"/>
    <w:rsid w:val="68EACF82"/>
    <w:rsid w:val="69425A0D"/>
    <w:rsid w:val="696F3687"/>
    <w:rsid w:val="69826520"/>
    <w:rsid w:val="69E59AA5"/>
    <w:rsid w:val="69EFF7F0"/>
    <w:rsid w:val="6A3B9E57"/>
    <w:rsid w:val="6AC0E92F"/>
    <w:rsid w:val="6ACA5E8C"/>
    <w:rsid w:val="6AD6B411"/>
    <w:rsid w:val="6AE6C6FF"/>
    <w:rsid w:val="6B7A028B"/>
    <w:rsid w:val="6D72224D"/>
    <w:rsid w:val="6DAB4E76"/>
    <w:rsid w:val="6DAD69E3"/>
    <w:rsid w:val="6DC5C456"/>
    <w:rsid w:val="6DDE228B"/>
    <w:rsid w:val="6E19E64E"/>
    <w:rsid w:val="6E699CF7"/>
    <w:rsid w:val="6EEA2A01"/>
    <w:rsid w:val="6F716272"/>
    <w:rsid w:val="6FA504A9"/>
    <w:rsid w:val="702C49BB"/>
    <w:rsid w:val="704DE362"/>
    <w:rsid w:val="706D1B71"/>
    <w:rsid w:val="707CEBB2"/>
    <w:rsid w:val="70ED8E12"/>
    <w:rsid w:val="70F0C85A"/>
    <w:rsid w:val="7101CAD1"/>
    <w:rsid w:val="71578E22"/>
    <w:rsid w:val="71D9E1EB"/>
    <w:rsid w:val="71EA0D45"/>
    <w:rsid w:val="7209A420"/>
    <w:rsid w:val="720BC549"/>
    <w:rsid w:val="72587A74"/>
    <w:rsid w:val="725CE9DB"/>
    <w:rsid w:val="7283F3E1"/>
    <w:rsid w:val="72E7E13A"/>
    <w:rsid w:val="730F963A"/>
    <w:rsid w:val="731FB1C0"/>
    <w:rsid w:val="7357F7C9"/>
    <w:rsid w:val="740D7D20"/>
    <w:rsid w:val="745C2DAD"/>
    <w:rsid w:val="746DCAA6"/>
    <w:rsid w:val="74D70309"/>
    <w:rsid w:val="74D8AD7F"/>
    <w:rsid w:val="758EF951"/>
    <w:rsid w:val="75D636F5"/>
    <w:rsid w:val="7666AAEA"/>
    <w:rsid w:val="768360C7"/>
    <w:rsid w:val="7688404D"/>
    <w:rsid w:val="768CE20C"/>
    <w:rsid w:val="772D8FA9"/>
    <w:rsid w:val="7752BEC2"/>
    <w:rsid w:val="77832BDD"/>
    <w:rsid w:val="77C5888C"/>
    <w:rsid w:val="77CB769B"/>
    <w:rsid w:val="77F0E2B4"/>
    <w:rsid w:val="78587BF5"/>
    <w:rsid w:val="78817DAC"/>
    <w:rsid w:val="7894A068"/>
    <w:rsid w:val="7896BA13"/>
    <w:rsid w:val="78BE5E34"/>
    <w:rsid w:val="78E1C843"/>
    <w:rsid w:val="79177B5C"/>
    <w:rsid w:val="7924828E"/>
    <w:rsid w:val="79299A55"/>
    <w:rsid w:val="7941E781"/>
    <w:rsid w:val="794E9963"/>
    <w:rsid w:val="799A9C28"/>
    <w:rsid w:val="79CF34E6"/>
    <w:rsid w:val="7A03EF63"/>
    <w:rsid w:val="7A0F62BF"/>
    <w:rsid w:val="7A6F0B8C"/>
    <w:rsid w:val="7A8A2E27"/>
    <w:rsid w:val="7A8D836D"/>
    <w:rsid w:val="7AAE1AC7"/>
    <w:rsid w:val="7B18F393"/>
    <w:rsid w:val="7B7AF712"/>
    <w:rsid w:val="7BA37A1B"/>
    <w:rsid w:val="7C059F7C"/>
    <w:rsid w:val="7C5E48F3"/>
    <w:rsid w:val="7C6A2D49"/>
    <w:rsid w:val="7C7DD309"/>
    <w:rsid w:val="7CB74FD2"/>
    <w:rsid w:val="7D94EAD5"/>
    <w:rsid w:val="7DF7E269"/>
    <w:rsid w:val="7E4368A2"/>
    <w:rsid w:val="7E4BDEAD"/>
    <w:rsid w:val="7EEFBE37"/>
    <w:rsid w:val="7EFB6EC7"/>
    <w:rsid w:val="7F2EC125"/>
    <w:rsid w:val="7F944813"/>
    <w:rsid w:val="7FF04D0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F30D7"/>
  <w15:docId w15:val="{C7B488D0-43E7-4180-A28C-F73AC4ACE3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72FF5"/>
    <w:pPr>
      <w:spacing w:before="120" w:after="240" w:line="480" w:lineRule="auto"/>
    </w:pPr>
    <w:rPr>
      <w:rFonts w:ascii="Times New Roman" w:hAnsi="Times New Roman"/>
    </w:rPr>
  </w:style>
  <w:style w:type="paragraph" w:styleId="Heading1">
    <w:name w:val="heading 1"/>
    <w:basedOn w:val="Normal"/>
    <w:next w:val="BodyText"/>
    <w:uiPriority w:val="9"/>
    <w:qFormat/>
    <w:rsid w:val="00572FF5"/>
    <w:pPr>
      <w:keepNext/>
      <w:keepLines/>
      <w:spacing w:before="480" w:after="0"/>
      <w:jc w:val="center"/>
      <w:outlineLvl w:val="0"/>
    </w:pPr>
    <w:rPr>
      <w:rFonts w:eastAsiaTheme="majorEastAsia" w:cstheme="majorBidi"/>
      <w:b/>
      <w:bCs/>
      <w:szCs w:val="32"/>
    </w:rPr>
  </w:style>
  <w:style w:type="paragraph" w:styleId="Heading2">
    <w:name w:val="heading 2"/>
    <w:basedOn w:val="Normal"/>
    <w:next w:val="BodyText"/>
    <w:uiPriority w:val="9"/>
    <w:unhideWhenUsed/>
    <w:qFormat/>
    <w:rsid w:val="004E38FB"/>
    <w:pPr>
      <w:spacing w:before="0"/>
      <w:outlineLvl w:val="1"/>
      <w:pPrChange w:id="0" w:author="Manuscript Authors" w:date="2025-11-03T14:55:00Z">
        <w:pPr>
          <w:keepNext/>
          <w:keepLines/>
          <w:spacing w:before="200" w:line="480" w:lineRule="auto"/>
          <w:outlineLvl w:val="1"/>
        </w:pPr>
      </w:pPrChange>
    </w:pPr>
    <w:rPr>
      <w:rFonts w:cs="Times New Roman"/>
      <w:b/>
      <w:rPrChange w:id="0" w:author="Manuscript Authors" w:date="2025-11-03T14:55:00Z">
        <w:rPr>
          <w:rFonts w:eastAsiaTheme="majorEastAsia" w:cstheme="majorBidi"/>
          <w:b/>
          <w:sz w:val="24"/>
          <w:szCs w:val="32"/>
          <w:lang w:val="en-US" w:eastAsia="en-US" w:bidi="ar-SA"/>
        </w:rPr>
      </w:rPrChange>
    </w:rPr>
  </w:style>
  <w:style w:type="paragraph" w:styleId="Heading3">
    <w:name w:val="heading 3"/>
    <w:basedOn w:val="Normal"/>
    <w:next w:val="Normal"/>
    <w:uiPriority w:val="9"/>
    <w:unhideWhenUsed/>
    <w:qFormat/>
    <w:rsid w:val="004E38FB"/>
    <w:pPr>
      <w:spacing w:before="0"/>
      <w:outlineLvl w:val="2"/>
      <w:pPrChange w:id="1" w:author="Manuscript Authors" w:date="2025-11-03T14:55:00Z">
        <w:pPr>
          <w:keepNext/>
          <w:keepLines/>
          <w:framePr w:wrap="around" w:vAnchor="text" w:hAnchor="text" w:y="1"/>
          <w:ind w:firstLine="680"/>
          <w:outlineLvl w:val="2"/>
        </w:pPr>
      </w:pPrChange>
    </w:pPr>
    <w:rPr>
      <w:rFonts w:cs="Times New Roman"/>
      <w:b/>
      <w:i/>
      <w:rPrChange w:id="1" w:author="Manuscript Authors" w:date="2025-11-03T14:55:00Z">
        <w:rPr>
          <w:rFonts w:eastAsiaTheme="majorEastAsia" w:cstheme="majorBidi"/>
          <w:b/>
          <w:bCs/>
          <w:sz w:val="24"/>
          <w:szCs w:val="28"/>
          <w:lang w:val="en-US" w:eastAsia="en-US" w:bidi="ar-SA"/>
        </w:rPr>
      </w:rPrChange>
    </w:rPr>
  </w:style>
  <w:style w:type="paragraph" w:styleId="Heading4">
    <w:name w:val="heading 4"/>
    <w:basedOn w:val="Heading3"/>
    <w:next w:val="BodyText"/>
    <w:uiPriority w:val="9"/>
    <w:unhideWhenUsed/>
    <w:qFormat/>
    <w:rsid w:val="004E38FB"/>
    <w:pPr>
      <w:framePr w:wrap="around" w:hAnchor="text"/>
      <w:outlineLvl w:val="3"/>
      <w:pPrChange w:id="2" w:author="Manuscript Authors" w:date="2025-11-03T14:55:00Z">
        <w:pPr>
          <w:keepNext/>
          <w:keepLines/>
          <w:framePr w:wrap="around" w:vAnchor="text" w:hAnchor="text" w:y="1"/>
          <w:ind w:firstLine="680"/>
          <w:outlineLvl w:val="3"/>
        </w:pPr>
      </w:pPrChange>
    </w:pPr>
    <w:rPr>
      <w:bCs/>
      <w:i w:val="0"/>
      <w:rPrChange w:id="2" w:author="Manuscript Authors" w:date="2025-11-03T14:55:00Z">
        <w:rPr>
          <w:rFonts w:eastAsiaTheme="majorEastAsia" w:cstheme="majorBidi"/>
          <w:b/>
          <w:i/>
          <w:sz w:val="24"/>
          <w:szCs w:val="28"/>
          <w:lang w:val="en-US" w:eastAsia="en-US" w:bidi="ar-SA"/>
        </w:rPr>
      </w:rPrChange>
    </w:rPr>
  </w:style>
  <w:style w:type="paragraph" w:styleId="Heading5">
    <w:name w:val="heading 5"/>
    <w:basedOn w:val="Heading4"/>
    <w:next w:val="BodyText"/>
    <w:uiPriority w:val="9"/>
    <w:unhideWhenUsed/>
    <w:qFormat/>
    <w:rsid w:val="00F0724A"/>
    <w:pPr>
      <w:framePr w:wrap="around"/>
      <w:outlineLvl w:val="4"/>
    </w:pPr>
    <w:rPr>
      <w:b w:val="0"/>
      <w:iCs/>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5036C4"/>
    <w:pPr>
      <w:spacing w:before="180"/>
      <w:ind w:firstLine="680"/>
    </w:pPr>
  </w:style>
  <w:style w:type="paragraph" w:customStyle="1" w:styleId="FirstParagraph">
    <w:name w:val="First Paragraph"/>
    <w:basedOn w:val="BodyText"/>
    <w:next w:val="BodyText"/>
    <w:qFormat/>
  </w:style>
  <w:style w:type="paragraph" w:customStyle="1" w:styleId="Compact">
    <w:name w:val="Compact"/>
    <w:basedOn w:val="BodyText"/>
    <w:qFormat/>
    <w:rsid w:val="00AF6DE6"/>
    <w:pPr>
      <w:spacing w:after="180" w:line="240" w:lineRule="auto"/>
      <w:ind w:firstLine="0"/>
    </w:pPr>
  </w:style>
  <w:style w:type="paragraph" w:styleId="Title">
    <w:name w:val="Title"/>
    <w:basedOn w:val="Normal"/>
    <w:next w:val="BodyText"/>
    <w:qFormat/>
    <w:rsid w:val="00186200"/>
    <w:pPr>
      <w:keepNext/>
      <w:keepLines/>
      <w:spacing w:before="2040"/>
      <w:jc w:val="center"/>
    </w:pPr>
    <w:rPr>
      <w:rFonts w:eastAsiaTheme="majorEastAsia" w:cstheme="majorBidi"/>
      <w:bCs/>
      <w:szCs w:val="36"/>
    </w:rPr>
  </w:style>
  <w:style w:type="paragraph" w:styleId="Subtitle">
    <w:name w:val="Subtitle"/>
    <w:basedOn w:val="Title"/>
    <w:next w:val="BodyText"/>
    <w:qFormat/>
    <w:rsid w:val="00572FF5"/>
    <w:pPr>
      <w:spacing w:before="240"/>
    </w:pPr>
    <w:rPr>
      <w:szCs w:val="30"/>
    </w:rPr>
  </w:style>
  <w:style w:type="paragraph" w:customStyle="1" w:styleId="Author">
    <w:name w:val="Author"/>
    <w:basedOn w:val="Title"/>
    <w:next w:val="BodyText"/>
    <w:qFormat/>
    <w:rsid w:val="00CB20D0"/>
    <w:pPr>
      <w:spacing w:before="0"/>
    </w:pPr>
  </w:style>
  <w:style w:type="paragraph" w:styleId="Date">
    <w:name w:val="Date"/>
    <w:next w:val="BodyText"/>
    <w:qFormat/>
    <w:pPr>
      <w:keepNext/>
      <w:keepLines/>
      <w:jc w:val="center"/>
    </w:pPr>
  </w:style>
  <w:style w:type="paragraph" w:customStyle="1" w:styleId="Abstract">
    <w:name w:val="Abstract"/>
    <w:basedOn w:val="Normal"/>
    <w:next w:val="BodyText"/>
    <w:qFormat/>
    <w:rsid w:val="00572FF5"/>
    <w:pPr>
      <w:keepNext/>
      <w:keepLines/>
      <w:spacing w:before="300" w:after="300"/>
    </w:pPr>
    <w:rPr>
      <w:szCs w:val="20"/>
    </w:rPr>
  </w:style>
  <w:style w:type="paragraph" w:styleId="Bibliography">
    <w:name w:val="Bibliography"/>
    <w:aliases w:val="refs"/>
    <w:basedOn w:val="Normal"/>
    <w:qFormat/>
    <w:rsid w:val="00572FF5"/>
    <w:pPr>
      <w:ind w:left="680" w:hanging="680"/>
    </w:pPr>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rsid w:val="00925AA9"/>
    <w:pPr>
      <w:suppressLineNumbers/>
      <w:spacing w:before="0"/>
    </w:pPr>
  </w:style>
  <w:style w:type="table" w:customStyle="1" w:styleId="Table">
    <w:name w:val="Table"/>
    <w:basedOn w:val="TableNormal"/>
    <w:uiPriority w:val="99"/>
    <w:rsid w:val="00435F1A"/>
    <w:pPr>
      <w:suppressLineNumbers/>
      <w:spacing w:after="240"/>
    </w:pPr>
    <w:rPr>
      <w:rFonts w:ascii="Times New Roman" w:hAnsi="Times New Roman"/>
    </w:rPr>
    <w:tblPr>
      <w:jc w:val="center"/>
      <w:tblInd w:w="0" w:type="nil"/>
      <w:tblCellMar>
        <w:left w:w="0" w:type="dxa"/>
        <w:right w:w="0" w:type="dxa"/>
      </w:tblCellMar>
    </w:tblPr>
    <w:trPr>
      <w:jc w:val="center"/>
    </w:trPr>
    <w:tcPr>
      <w:tcBorders>
        <w:top w:val="single" w:sz="8" w:space="0" w:color="auto"/>
        <w:bottom w:val="single" w:sz="4" w:space="0" w:color="auto"/>
      </w:tcBorders>
      <w:vAlign w:val="center"/>
    </w:tc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rsid w:val="006E6812"/>
    <w:pPr>
      <w:keepNext/>
      <w:suppressLineNumbers/>
      <w:spacing w:before="240"/>
    </w:pPr>
    <w:rPr>
      <w:i w:val="0"/>
    </w:rPr>
  </w:style>
  <w:style w:type="paragraph" w:customStyle="1" w:styleId="ImageCaption">
    <w:name w:val="Image Caption"/>
    <w:basedOn w:val="Caption"/>
    <w:rsid w:val="009E05DE"/>
    <w:pPr>
      <w:keepLines/>
      <w:suppressLineNumbers/>
      <w:spacing w:after="600"/>
    </w:pPr>
    <w:rPr>
      <w:i w:val="0"/>
    </w:rPr>
  </w:style>
  <w:style w:type="paragraph" w:customStyle="1" w:styleId="Figure">
    <w:name w:val="Figure"/>
    <w:basedOn w:val="Normal"/>
    <w:rsid w:val="003D36D1"/>
    <w:pPr>
      <w:framePr w:wrap="notBeside" w:vAnchor="text" w:hAnchor="text" w:xAlign="center" w:y="1"/>
      <w:suppressLineNumbers/>
      <w:jc w:val="center"/>
    </w:pPr>
  </w:style>
  <w:style w:type="paragraph" w:customStyle="1" w:styleId="CaptionedFigure">
    <w:name w:val="Captioned Figure"/>
    <w:basedOn w:val="Figure"/>
    <w:rsid w:val="003D36D1"/>
    <w:pPr>
      <w:keepNext/>
      <w:framePr w:wrap="notBeside"/>
      <w:spacing w:before="240" w:after="120"/>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rsid w:val="00006D3F"/>
    <w:pPr>
      <w:spacing w:before="240" w:after="240"/>
      <w:outlineLvl w:val="9"/>
    </w:pPr>
    <w:rPr>
      <w:bCs w:val="0"/>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Header">
    <w:name w:val="header"/>
    <w:basedOn w:val="Normal"/>
    <w:link w:val="HeaderChar"/>
    <w:uiPriority w:val="99"/>
    <w:unhideWhenUsed/>
    <w:rsid w:val="00AF36ED"/>
    <w:pPr>
      <w:tabs>
        <w:tab w:val="center" w:pos="4536"/>
        <w:tab w:val="right" w:pos="9072"/>
      </w:tabs>
      <w:spacing w:after="0"/>
    </w:pPr>
  </w:style>
  <w:style w:type="character" w:customStyle="1" w:styleId="HeaderChar">
    <w:name w:val="Header Char"/>
    <w:basedOn w:val="DefaultParagraphFont"/>
    <w:link w:val="Header"/>
    <w:uiPriority w:val="99"/>
    <w:rsid w:val="00AF36ED"/>
  </w:style>
  <w:style w:type="paragraph" w:styleId="Footer">
    <w:name w:val="footer"/>
    <w:basedOn w:val="Normal"/>
    <w:link w:val="FooterChar"/>
    <w:unhideWhenUsed/>
    <w:rsid w:val="00AF36ED"/>
    <w:pPr>
      <w:tabs>
        <w:tab w:val="center" w:pos="4536"/>
        <w:tab w:val="right" w:pos="9072"/>
      </w:tabs>
      <w:spacing w:after="0"/>
    </w:pPr>
  </w:style>
  <w:style w:type="character" w:customStyle="1" w:styleId="FooterChar">
    <w:name w:val="Footer Char"/>
    <w:basedOn w:val="DefaultParagraphFont"/>
    <w:link w:val="Footer"/>
    <w:rsid w:val="00AF36ED"/>
  </w:style>
  <w:style w:type="character" w:styleId="PageNumber">
    <w:name w:val="page number"/>
    <w:basedOn w:val="DefaultParagraphFont"/>
    <w:semiHidden/>
    <w:unhideWhenUsed/>
    <w:rsid w:val="00AF36ED"/>
  </w:style>
  <w:style w:type="paragraph" w:customStyle="1" w:styleId="h1-pagebreak">
    <w:name w:val="h1-pagebreak"/>
    <w:basedOn w:val="Heading1"/>
    <w:qFormat/>
    <w:rsid w:val="00DD5581"/>
    <w:pPr>
      <w:pageBreakBefore/>
    </w:pPr>
    <w:rPr>
      <w:b w:val="0"/>
    </w:rPr>
  </w:style>
  <w:style w:type="character" w:customStyle="1" w:styleId="BodyTextChar">
    <w:name w:val="Body Text Char"/>
    <w:basedOn w:val="DefaultParagraphFont"/>
    <w:link w:val="BodyText"/>
    <w:rsid w:val="005036C4"/>
    <w:rPr>
      <w:rFonts w:ascii="Times New Roman" w:hAnsi="Times New Roman"/>
    </w:rPr>
  </w:style>
  <w:style w:type="table" w:styleId="TableGrid">
    <w:name w:val="Table Grid"/>
    <w:basedOn w:val="TableNormal"/>
    <w:rsid w:val="00006D3F"/>
    <w:pPr>
      <w:spacing w:after="0"/>
    </w:pPr>
    <w:tblPr>
      <w:tblInd w:w="0" w:type="nil"/>
      <w:tblCellMar>
        <w:left w:w="0" w:type="dxa"/>
        <w:right w:w="0" w:type="dxa"/>
      </w:tblCellMar>
    </w:tblPr>
  </w:style>
  <w:style w:type="table" w:styleId="GridTable1Light">
    <w:name w:val="Grid Table 1 Light"/>
    <w:basedOn w:val="TableNormal"/>
    <w:rsid w:val="00006D3F"/>
    <w:pPr>
      <w:spacing w:after="0"/>
    </w:pPr>
    <w:tblPr>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PlainTable2">
    <w:name w:val="Plain Table 2"/>
    <w:basedOn w:val="TableNormal"/>
    <w:rsid w:val="00006D3F"/>
    <w:pPr>
      <w:spacing w:after="0"/>
    </w:pPr>
    <w:tblPr>
      <w:tblInd w:w="0" w:type="nil"/>
      <w:tblCellMar>
        <w:left w:w="0" w:type="dxa"/>
        <w:right w:w="0" w:type="dxa"/>
      </w:tblCellMar>
    </w:tblPr>
    <w:tcPr>
      <w:tcBorders>
        <w:top w:val="none" w:sz="8" w:space="22" w:color="auto" w:frame="1"/>
      </w:tcBorders>
    </w:tcPr>
    <w:tblStylePr w:type="firstRow">
      <w:rPr>
        <w:b/>
        <w:bCs/>
      </w:rPr>
    </w:tblStylePr>
    <w:tblStylePr w:type="lastRow">
      <w:rPr>
        <w:b/>
        <w:bCs/>
      </w:rPr>
    </w:tblStylePr>
    <w:tblStylePr w:type="firstCol">
      <w:rPr>
        <w:b/>
        <w:bCs/>
      </w:rPr>
    </w:tblStylePr>
    <w:tblStylePr w:type="lastCol">
      <w:rPr>
        <w:b/>
        <w:bCs/>
      </w:rPr>
    </w:tblStylePr>
  </w:style>
  <w:style w:type="table" w:styleId="PlainTable1">
    <w:name w:val="Plain Table 1"/>
    <w:basedOn w:val="TableNormal"/>
    <w:rsid w:val="00006D3F"/>
    <w:pPr>
      <w:spacing w:after="0"/>
    </w:pPr>
    <w:tblPr>
      <w:tblStyleRowBandSize w:val="1"/>
      <w:tblStyleColBandSize w:val="1"/>
      <w:jc w:val="center"/>
      <w:tblInd w:w="0" w:type="nil"/>
      <w:tblCellMar>
        <w:left w:w="0" w:type="dxa"/>
        <w:right w:w="0" w:type="dxa"/>
      </w:tblCellMar>
    </w:tblPr>
    <w:trPr>
      <w:jc w:val="center"/>
    </w:trPr>
    <w:tcPr>
      <w:tcBorders>
        <w:top w:val="single" w:sz="8" w:space="0" w:color="auto"/>
        <w:bottom w:val="single" w:sz="4" w:space="26" w:color="auto" w:shadow="1"/>
      </w:tcBorders>
      <w:shd w:val="clear" w:color="auto" w:fill="F2F2F2" w:themeFill="background1" w:themeFillShade="F2"/>
      <w:vAlign w:val="center"/>
    </w:tcPr>
    <w:tblStylePr w:type="firstRow">
      <w:rPr>
        <w:b/>
        <w:bCs/>
      </w:rPr>
      <w:tblPr/>
      <w:tcPr>
        <w:tcBorders>
          <w:top w:val="none" w:sz="8" w:space="22" w:color="auto" w:frame="1"/>
        </w:tcBorders>
      </w:tcPr>
    </w:tblStylePr>
    <w:tblStylePr w:type="lastRow">
      <w:rPr>
        <w:b/>
        <w:bCs/>
      </w:rPr>
    </w:tblStylePr>
    <w:tblStylePr w:type="firstCol">
      <w:rPr>
        <w:b/>
        <w:bCs/>
      </w:rPr>
    </w:tblStylePr>
    <w:tblStylePr w:type="lastCol">
      <w:rPr>
        <w:b/>
        <w:bCs/>
      </w:rPr>
    </w:tblStylePr>
  </w:style>
  <w:style w:type="character" w:styleId="BookTitle">
    <w:name w:val="Book Title"/>
    <w:basedOn w:val="DefaultParagraphFont"/>
    <w:rsid w:val="00F14702"/>
    <w:rPr>
      <w:b/>
      <w:bCs/>
      <w:i/>
      <w:iCs/>
      <w:spacing w:val="5"/>
    </w:rPr>
  </w:style>
  <w:style w:type="paragraph" w:customStyle="1" w:styleId="h1-titlepage">
    <w:name w:val="h1-titlepage"/>
    <w:basedOn w:val="h1-pagebreak"/>
    <w:qFormat/>
    <w:rsid w:val="00A05772"/>
    <w:rPr>
      <w:b/>
    </w:rPr>
  </w:style>
  <w:style w:type="paragraph" w:customStyle="1" w:styleId="table-note">
    <w:name w:val="table-note"/>
    <w:basedOn w:val="Compact"/>
    <w:qFormat/>
    <w:rsid w:val="003D36D1"/>
    <w:pPr>
      <w:suppressLineNumbers/>
    </w:pPr>
  </w:style>
  <w:style w:type="character" w:styleId="LineNumber">
    <w:name w:val="line number"/>
    <w:basedOn w:val="DefaultParagraphFont"/>
    <w:semiHidden/>
    <w:unhideWhenUsed/>
    <w:rsid w:val="003D36D1"/>
  </w:style>
  <w:style w:type="paragraph" w:customStyle="1" w:styleId="authornote">
    <w:name w:val="authornote"/>
    <w:basedOn w:val="BodyText"/>
    <w:qFormat/>
    <w:rsid w:val="00EB1F7E"/>
    <w:pPr>
      <w:framePr w:wrap="notBeside" w:hAnchor="text" w:yAlign="bottom"/>
    </w:pPr>
  </w:style>
  <w:style w:type="paragraph" w:customStyle="1" w:styleId="authornote-title">
    <w:name w:val="authornote-title"/>
    <w:basedOn w:val="Author"/>
    <w:qFormat/>
    <w:rsid w:val="00EB1F7E"/>
    <w:pPr>
      <w:framePr w:wrap="notBeside" w:hAnchor="text" w:yAlign="bottom"/>
    </w:pPr>
  </w:style>
  <w:style w:type="paragraph" w:styleId="Revision">
    <w:name w:val="Revision"/>
    <w:hidden/>
    <w:semiHidden/>
    <w:rsid w:val="00E3568F"/>
    <w:pPr>
      <w:spacing w:after="0"/>
    </w:pPr>
    <w:rPr>
      <w:rFonts w:ascii="Times New Roman" w:hAnsi="Times New Roman"/>
    </w:rPr>
  </w:style>
  <w:style w:type="character" w:styleId="CommentReference">
    <w:name w:val="annotation reference"/>
    <w:basedOn w:val="DefaultParagraphFont"/>
    <w:semiHidden/>
    <w:unhideWhenUsed/>
    <w:rsid w:val="00185249"/>
    <w:rPr>
      <w:sz w:val="16"/>
      <w:szCs w:val="16"/>
    </w:rPr>
  </w:style>
  <w:style w:type="paragraph" w:styleId="CommentText">
    <w:name w:val="annotation text"/>
    <w:basedOn w:val="Normal"/>
    <w:link w:val="CommentTextChar"/>
    <w:semiHidden/>
    <w:unhideWhenUsed/>
    <w:rsid w:val="00185249"/>
    <w:pPr>
      <w:spacing w:line="240" w:lineRule="auto"/>
    </w:pPr>
    <w:rPr>
      <w:sz w:val="20"/>
      <w:szCs w:val="20"/>
    </w:rPr>
  </w:style>
  <w:style w:type="character" w:customStyle="1" w:styleId="CommentTextChar">
    <w:name w:val="Comment Text Char"/>
    <w:basedOn w:val="DefaultParagraphFont"/>
    <w:link w:val="CommentText"/>
    <w:semiHidden/>
    <w:rsid w:val="00185249"/>
    <w:rPr>
      <w:rFonts w:ascii="Times New Roman" w:hAnsi="Times New Roman"/>
      <w:sz w:val="20"/>
      <w:szCs w:val="20"/>
    </w:rPr>
  </w:style>
  <w:style w:type="paragraph" w:styleId="CommentSubject">
    <w:name w:val="annotation subject"/>
    <w:basedOn w:val="CommentText"/>
    <w:next w:val="CommentText"/>
    <w:link w:val="CommentSubjectChar"/>
    <w:semiHidden/>
    <w:unhideWhenUsed/>
    <w:rsid w:val="00185249"/>
    <w:rPr>
      <w:b/>
      <w:bCs/>
    </w:rPr>
  </w:style>
  <w:style w:type="character" w:customStyle="1" w:styleId="CommentSubjectChar">
    <w:name w:val="Comment Subject Char"/>
    <w:basedOn w:val="CommentTextChar"/>
    <w:link w:val="CommentSubject"/>
    <w:semiHidden/>
    <w:rsid w:val="00185249"/>
    <w:rPr>
      <w:rFonts w:ascii="Times New Roman" w:hAnsi="Times New Roman"/>
      <w:b/>
      <w:bCs/>
      <w:sz w:val="20"/>
      <w:szCs w:val="20"/>
    </w:rPr>
  </w:style>
  <w:style w:type="character" w:styleId="UnresolvedMention">
    <w:name w:val="Unresolved Mention"/>
    <w:basedOn w:val="DefaultParagraphFont"/>
    <w:uiPriority w:val="99"/>
    <w:semiHidden/>
    <w:unhideWhenUsed/>
    <w:rsid w:val="007E0DFE"/>
    <w:rPr>
      <w:color w:val="605E5C"/>
      <w:shd w:val="clear" w:color="auto" w:fill="E1DFDD"/>
    </w:rPr>
  </w:style>
  <w:style w:type="character" w:styleId="FollowedHyperlink">
    <w:name w:val="FollowedHyperlink"/>
    <w:basedOn w:val="DefaultParagraphFont"/>
    <w:semiHidden/>
    <w:unhideWhenUsed/>
    <w:rsid w:val="00523A3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settings" Target="setting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E9A67939B0F2B4787EAA086EFF368F8" ma:contentTypeVersion="13" ma:contentTypeDescription="Create a new document." ma:contentTypeScope="" ma:versionID="1a3cffda9cda80c59a9ed814a2489fde">
  <xsd:schema xmlns:xsd="http://www.w3.org/2001/XMLSchema" xmlns:xs="http://www.w3.org/2001/XMLSchema" xmlns:p="http://schemas.microsoft.com/office/2006/metadata/properties" xmlns:ns2="7cc633b7-a0d7-44f6-9ebf-b0bcc1d1386b" xmlns:ns3="f1ebdc78-f2a0-4ed8-b1e0-396e97b61f03" targetNamespace="http://schemas.microsoft.com/office/2006/metadata/properties" ma:root="true" ma:fieldsID="6dec1d0bcf58e15aad2f75b1ff92fd76" ns2:_="" ns3:_="">
    <xsd:import namespace="7cc633b7-a0d7-44f6-9ebf-b0bcc1d1386b"/>
    <xsd:import namespace="f1ebdc78-f2a0-4ed8-b1e0-396e97b61f03"/>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ServiceOCR"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c633b7-a0d7-44f6-9ebf-b0bcc1d1386b"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fa0c477a-f09e-4137-8c49-77869fdcca91"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1ebdc78-f2a0-4ed8-b1e0-396e97b61f03"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3fca648d-ddd4-4b6d-bee7-791d6956ae28}" ma:internalName="TaxCatchAll" ma:showField="CatchAllData" ma:web="f1ebdc78-f2a0-4ed8-b1e0-396e97b61f0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cc633b7-a0d7-44f6-9ebf-b0bcc1d1386b">
      <Terms xmlns="http://schemas.microsoft.com/office/infopath/2007/PartnerControls"/>
    </lcf76f155ced4ddcb4097134ff3c332f>
    <TaxCatchAll xmlns="f1ebdc78-f2a0-4ed8-b1e0-396e97b61f03"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p:properties xmlns:p="http://schemas.microsoft.com/office/2006/metadata/properties" xmlns:xsi="http://www.w3.org/2001/XMLSchema-instance" xmlns:pc="http://schemas.microsoft.com/office/infopath/2007/PartnerControls">
  <documentManagement>
    <lcf76f155ced4ddcb4097134ff3c332f xmlns="7cc633b7-a0d7-44f6-9ebf-b0bcc1d1386b">
      <Terms xmlns="http://schemas.microsoft.com/office/infopath/2007/PartnerControls"/>
    </lcf76f155ced4ddcb4097134ff3c332f>
    <TaxCatchAll xmlns="f1ebdc78-f2a0-4ed8-b1e0-396e97b61f03" xsi:nil="true"/>
  </documentManagement>
</p:properties>
</file>

<file path=customXml/item7.xml><?xml version="1.0" encoding="utf-8"?>
<ct:contentTypeSchema xmlns:ct="http://schemas.microsoft.com/office/2006/metadata/contentType" xmlns:ma="http://schemas.microsoft.com/office/2006/metadata/properties/metaAttributes" ct:_="" ma:_="" ma:contentTypeName="Document" ma:contentTypeID="0x0101002E9A67939B0F2B4787EAA086EFF368F8" ma:contentTypeVersion="13" ma:contentTypeDescription="Create a new document." ma:contentTypeScope="" ma:versionID="1a3cffda9cda80c59a9ed814a2489fde">
  <xsd:schema xmlns:xsd="http://www.w3.org/2001/XMLSchema" xmlns:xs="http://www.w3.org/2001/XMLSchema" xmlns:p="http://schemas.microsoft.com/office/2006/metadata/properties" xmlns:ns2="7cc633b7-a0d7-44f6-9ebf-b0bcc1d1386b" xmlns:ns3="f1ebdc78-f2a0-4ed8-b1e0-396e97b61f03" targetNamespace="http://schemas.microsoft.com/office/2006/metadata/properties" ma:root="true" ma:fieldsID="6dec1d0bcf58e15aad2f75b1ff92fd76" ns2:_="" ns3:_="">
    <xsd:import namespace="7cc633b7-a0d7-44f6-9ebf-b0bcc1d1386b"/>
    <xsd:import namespace="f1ebdc78-f2a0-4ed8-b1e0-396e97b61f03"/>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ServiceOCR"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c633b7-a0d7-44f6-9ebf-b0bcc1d1386b"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fa0c477a-f09e-4137-8c49-77869fdcca91"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1ebdc78-f2a0-4ed8-b1e0-396e97b61f03"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3fca648d-ddd4-4b6d-bee7-791d6956ae28}" ma:internalName="TaxCatchAll" ma:showField="CatchAllData" ma:web="f1ebdc78-f2a0-4ed8-b1e0-396e97b61f0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57613BE-5E05-44C1-A860-92CF42486F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c633b7-a0d7-44f6-9ebf-b0bcc1d1386b"/>
    <ds:schemaRef ds:uri="f1ebdc78-f2a0-4ed8-b1e0-396e97b61f0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9F2856D-ADF1-EB4E-9755-DA74E0B24BA9}">
  <ds:schemaRefs>
    <ds:schemaRef ds:uri="http://schemas.openxmlformats.org/officeDocument/2006/bibliography"/>
  </ds:schemaRefs>
</ds:datastoreItem>
</file>

<file path=customXml/itemProps3.xml><?xml version="1.0" encoding="utf-8"?>
<ds:datastoreItem xmlns:ds="http://schemas.openxmlformats.org/officeDocument/2006/customXml" ds:itemID="{703402E2-36B3-4ABC-9C86-05E5908464F1}">
  <ds:schemaRefs>
    <ds:schemaRef ds:uri="http://schemas.microsoft.com/sharepoint/v3/contenttype/forms"/>
  </ds:schemaRefs>
</ds:datastoreItem>
</file>

<file path=customXml/itemProps4.xml><?xml version="1.0" encoding="utf-8"?>
<ds:datastoreItem xmlns:ds="http://schemas.openxmlformats.org/officeDocument/2006/customXml" ds:itemID="{A8C7605C-3D8A-46A9-8431-EF4D7F9C1B1F}">
  <ds:schemaRefs>
    <ds:schemaRef ds:uri="http://schemas.microsoft.com/office/2006/metadata/properties"/>
    <ds:schemaRef ds:uri="http://schemas.microsoft.com/office/infopath/2007/PartnerControls"/>
    <ds:schemaRef ds:uri="7cc633b7-a0d7-44f6-9ebf-b0bcc1d1386b"/>
    <ds:schemaRef ds:uri="f1ebdc78-f2a0-4ed8-b1e0-396e97b61f03"/>
  </ds:schemaRefs>
</ds:datastoreItem>
</file>

<file path=customXml/itemProps5.xml><?xml version="1.0" encoding="utf-8"?>
<ds:datastoreItem xmlns:ds="http://schemas.openxmlformats.org/officeDocument/2006/customXml" ds:itemID="{8ED9E249-B4D3-493D-B9A6-BB9505D6B862}">
  <ds:schemaRefs>
    <ds:schemaRef ds:uri="http://schemas.microsoft.com/sharepoint/v3/contenttype/forms"/>
  </ds:schemaRefs>
</ds:datastoreItem>
</file>

<file path=customXml/itemProps6.xml><?xml version="1.0" encoding="utf-8"?>
<ds:datastoreItem xmlns:ds="http://schemas.openxmlformats.org/officeDocument/2006/customXml" ds:itemID="{B3B5A14C-51DF-48A8-809D-7948876C9EB2}">
  <ds:schemaRefs>
    <ds:schemaRef ds:uri="http://schemas.microsoft.com/office/2006/metadata/properties"/>
    <ds:schemaRef ds:uri="http://schemas.microsoft.com/office/infopath/2007/PartnerControls"/>
    <ds:schemaRef ds:uri="7cc633b7-a0d7-44f6-9ebf-b0bcc1d1386b"/>
    <ds:schemaRef ds:uri="f1ebdc78-f2a0-4ed8-b1e0-396e97b61f03"/>
  </ds:schemaRefs>
</ds:datastoreItem>
</file>

<file path=customXml/itemProps7.xml><?xml version="1.0" encoding="utf-8"?>
<ds:datastoreItem xmlns:ds="http://schemas.openxmlformats.org/officeDocument/2006/customXml" ds:itemID="{9D307420-D56D-4A23-8C24-3C6999A66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c633b7-a0d7-44f6-9ebf-b0bcc1d1386b"/>
    <ds:schemaRef ds:uri="f1ebdc78-f2a0-4ed8-b1e0-396e97b61f0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28</Pages>
  <Words>9432</Words>
  <Characters>53768</Characters>
  <Application>Microsoft Office Word</Application>
  <DocSecurity>0</DocSecurity>
  <Lines>448</Lines>
  <Paragraphs>126</Paragraphs>
  <ScaleCrop>false</ScaleCrop>
  <Manager/>
  <Company/>
  <LinksUpToDate>false</LinksUpToDate>
  <CharactersWithSpaces>63074</CharactersWithSpaces>
  <SharedDoc>false</SharedDoc>
  <HyperlinkBase/>
  <HLinks>
    <vt:vector size="426" baseType="variant">
      <vt:variant>
        <vt:i4>4063275</vt:i4>
      </vt:variant>
      <vt:variant>
        <vt:i4>210</vt:i4>
      </vt:variant>
      <vt:variant>
        <vt:i4>0</vt:i4>
      </vt:variant>
      <vt:variant>
        <vt:i4>5</vt:i4>
      </vt:variant>
      <vt:variant>
        <vt:lpwstr>https://doi.org/10.1016/j.neuropsychologia.2021.108060</vt:lpwstr>
      </vt:variant>
      <vt:variant>
        <vt:lpwstr/>
      </vt:variant>
      <vt:variant>
        <vt:i4>7929953</vt:i4>
      </vt:variant>
      <vt:variant>
        <vt:i4>207</vt:i4>
      </vt:variant>
      <vt:variant>
        <vt:i4>0</vt:i4>
      </vt:variant>
      <vt:variant>
        <vt:i4>5</vt:i4>
      </vt:variant>
      <vt:variant>
        <vt:lpwstr>https://doi.org/10.1146/annurev-orgpsych-012420-062451</vt:lpwstr>
      </vt:variant>
      <vt:variant>
        <vt:lpwstr/>
      </vt:variant>
      <vt:variant>
        <vt:i4>3735602</vt:i4>
      </vt:variant>
      <vt:variant>
        <vt:i4>204</vt:i4>
      </vt:variant>
      <vt:variant>
        <vt:i4>0</vt:i4>
      </vt:variant>
      <vt:variant>
        <vt:i4>5</vt:i4>
      </vt:variant>
      <vt:variant>
        <vt:lpwstr>https://doi.org/10.1037/0033-295X.96.3.395</vt:lpwstr>
      </vt:variant>
      <vt:variant>
        <vt:lpwstr/>
      </vt:variant>
      <vt:variant>
        <vt:i4>6815859</vt:i4>
      </vt:variant>
      <vt:variant>
        <vt:i4>201</vt:i4>
      </vt:variant>
      <vt:variant>
        <vt:i4>0</vt:i4>
      </vt:variant>
      <vt:variant>
        <vt:i4>5</vt:i4>
      </vt:variant>
      <vt:variant>
        <vt:lpwstr>https://doi.org/10.1126/science.3883492</vt:lpwstr>
      </vt:variant>
      <vt:variant>
        <vt:lpwstr/>
      </vt:variant>
      <vt:variant>
        <vt:i4>2097207</vt:i4>
      </vt:variant>
      <vt:variant>
        <vt:i4>198</vt:i4>
      </vt:variant>
      <vt:variant>
        <vt:i4>0</vt:i4>
      </vt:variant>
      <vt:variant>
        <vt:i4>5</vt:i4>
      </vt:variant>
      <vt:variant>
        <vt:lpwstr>https://doi.org/10.1007/s42761-023-00221-1</vt:lpwstr>
      </vt:variant>
      <vt:variant>
        <vt:lpwstr/>
      </vt:variant>
      <vt:variant>
        <vt:i4>3735588</vt:i4>
      </vt:variant>
      <vt:variant>
        <vt:i4>195</vt:i4>
      </vt:variant>
      <vt:variant>
        <vt:i4>0</vt:i4>
      </vt:variant>
      <vt:variant>
        <vt:i4>5</vt:i4>
      </vt:variant>
      <vt:variant>
        <vt:lpwstr>https://doi.org/10.1016/j.tics.2015.12.010</vt:lpwstr>
      </vt:variant>
      <vt:variant>
        <vt:lpwstr/>
      </vt:variant>
      <vt:variant>
        <vt:i4>7274546</vt:i4>
      </vt:variant>
      <vt:variant>
        <vt:i4>192</vt:i4>
      </vt:variant>
      <vt:variant>
        <vt:i4>0</vt:i4>
      </vt:variant>
      <vt:variant>
        <vt:i4>5</vt:i4>
      </vt:variant>
      <vt:variant>
        <vt:lpwstr>https://doi.org/10.3390/toxins14060383</vt:lpwstr>
      </vt:variant>
      <vt:variant>
        <vt:lpwstr/>
      </vt:variant>
      <vt:variant>
        <vt:i4>1310731</vt:i4>
      </vt:variant>
      <vt:variant>
        <vt:i4>189</vt:i4>
      </vt:variant>
      <vt:variant>
        <vt:i4>0</vt:i4>
      </vt:variant>
      <vt:variant>
        <vt:i4>5</vt:i4>
      </vt:variant>
      <vt:variant>
        <vt:lpwstr>https://doi.org/10.1037/a0027600</vt:lpwstr>
      </vt:variant>
      <vt:variant>
        <vt:lpwstr/>
      </vt:variant>
      <vt:variant>
        <vt:i4>1310808</vt:i4>
      </vt:variant>
      <vt:variant>
        <vt:i4>186</vt:i4>
      </vt:variant>
      <vt:variant>
        <vt:i4>0</vt:i4>
      </vt:variant>
      <vt:variant>
        <vt:i4>5</vt:i4>
      </vt:variant>
      <vt:variant>
        <vt:lpwstr>https://doi.org/10.1177/1745691616674458</vt:lpwstr>
      </vt:variant>
      <vt:variant>
        <vt:lpwstr/>
      </vt:variant>
      <vt:variant>
        <vt:i4>458762</vt:i4>
      </vt:variant>
      <vt:variant>
        <vt:i4>183</vt:i4>
      </vt:variant>
      <vt:variant>
        <vt:i4>0</vt:i4>
      </vt:variant>
      <vt:variant>
        <vt:i4>5</vt:i4>
      </vt:variant>
      <vt:variant>
        <vt:lpwstr>https://doi.org/10.3389/fpsyg.2018.00756</vt:lpwstr>
      </vt:variant>
      <vt:variant>
        <vt:lpwstr/>
      </vt:variant>
      <vt:variant>
        <vt:i4>4259917</vt:i4>
      </vt:variant>
      <vt:variant>
        <vt:i4>180</vt:i4>
      </vt:variant>
      <vt:variant>
        <vt:i4>0</vt:i4>
      </vt:variant>
      <vt:variant>
        <vt:i4>5</vt:i4>
      </vt:variant>
      <vt:variant>
        <vt:lpwstr>https://microbialcell.com/researcharticles/2021a-schulze-microbial-cell/</vt:lpwstr>
      </vt:variant>
      <vt:variant>
        <vt:lpwstr/>
      </vt:variant>
      <vt:variant>
        <vt:i4>8060961</vt:i4>
      </vt:variant>
      <vt:variant>
        <vt:i4>177</vt:i4>
      </vt:variant>
      <vt:variant>
        <vt:i4>0</vt:i4>
      </vt:variant>
      <vt:variant>
        <vt:i4>5</vt:i4>
      </vt:variant>
      <vt:variant>
        <vt:lpwstr>https://doi.org/10.1146/annurev-psych-122216-011854</vt:lpwstr>
      </vt:variant>
      <vt:variant>
        <vt:lpwstr/>
      </vt:variant>
      <vt:variant>
        <vt:i4>1769517</vt:i4>
      </vt:variant>
      <vt:variant>
        <vt:i4>174</vt:i4>
      </vt:variant>
      <vt:variant>
        <vt:i4>0</vt:i4>
      </vt:variant>
      <vt:variant>
        <vt:i4>5</vt:i4>
      </vt:variant>
      <vt:variant>
        <vt:lpwstr>https://doi.org/10.1044/2018_JSLHR-L-17-0232</vt:lpwstr>
      </vt:variant>
      <vt:variant>
        <vt:lpwstr/>
      </vt:variant>
      <vt:variant>
        <vt:i4>6357090</vt:i4>
      </vt:variant>
      <vt:variant>
        <vt:i4>171</vt:i4>
      </vt:variant>
      <vt:variant>
        <vt:i4>0</vt:i4>
      </vt:variant>
      <vt:variant>
        <vt:i4>5</vt:i4>
      </vt:variant>
      <vt:variant>
        <vt:lpwstr>https://doi.org/10.1111/spc3.12948</vt:lpwstr>
      </vt:variant>
      <vt:variant>
        <vt:lpwstr/>
      </vt:variant>
      <vt:variant>
        <vt:i4>7798886</vt:i4>
      </vt:variant>
      <vt:variant>
        <vt:i4>168</vt:i4>
      </vt:variant>
      <vt:variant>
        <vt:i4>0</vt:i4>
      </vt:variant>
      <vt:variant>
        <vt:i4>5</vt:i4>
      </vt:variant>
      <vt:variant>
        <vt:lpwstr>https://doi.org/10.1037/emo0000913</vt:lpwstr>
      </vt:variant>
      <vt:variant>
        <vt:lpwstr/>
      </vt:variant>
      <vt:variant>
        <vt:i4>1310724</vt:i4>
      </vt:variant>
      <vt:variant>
        <vt:i4>165</vt:i4>
      </vt:variant>
      <vt:variant>
        <vt:i4>0</vt:i4>
      </vt:variant>
      <vt:variant>
        <vt:i4>5</vt:i4>
      </vt:variant>
      <vt:variant>
        <vt:lpwstr>https://doi.org/10.1037/h0043424</vt:lpwstr>
      </vt:variant>
      <vt:variant>
        <vt:lpwstr/>
      </vt:variant>
      <vt:variant>
        <vt:i4>3145836</vt:i4>
      </vt:variant>
      <vt:variant>
        <vt:i4>162</vt:i4>
      </vt:variant>
      <vt:variant>
        <vt:i4>0</vt:i4>
      </vt:variant>
      <vt:variant>
        <vt:i4>5</vt:i4>
      </vt:variant>
      <vt:variant>
        <vt:lpwstr>https://doi.org/10.1037/pspa0000121</vt:lpwstr>
      </vt:variant>
      <vt:variant>
        <vt:lpwstr/>
      </vt:variant>
      <vt:variant>
        <vt:i4>8192102</vt:i4>
      </vt:variant>
      <vt:variant>
        <vt:i4>159</vt:i4>
      </vt:variant>
      <vt:variant>
        <vt:i4>0</vt:i4>
      </vt:variant>
      <vt:variant>
        <vt:i4>5</vt:i4>
      </vt:variant>
      <vt:variant>
        <vt:lpwstr>https://www.science.org/doi/10.1126/science.1136930</vt:lpwstr>
      </vt:variant>
      <vt:variant>
        <vt:lpwstr/>
      </vt:variant>
      <vt:variant>
        <vt:i4>6357111</vt:i4>
      </vt:variant>
      <vt:variant>
        <vt:i4>156</vt:i4>
      </vt:variant>
      <vt:variant>
        <vt:i4>0</vt:i4>
      </vt:variant>
      <vt:variant>
        <vt:i4>5</vt:i4>
      </vt:variant>
      <vt:variant>
        <vt:lpwstr>https://cran.r-project.org/package=BayesFactor</vt:lpwstr>
      </vt:variant>
      <vt:variant>
        <vt:lpwstr/>
      </vt:variant>
      <vt:variant>
        <vt:i4>1245272</vt:i4>
      </vt:variant>
      <vt:variant>
        <vt:i4>153</vt:i4>
      </vt:variant>
      <vt:variant>
        <vt:i4>0</vt:i4>
      </vt:variant>
      <vt:variant>
        <vt:i4>5</vt:i4>
      </vt:variant>
      <vt:variant>
        <vt:lpwstr>https://doi.org/10.1177/25152459251338041</vt:lpwstr>
      </vt:variant>
      <vt:variant>
        <vt:lpwstr/>
      </vt:variant>
      <vt:variant>
        <vt:i4>589888</vt:i4>
      </vt:variant>
      <vt:variant>
        <vt:i4>150</vt:i4>
      </vt:variant>
      <vt:variant>
        <vt:i4>0</vt:i4>
      </vt:variant>
      <vt:variant>
        <vt:i4>5</vt:i4>
      </vt:variant>
      <vt:variant>
        <vt:lpwstr>https://doi.org/10.1037/1072-5245.12.1.78</vt:lpwstr>
      </vt:variant>
      <vt:variant>
        <vt:lpwstr/>
      </vt:variant>
      <vt:variant>
        <vt:i4>196685</vt:i4>
      </vt:variant>
      <vt:variant>
        <vt:i4>147</vt:i4>
      </vt:variant>
      <vt:variant>
        <vt:i4>0</vt:i4>
      </vt:variant>
      <vt:variant>
        <vt:i4>5</vt:i4>
      </vt:variant>
      <vt:variant>
        <vt:lpwstr>https://doi.org/10.1080/17439760.2025.2462231</vt:lpwstr>
      </vt:variant>
      <vt:variant>
        <vt:lpwstr/>
      </vt:variant>
      <vt:variant>
        <vt:i4>1966103</vt:i4>
      </vt:variant>
      <vt:variant>
        <vt:i4>144</vt:i4>
      </vt:variant>
      <vt:variant>
        <vt:i4>0</vt:i4>
      </vt:variant>
      <vt:variant>
        <vt:i4>5</vt:i4>
      </vt:variant>
      <vt:variant>
        <vt:lpwstr>https://ieeexplore.ieee.org/document/5543262</vt:lpwstr>
      </vt:variant>
      <vt:variant>
        <vt:lpwstr/>
      </vt:variant>
      <vt:variant>
        <vt:i4>3211378</vt:i4>
      </vt:variant>
      <vt:variant>
        <vt:i4>141</vt:i4>
      </vt:variant>
      <vt:variant>
        <vt:i4>0</vt:i4>
      </vt:variant>
      <vt:variant>
        <vt:i4>5</vt:i4>
      </vt:variant>
      <vt:variant>
        <vt:lpwstr>https://doi.org/10.1037/0022-3514.62.6.972</vt:lpwstr>
      </vt:variant>
      <vt:variant>
        <vt:lpwstr/>
      </vt:variant>
      <vt:variant>
        <vt:i4>2687102</vt:i4>
      </vt:variant>
      <vt:variant>
        <vt:i4>138</vt:i4>
      </vt:variant>
      <vt:variant>
        <vt:i4>0</vt:i4>
      </vt:variant>
      <vt:variant>
        <vt:i4>5</vt:i4>
      </vt:variant>
      <vt:variant>
        <vt:lpwstr>https://doi.org/10.1111/j.1469-8986.1990.tb02330.x</vt:lpwstr>
      </vt:variant>
      <vt:variant>
        <vt:lpwstr/>
      </vt:variant>
      <vt:variant>
        <vt:i4>7602303</vt:i4>
      </vt:variant>
      <vt:variant>
        <vt:i4>135</vt:i4>
      </vt:variant>
      <vt:variant>
        <vt:i4>0</vt:i4>
      </vt:variant>
      <vt:variant>
        <vt:i4>5</vt:i4>
      </vt:variant>
      <vt:variant>
        <vt:lpwstr>https://cran.r-project.org/package=emmeans</vt:lpwstr>
      </vt:variant>
      <vt:variant>
        <vt:lpwstr/>
      </vt:variant>
      <vt:variant>
        <vt:i4>1507329</vt:i4>
      </vt:variant>
      <vt:variant>
        <vt:i4>132</vt:i4>
      </vt:variant>
      <vt:variant>
        <vt:i4>0</vt:i4>
      </vt:variant>
      <vt:variant>
        <vt:i4>5</vt:i4>
      </vt:variant>
      <vt:variant>
        <vt:lpwstr>https://doi.org/10.1037/h0036125</vt:lpwstr>
      </vt:variant>
      <vt:variant>
        <vt:lpwstr/>
      </vt:variant>
      <vt:variant>
        <vt:i4>7208997</vt:i4>
      </vt:variant>
      <vt:variant>
        <vt:i4>129</vt:i4>
      </vt:variant>
      <vt:variant>
        <vt:i4>0</vt:i4>
      </vt:variant>
      <vt:variant>
        <vt:i4>5</vt:i4>
      </vt:variant>
      <vt:variant>
        <vt:lpwstr>https://www.jstatsoft.org/article/view/v082i13</vt:lpwstr>
      </vt:variant>
      <vt:variant>
        <vt:lpwstr/>
      </vt:variant>
      <vt:variant>
        <vt:i4>1245272</vt:i4>
      </vt:variant>
      <vt:variant>
        <vt:i4>126</vt:i4>
      </vt:variant>
      <vt:variant>
        <vt:i4>0</vt:i4>
      </vt:variant>
      <vt:variant>
        <vt:i4>5</vt:i4>
      </vt:variant>
      <vt:variant>
        <vt:lpwstr>https://doi.org/10.1177/0956797612445312</vt:lpwstr>
      </vt:variant>
      <vt:variant>
        <vt:lpwstr/>
      </vt:variant>
      <vt:variant>
        <vt:i4>1966087</vt:i4>
      </vt:variant>
      <vt:variant>
        <vt:i4>123</vt:i4>
      </vt:variant>
      <vt:variant>
        <vt:i4>0</vt:i4>
      </vt:variant>
      <vt:variant>
        <vt:i4>5</vt:i4>
      </vt:variant>
      <vt:variant>
        <vt:lpwstr>https://doi.org/10.1037/h0065078</vt:lpwstr>
      </vt:variant>
      <vt:variant>
        <vt:lpwstr/>
      </vt:variant>
      <vt:variant>
        <vt:i4>6029383</vt:i4>
      </vt:variant>
      <vt:variant>
        <vt:i4>120</vt:i4>
      </vt:variant>
      <vt:variant>
        <vt:i4>0</vt:i4>
      </vt:variant>
      <vt:variant>
        <vt:i4>5</vt:i4>
      </vt:variant>
      <vt:variant>
        <vt:lpwstr>https://www.jstor.org/stable/2246769</vt:lpwstr>
      </vt:variant>
      <vt:variant>
        <vt:lpwstr/>
      </vt:variant>
      <vt:variant>
        <vt:i4>1441794</vt:i4>
      </vt:variant>
      <vt:variant>
        <vt:i4>117</vt:i4>
      </vt:variant>
      <vt:variant>
        <vt:i4>0</vt:i4>
      </vt:variant>
      <vt:variant>
        <vt:i4>5</vt:i4>
      </vt:variant>
      <vt:variant>
        <vt:lpwstr>https://www.hume.ai/</vt:lpwstr>
      </vt:variant>
      <vt:variant>
        <vt:lpwstr/>
      </vt:variant>
      <vt:variant>
        <vt:i4>1835017</vt:i4>
      </vt:variant>
      <vt:variant>
        <vt:i4>114</vt:i4>
      </vt:variant>
      <vt:variant>
        <vt:i4>0</vt:i4>
      </vt:variant>
      <vt:variant>
        <vt:i4>5</vt:i4>
      </vt:variant>
      <vt:variant>
        <vt:lpwstr>https://doi.org/10.1037/a0022876</vt:lpwstr>
      </vt:variant>
      <vt:variant>
        <vt:lpwstr/>
      </vt:variant>
      <vt:variant>
        <vt:i4>1310731</vt:i4>
      </vt:variant>
      <vt:variant>
        <vt:i4>111</vt:i4>
      </vt:variant>
      <vt:variant>
        <vt:i4>0</vt:i4>
      </vt:variant>
      <vt:variant>
        <vt:i4>5</vt:i4>
      </vt:variant>
      <vt:variant>
        <vt:lpwstr>https://doi.org/10.1037/a0027600</vt:lpwstr>
      </vt:variant>
      <vt:variant>
        <vt:lpwstr/>
      </vt:variant>
      <vt:variant>
        <vt:i4>5701698</vt:i4>
      </vt:variant>
      <vt:variant>
        <vt:i4>108</vt:i4>
      </vt:variant>
      <vt:variant>
        <vt:i4>0</vt:i4>
      </vt:variant>
      <vt:variant>
        <vt:i4>5</vt:i4>
      </vt:variant>
      <vt:variant>
        <vt:lpwstr>https://www.jstor.org/stable/2778583</vt:lpwstr>
      </vt:variant>
      <vt:variant>
        <vt:lpwstr/>
      </vt:variant>
      <vt:variant>
        <vt:i4>4522060</vt:i4>
      </vt:variant>
      <vt:variant>
        <vt:i4>105</vt:i4>
      </vt:variant>
      <vt:variant>
        <vt:i4>0</vt:i4>
      </vt:variant>
      <vt:variant>
        <vt:i4>5</vt:i4>
      </vt:variant>
      <vt:variant>
        <vt:lpwstr>https://doi.org/10.1371/journal.pone.0159915</vt:lpwstr>
      </vt:variant>
      <vt:variant>
        <vt:lpwstr/>
      </vt:variant>
      <vt:variant>
        <vt:i4>5374032</vt:i4>
      </vt:variant>
      <vt:variant>
        <vt:i4>102</vt:i4>
      </vt:variant>
      <vt:variant>
        <vt:i4>0</vt:i4>
      </vt:variant>
      <vt:variant>
        <vt:i4>5</vt:i4>
      </vt:variant>
      <vt:variant>
        <vt:lpwstr>https://doi.org/10.1002/job.2020</vt:lpwstr>
      </vt:variant>
      <vt:variant>
        <vt:lpwstr/>
      </vt:variant>
      <vt:variant>
        <vt:i4>7602292</vt:i4>
      </vt:variant>
      <vt:variant>
        <vt:i4>99</vt:i4>
      </vt:variant>
      <vt:variant>
        <vt:i4>0</vt:i4>
      </vt:variant>
      <vt:variant>
        <vt:i4>5</vt:i4>
      </vt:variant>
      <vt:variant>
        <vt:lpwstr>https://doi.org/10.1037/ocp0000067</vt:lpwstr>
      </vt:variant>
      <vt:variant>
        <vt:lpwstr/>
      </vt:variant>
      <vt:variant>
        <vt:i4>2031631</vt:i4>
      </vt:variant>
      <vt:variant>
        <vt:i4>96</vt:i4>
      </vt:variant>
      <vt:variant>
        <vt:i4>0</vt:i4>
      </vt:variant>
      <vt:variant>
        <vt:i4>5</vt:i4>
      </vt:variant>
      <vt:variant>
        <vt:lpwstr>https://doi.org/10.1037/h0039834</vt:lpwstr>
      </vt:variant>
      <vt:variant>
        <vt:lpwstr/>
      </vt:variant>
      <vt:variant>
        <vt:i4>1769487</vt:i4>
      </vt:variant>
      <vt:variant>
        <vt:i4>93</vt:i4>
      </vt:variant>
      <vt:variant>
        <vt:i4>0</vt:i4>
      </vt:variant>
      <vt:variant>
        <vt:i4>5</vt:i4>
      </vt:variant>
      <vt:variant>
        <vt:lpwstr>https://doi.org/10.1093/jssam/smae043</vt:lpwstr>
      </vt:variant>
      <vt:variant>
        <vt:lpwstr/>
      </vt:variant>
      <vt:variant>
        <vt:i4>5636105</vt:i4>
      </vt:variant>
      <vt:variant>
        <vt:i4>90</vt:i4>
      </vt:variant>
      <vt:variant>
        <vt:i4>0</vt:i4>
      </vt:variant>
      <vt:variant>
        <vt:i4>5</vt:i4>
      </vt:variant>
      <vt:variant>
        <vt:lpwstr>https://doi.org/10.1016/j.cpr.2021.102068</vt:lpwstr>
      </vt:variant>
      <vt:variant>
        <vt:lpwstr/>
      </vt:variant>
      <vt:variant>
        <vt:i4>3145765</vt:i4>
      </vt:variant>
      <vt:variant>
        <vt:i4>87</vt:i4>
      </vt:variant>
      <vt:variant>
        <vt:i4>0</vt:i4>
      </vt:variant>
      <vt:variant>
        <vt:i4>5</vt:i4>
      </vt:variant>
      <vt:variant>
        <vt:lpwstr>https://doi.org/10.1016/j.tics.2024.01.009</vt:lpwstr>
      </vt:variant>
      <vt:variant>
        <vt:lpwstr/>
      </vt:variant>
      <vt:variant>
        <vt:i4>2162736</vt:i4>
      </vt:variant>
      <vt:variant>
        <vt:i4>84</vt:i4>
      </vt:variant>
      <vt:variant>
        <vt:i4>0</vt:i4>
      </vt:variant>
      <vt:variant>
        <vt:i4>5</vt:i4>
      </vt:variant>
      <vt:variant>
        <vt:lpwstr>https://doi.org/10.1037/t27734-000</vt:lpwstr>
      </vt:variant>
      <vt:variant>
        <vt:lpwstr/>
      </vt:variant>
      <vt:variant>
        <vt:i4>7340066</vt:i4>
      </vt:variant>
      <vt:variant>
        <vt:i4>81</vt:i4>
      </vt:variant>
      <vt:variant>
        <vt:i4>0</vt:i4>
      </vt:variant>
      <vt:variant>
        <vt:i4>5</vt:i4>
      </vt:variant>
      <vt:variant>
        <vt:lpwstr>https://doi.org/10.1196/annals.1280.010</vt:lpwstr>
      </vt:variant>
      <vt:variant>
        <vt:lpwstr/>
      </vt:variant>
      <vt:variant>
        <vt:i4>7405670</vt:i4>
      </vt:variant>
      <vt:variant>
        <vt:i4>78</vt:i4>
      </vt:variant>
      <vt:variant>
        <vt:i4>0</vt:i4>
      </vt:variant>
      <vt:variant>
        <vt:i4>5</vt:i4>
      </vt:variant>
      <vt:variant>
        <vt:lpwstr>https://doi.org/10.1037/emo0001408</vt:lpwstr>
      </vt:variant>
      <vt:variant>
        <vt:lpwstr/>
      </vt:variant>
      <vt:variant>
        <vt:i4>1769539</vt:i4>
      </vt:variant>
      <vt:variant>
        <vt:i4>75</vt:i4>
      </vt:variant>
      <vt:variant>
        <vt:i4>0</vt:i4>
      </vt:variant>
      <vt:variant>
        <vt:i4>5</vt:i4>
      </vt:variant>
      <vt:variant>
        <vt:lpwstr>https://doi.org/10.1093/scan/nsae013</vt:lpwstr>
      </vt:variant>
      <vt:variant>
        <vt:lpwstr/>
      </vt:variant>
      <vt:variant>
        <vt:i4>1376348</vt:i4>
      </vt:variant>
      <vt:variant>
        <vt:i4>72</vt:i4>
      </vt:variant>
      <vt:variant>
        <vt:i4>0</vt:i4>
      </vt:variant>
      <vt:variant>
        <vt:i4>5</vt:i4>
      </vt:variant>
      <vt:variant>
        <vt:lpwstr>https://doi.org/10.1080/0269993004200088</vt:lpwstr>
      </vt:variant>
      <vt:variant>
        <vt:lpwstr/>
      </vt:variant>
      <vt:variant>
        <vt:i4>4456461</vt:i4>
      </vt:variant>
      <vt:variant>
        <vt:i4>69</vt:i4>
      </vt:variant>
      <vt:variant>
        <vt:i4>0</vt:i4>
      </vt:variant>
      <vt:variant>
        <vt:i4>5</vt:i4>
      </vt:variant>
      <vt:variant>
        <vt:lpwstr>https://doi.org/10.1016/j.cpr.2018.07.004</vt:lpwstr>
      </vt:variant>
      <vt:variant>
        <vt:lpwstr/>
      </vt:variant>
      <vt:variant>
        <vt:i4>2162693</vt:i4>
      </vt:variant>
      <vt:variant>
        <vt:i4>66</vt:i4>
      </vt:variant>
      <vt:variant>
        <vt:i4>0</vt:i4>
      </vt:variant>
      <vt:variant>
        <vt:i4>5</vt:i4>
      </vt:variant>
      <vt:variant>
        <vt:lpwstr>https://doi.org/10.1207/s15327752jpa4901_13</vt:lpwstr>
      </vt:variant>
      <vt:variant>
        <vt:lpwstr/>
      </vt:variant>
      <vt:variant>
        <vt:i4>6357094</vt:i4>
      </vt:variant>
      <vt:variant>
        <vt:i4>63</vt:i4>
      </vt:variant>
      <vt:variant>
        <vt:i4>0</vt:i4>
      </vt:variant>
      <vt:variant>
        <vt:i4>5</vt:i4>
      </vt:variant>
      <vt:variant>
        <vt:lpwstr>https://doi.org/10.1038/nrn3403</vt:lpwstr>
      </vt:variant>
      <vt:variant>
        <vt:lpwstr/>
      </vt:variant>
      <vt:variant>
        <vt:i4>2490428</vt:i4>
      </vt:variant>
      <vt:variant>
        <vt:i4>60</vt:i4>
      </vt:variant>
      <vt:variant>
        <vt:i4>0</vt:i4>
      </vt:variant>
      <vt:variant>
        <vt:i4>5</vt:i4>
      </vt:variant>
      <vt:variant>
        <vt:lpwstr>https://doi.org/10.1007/s42761-023-00195-0</vt:lpwstr>
      </vt:variant>
      <vt:variant>
        <vt:lpwstr/>
      </vt:variant>
      <vt:variant>
        <vt:i4>655389</vt:i4>
      </vt:variant>
      <vt:variant>
        <vt:i4>57</vt:i4>
      </vt:variant>
      <vt:variant>
        <vt:i4>0</vt:i4>
      </vt:variant>
      <vt:variant>
        <vt:i4>5</vt:i4>
      </vt:variant>
      <vt:variant>
        <vt:lpwstr>https://doi.org/10.1038/s41586-020-3037-7</vt:lpwstr>
      </vt:variant>
      <vt:variant>
        <vt:lpwstr/>
      </vt:variant>
      <vt:variant>
        <vt:i4>2293868</vt:i4>
      </vt:variant>
      <vt:variant>
        <vt:i4>54</vt:i4>
      </vt:variant>
      <vt:variant>
        <vt:i4>0</vt:i4>
      </vt:variant>
      <vt:variant>
        <vt:i4>5</vt:i4>
      </vt:variant>
      <vt:variant>
        <vt:lpwstr>https://doi.org/10.1525/collabra.143005</vt:lpwstr>
      </vt:variant>
      <vt:variant>
        <vt:lpwstr/>
      </vt:variant>
      <vt:variant>
        <vt:i4>2359357</vt:i4>
      </vt:variant>
      <vt:variant>
        <vt:i4>51</vt:i4>
      </vt:variant>
      <vt:variant>
        <vt:i4>0</vt:i4>
      </vt:variant>
      <vt:variant>
        <vt:i4>5</vt:i4>
      </vt:variant>
      <vt:variant>
        <vt:lpwstr>https://doi.org/10.1038/s41562-022-01458-9</vt:lpwstr>
      </vt:variant>
      <vt:variant>
        <vt:lpwstr/>
      </vt:variant>
      <vt:variant>
        <vt:i4>6291562</vt:i4>
      </vt:variant>
      <vt:variant>
        <vt:i4>48</vt:i4>
      </vt:variant>
      <vt:variant>
        <vt:i4>0</vt:i4>
      </vt:variant>
      <vt:variant>
        <vt:i4>5</vt:i4>
      </vt:variant>
      <vt:variant>
        <vt:lpwstr>https://doi.org/10.1037/bul0000194</vt:lpwstr>
      </vt:variant>
      <vt:variant>
        <vt:lpwstr/>
      </vt:variant>
      <vt:variant>
        <vt:i4>4587587</vt:i4>
      </vt:variant>
      <vt:variant>
        <vt:i4>45</vt:i4>
      </vt:variant>
      <vt:variant>
        <vt:i4>0</vt:i4>
      </vt:variant>
      <vt:variant>
        <vt:i4>5</vt:i4>
      </vt:variant>
      <vt:variant>
        <vt:lpwstr>https://doi.org/10.1016/j.jpsychires.2021.05.021</vt:lpwstr>
      </vt:variant>
      <vt:variant>
        <vt:lpwstr/>
      </vt:variant>
      <vt:variant>
        <vt:i4>1245276</vt:i4>
      </vt:variant>
      <vt:variant>
        <vt:i4>42</vt:i4>
      </vt:variant>
      <vt:variant>
        <vt:i4>0</vt:i4>
      </vt:variant>
      <vt:variant>
        <vt:i4>5</vt:i4>
      </vt:variant>
      <vt:variant>
        <vt:lpwstr>https://doi.org/10.1177/1754073919868762</vt:lpwstr>
      </vt:variant>
      <vt:variant>
        <vt:lpwstr/>
      </vt:variant>
      <vt:variant>
        <vt:i4>3342446</vt:i4>
      </vt:variant>
      <vt:variant>
        <vt:i4>39</vt:i4>
      </vt:variant>
      <vt:variant>
        <vt:i4>0</vt:i4>
      </vt:variant>
      <vt:variant>
        <vt:i4>5</vt:i4>
      </vt:variant>
      <vt:variant>
        <vt:lpwstr>https://doi.org/10.1037/pspa0000316</vt:lpwstr>
      </vt:variant>
      <vt:variant>
        <vt:lpwstr/>
      </vt:variant>
      <vt:variant>
        <vt:i4>4915321</vt:i4>
      </vt:variant>
      <vt:variant>
        <vt:i4>36</vt:i4>
      </vt:variant>
      <vt:variant>
        <vt:i4>0</vt:i4>
      </vt:variant>
      <vt:variant>
        <vt:i4>5</vt:i4>
      </vt:variant>
      <vt:variant>
        <vt:lpwstr>https://osf.io/preprints/psyarxiv/uw85a_v2</vt:lpwstr>
      </vt:variant>
      <vt:variant>
        <vt:lpwstr/>
      </vt:variant>
      <vt:variant>
        <vt:i4>8</vt:i4>
      </vt:variant>
      <vt:variant>
        <vt:i4>33</vt:i4>
      </vt:variant>
      <vt:variant>
        <vt:i4>0</vt:i4>
      </vt:variant>
      <vt:variant>
        <vt:i4>5</vt:i4>
      </vt:variant>
      <vt:variant>
        <vt:lpwstr>https://trace.tennessee.edu/utk_graddiss/5874?utm_source=chatgpt.com</vt:lpwstr>
      </vt:variant>
      <vt:variant>
        <vt:lpwstr/>
      </vt:variant>
      <vt:variant>
        <vt:i4>524355</vt:i4>
      </vt:variant>
      <vt:variant>
        <vt:i4>30</vt:i4>
      </vt:variant>
      <vt:variant>
        <vt:i4>0</vt:i4>
      </vt:variant>
      <vt:variant>
        <vt:i4>5</vt:i4>
      </vt:variant>
      <vt:variant>
        <vt:lpwstr>https://doi.org/10.1111/1469-8986.3860912</vt:lpwstr>
      </vt:variant>
      <vt:variant>
        <vt:lpwstr/>
      </vt:variant>
      <vt:variant>
        <vt:i4>6750323</vt:i4>
      </vt:variant>
      <vt:variant>
        <vt:i4>27</vt:i4>
      </vt:variant>
      <vt:variant>
        <vt:i4>0</vt:i4>
      </vt:variant>
      <vt:variant>
        <vt:i4>5</vt:i4>
      </vt:variant>
      <vt:variant>
        <vt:lpwstr>https://10.0.51.133/ujm.2015.030704</vt:lpwstr>
      </vt:variant>
      <vt:variant>
        <vt:lpwstr/>
      </vt:variant>
      <vt:variant>
        <vt:i4>8323168</vt:i4>
      </vt:variant>
      <vt:variant>
        <vt:i4>24</vt:i4>
      </vt:variant>
      <vt:variant>
        <vt:i4>0</vt:i4>
      </vt:variant>
      <vt:variant>
        <vt:i4>5</vt:i4>
      </vt:variant>
      <vt:variant>
        <vt:lpwstr>https://doi.org/10.1037/emo0000270</vt:lpwstr>
      </vt:variant>
      <vt:variant>
        <vt:lpwstr/>
      </vt:variant>
      <vt:variant>
        <vt:i4>2883689</vt:i4>
      </vt:variant>
      <vt:variant>
        <vt:i4>21</vt:i4>
      </vt:variant>
      <vt:variant>
        <vt:i4>0</vt:i4>
      </vt:variant>
      <vt:variant>
        <vt:i4>5</vt:i4>
      </vt:variant>
      <vt:variant>
        <vt:lpwstr>https://doi.org/10.1016/j.neubiorev.2022.104747</vt:lpwstr>
      </vt:variant>
      <vt:variant>
        <vt:lpwstr/>
      </vt:variant>
      <vt:variant>
        <vt:i4>3801139</vt:i4>
      </vt:variant>
      <vt:variant>
        <vt:i4>18</vt:i4>
      </vt:variant>
      <vt:variant>
        <vt:i4>0</vt:i4>
      </vt:variant>
      <vt:variant>
        <vt:i4>5</vt:i4>
      </vt:variant>
      <vt:variant>
        <vt:lpwstr>https://doi.org/10.1037/0003-066X.45.4.494</vt:lpwstr>
      </vt:variant>
      <vt:variant>
        <vt:lpwstr/>
      </vt:variant>
      <vt:variant>
        <vt:i4>4849741</vt:i4>
      </vt:variant>
      <vt:variant>
        <vt:i4>15</vt:i4>
      </vt:variant>
      <vt:variant>
        <vt:i4>0</vt:i4>
      </vt:variant>
      <vt:variant>
        <vt:i4>5</vt:i4>
      </vt:variant>
      <vt:variant>
        <vt:lpwstr>https://doi.org/10.18637/jss.v067.i01</vt:lpwstr>
      </vt:variant>
      <vt:variant>
        <vt:lpwstr/>
      </vt:variant>
      <vt:variant>
        <vt:i4>3866662</vt:i4>
      </vt:variant>
      <vt:variant>
        <vt:i4>12</vt:i4>
      </vt:variant>
      <vt:variant>
        <vt:i4>0</vt:i4>
      </vt:variant>
      <vt:variant>
        <vt:i4>5</vt:i4>
      </vt:variant>
      <vt:variant>
        <vt:lpwstr>https://doi.org/10.1093/scan/nsw154</vt:lpwstr>
      </vt:variant>
      <vt:variant>
        <vt:lpwstr/>
      </vt:variant>
      <vt:variant>
        <vt:i4>8126567</vt:i4>
      </vt:variant>
      <vt:variant>
        <vt:i4>9</vt:i4>
      </vt:variant>
      <vt:variant>
        <vt:i4>0</vt:i4>
      </vt:variant>
      <vt:variant>
        <vt:i4>5</vt:i4>
      </vt:variant>
      <vt:variant>
        <vt:lpwstr>https://doi.org/10.1037/emo0001514</vt:lpwstr>
      </vt:variant>
      <vt:variant>
        <vt:lpwstr/>
      </vt:variant>
      <vt:variant>
        <vt:i4>7405693</vt:i4>
      </vt:variant>
      <vt:variant>
        <vt:i4>6</vt:i4>
      </vt:variant>
      <vt:variant>
        <vt:i4>0</vt:i4>
      </vt:variant>
      <vt:variant>
        <vt:i4>5</vt:i4>
      </vt:variant>
      <vt:variant>
        <vt:lpwstr>https://doi.org/10.1037/met0000195</vt:lpwstr>
      </vt:variant>
      <vt:variant>
        <vt:lpwstr/>
      </vt:variant>
      <vt:variant>
        <vt:i4>7143481</vt:i4>
      </vt:variant>
      <vt:variant>
        <vt:i4>3</vt:i4>
      </vt:variant>
      <vt:variant>
        <vt:i4>0</vt:i4>
      </vt:variant>
      <vt:variant>
        <vt:i4>5</vt:i4>
      </vt:variant>
      <vt:variant>
        <vt:lpwstr>https://doi.org/10.3758/s13428-019-01237-x</vt:lpwstr>
      </vt:variant>
      <vt:variant>
        <vt:lpwstr/>
      </vt:variant>
      <vt:variant>
        <vt:i4>393333</vt:i4>
      </vt:variant>
      <vt:variant>
        <vt:i4>0</vt:i4>
      </vt:variant>
      <vt:variant>
        <vt:i4>0</vt:i4>
      </vt:variant>
      <vt:variant>
        <vt:i4>5</vt:i4>
      </vt:variant>
      <vt:variant>
        <vt:lpwstr>https://osf.io/2suyx/?view_only=8052e16be97d4bee8f93a6fa67b02893</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Smiling your way to happiness or misery? Experimental tests of competing perspectives</dc:title>
  <dc:subject/>
  <dc:creator/>
  <cp:keywords/>
  <cp:lastModifiedBy>Coles, Nicholas A.</cp:lastModifiedBy>
  <cp:revision>1</cp:revision>
  <cp:lastPrinted>2025-10-11T23:30:00Z</cp:lastPrinted>
  <dcterms:created xsi:type="dcterms:W3CDTF">2025-10-03T21:57:00Z</dcterms:created>
  <dcterms:modified xsi:type="dcterms:W3CDTF">2025-11-03T19:55:00Z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
  </property>
  <property fmtid="{D5CDD505-2E9C-101B-9397-08002B2CF9AE}" pid="3" name="authornote">
    <vt:lpwstr/>
  </property>
  <property fmtid="{D5CDD505-2E9C-101B-9397-08002B2CF9AE}" pid="4" name="bibliography">
    <vt:lpwstr>r-references.bib</vt:lpwstr>
  </property>
  <property fmtid="{D5CDD505-2E9C-101B-9397-08002B2CF9AE}" pid="5" name="classoption">
    <vt:lpwstr>man</vt:lpwstr>
  </property>
  <property fmtid="{D5CDD505-2E9C-101B-9397-08002B2CF9AE}" pid="6" name="csl">
    <vt:lpwstr>/Library/Frameworks/R.framework/Versions/4.4-arm64/Resources/library/papaja/rmd/apa6.csl</vt:lpwstr>
  </property>
  <property fmtid="{D5CDD505-2E9C-101B-9397-08002B2CF9AE}" pid="7" name="draft">
    <vt:lpwstr>False</vt:lpwstr>
  </property>
  <property fmtid="{D5CDD505-2E9C-101B-9397-08002B2CF9AE}" pid="8" name="editor_options">
    <vt:lpwstr/>
  </property>
  <property fmtid="{D5CDD505-2E9C-101B-9397-08002B2CF9AE}" pid="9" name="figurelist">
    <vt:lpwstr>False</vt:lpwstr>
  </property>
  <property fmtid="{D5CDD505-2E9C-101B-9397-08002B2CF9AE}" pid="10" name="floatsintext">
    <vt:lpwstr>False</vt:lpwstr>
  </property>
  <property fmtid="{D5CDD505-2E9C-101B-9397-08002B2CF9AE}" pid="11" name="footnotelist">
    <vt:lpwstr>False</vt:lpwstr>
  </property>
  <property fmtid="{D5CDD505-2E9C-101B-9397-08002B2CF9AE}" pid="12" name="linenumbers">
    <vt:lpwstr>True</vt:lpwstr>
  </property>
  <property fmtid="{D5CDD505-2E9C-101B-9397-08002B2CF9AE}" pid="13" name="mask">
    <vt:lpwstr>False</vt:lpwstr>
  </property>
  <property fmtid="{D5CDD505-2E9C-101B-9397-08002B2CF9AE}" pid="14" name="output">
    <vt:lpwstr>papaja::apa6_docx</vt:lpwstr>
  </property>
  <property fmtid="{D5CDD505-2E9C-101B-9397-08002B2CF9AE}" pid="15" name="shorttitle">
    <vt:lpwstr>Smiling and happiness</vt:lpwstr>
  </property>
  <property fmtid="{D5CDD505-2E9C-101B-9397-08002B2CF9AE}" pid="16" name="tablelist">
    <vt:lpwstr>False</vt:lpwstr>
  </property>
  <property fmtid="{D5CDD505-2E9C-101B-9397-08002B2CF9AE}" pid="17" name="ContentTypeId">
    <vt:lpwstr>0x0101002E9A67939B0F2B4787EAA086EFF368F8</vt:lpwstr>
  </property>
  <property fmtid="{D5CDD505-2E9C-101B-9397-08002B2CF9AE}" pid="18" name="MediaServiceImageTags">
    <vt:lpwstr/>
  </property>
</Properties>
</file>