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7F00" w14:textId="77777777" w:rsidR="000A6B39" w:rsidRDefault="000A6B39" w:rsidP="000A6B39">
      <w:pPr>
        <w:pStyle w:val="Title"/>
      </w:pPr>
      <w:r>
        <w:t>Smiling your way to happiness or misery? Experimental tests of competing perspectives</w:t>
      </w:r>
    </w:p>
    <w:p w14:paraId="5CDAE456" w14:textId="55C0DB96" w:rsidR="000A6B39" w:rsidRDefault="000A6B39" w:rsidP="000A6B39">
      <w:pPr>
        <w:pStyle w:val="Author"/>
      </w:pPr>
      <w:r>
        <w:t>Nicholas A. Coles, Annabel</w:t>
      </w:r>
      <w:ins w:id="0" w:author="Author edits" w:date="2025-12-30T12:48:00Z" w16du:dateUtc="2025-12-30T17:48:00Z">
        <w:r>
          <w:t xml:space="preserve"> </w:t>
        </w:r>
        <w:r w:rsidR="14A0D4AD">
          <w:t>V.</w:t>
        </w:r>
      </w:ins>
      <w:r w:rsidR="14A0D4AD">
        <w:t xml:space="preserve"> </w:t>
      </w:r>
      <w:r>
        <w:t>Dang, &amp; Joao Francisco Goes Braga Takayanagi</w:t>
      </w:r>
    </w:p>
    <w:p w14:paraId="5476A011" w14:textId="77777777" w:rsidR="000A6B39" w:rsidRDefault="000A6B39" w:rsidP="000A6B39">
      <w:pPr>
        <w:pStyle w:val="Author"/>
      </w:pPr>
      <w:r>
        <w:t>University of Florida, Department of Psychology</w:t>
      </w:r>
    </w:p>
    <w:p w14:paraId="65E78A6F" w14:textId="77777777" w:rsidR="000A6B39" w:rsidRDefault="000A6B39" w:rsidP="000A6B39">
      <w:pPr>
        <w:pStyle w:val="BodyText"/>
        <w:ind w:firstLine="0"/>
      </w:pPr>
      <w:r>
        <w:t>                                                                                                                                                  </w:t>
      </w:r>
    </w:p>
    <w:p w14:paraId="7EB6B17E" w14:textId="77777777" w:rsidR="000A6B39" w:rsidRDefault="000A6B39" w:rsidP="000A6B39">
      <w:pPr>
        <w:pStyle w:val="BodyText"/>
      </w:pPr>
      <w:r>
        <w:t> </w:t>
      </w:r>
    </w:p>
    <w:p w14:paraId="41C42190" w14:textId="6B6FDE93" w:rsidR="000A6B39" w:rsidRDefault="000A6B39" w:rsidP="000A6B39">
      <w:pPr>
        <w:pStyle w:val="authornote-title"/>
        <w:framePr w:wrap="notBeside"/>
      </w:pPr>
      <w:r>
        <w:t xml:space="preserve">Author </w:t>
      </w:r>
      <w:del w:id="1" w:author="Author edits" w:date="2025-12-30T12:48:00Z" w16du:dateUtc="2025-12-30T17:48:00Z">
        <w:r>
          <w:delText>note</w:delText>
        </w:r>
      </w:del>
      <w:ins w:id="2" w:author="Author edits" w:date="2025-12-30T12:48:00Z" w16du:dateUtc="2025-12-30T17:48:00Z">
        <w:r w:rsidR="2CDB0AE7">
          <w:t>N</w:t>
        </w:r>
        <w:r>
          <w:t>ote</w:t>
        </w:r>
        <w:r w:rsidR="0FCA0205">
          <w:t>:</w:t>
        </w:r>
      </w:ins>
    </w:p>
    <w:p w14:paraId="1C4875A5" w14:textId="77777777" w:rsidR="000A6B39" w:rsidRDefault="000A6B39" w:rsidP="000A6B39">
      <w:pPr>
        <w:pStyle w:val="authornote"/>
        <w:framePr w:wrap="notBeside"/>
      </w:pPr>
      <w:r>
        <w:t xml:space="preserve">Correspondence concerning this article should be addressed to Nicholas A. Coles, 945 Center Dr, Gainesville, FL 32611. E-mail: </w:t>
      </w:r>
      <w:hyperlink r:id="rId12">
        <w:r>
          <w:rPr>
            <w:rStyle w:val="Hyperlink"/>
          </w:rPr>
          <w:t>ncoles@ufl.edu</w:t>
        </w:r>
      </w:hyperlink>
    </w:p>
    <w:p w14:paraId="22D5F6BC" w14:textId="77777777" w:rsidR="000A6B39" w:rsidRDefault="000A6B39" w:rsidP="000A6B39">
      <w:pPr>
        <w:pStyle w:val="Bibliography"/>
      </w:pPr>
      <w:bookmarkStart w:id="3" w:name="ref-zhu2021arithmetic"/>
      <w:bookmarkStart w:id="4" w:name="refs"/>
      <w:bookmarkStart w:id="5" w:name="references"/>
    </w:p>
    <w:bookmarkEnd w:id="3"/>
    <w:bookmarkEnd w:id="4"/>
    <w:bookmarkEnd w:id="5"/>
    <w:p w14:paraId="18A949BC" w14:textId="77777777" w:rsidR="000A6B39" w:rsidRDefault="000A6B39">
      <w:pPr>
        <w:spacing w:before="0" w:after="200" w:line="240" w:lineRule="auto"/>
        <w:rPr>
          <w:rFonts w:cs="Times New Roman"/>
          <w:b/>
          <w:bCs/>
        </w:rPr>
      </w:pPr>
      <w:r>
        <w:rPr>
          <w:rFonts w:cs="Times New Roman"/>
          <w:b/>
          <w:bCs/>
        </w:rPr>
        <w:br w:type="page"/>
      </w:r>
    </w:p>
    <w:p w14:paraId="3DBAA391" w14:textId="77777777" w:rsidR="00F3346C" w:rsidRPr="00A674A2" w:rsidRDefault="00DC2955" w:rsidP="00CF5EFD">
      <w:pPr>
        <w:spacing w:before="0"/>
        <w:jc w:val="center"/>
        <w:rPr>
          <w:del w:id="6" w:author="Author edits" w:date="2025-12-30T12:48:00Z" w16du:dateUtc="2025-12-30T17:48:00Z"/>
          <w:rFonts w:cs="Times New Roman"/>
          <w:b/>
          <w:bCs/>
        </w:rPr>
      </w:pPr>
      <w:del w:id="7" w:author="Author edits" w:date="2025-12-30T12:48:00Z" w16du:dateUtc="2025-12-30T17:48:00Z">
        <w:r w:rsidRPr="00A674A2">
          <w:rPr>
            <w:rFonts w:cs="Times New Roman"/>
            <w:b/>
            <w:bCs/>
          </w:rPr>
          <w:lastRenderedPageBreak/>
          <w:delText>Smiling your way to happiness or misery? Experimental tests of competing perspectives</w:delText>
        </w:r>
      </w:del>
    </w:p>
    <w:p w14:paraId="35CF30DF" w14:textId="77777777" w:rsidR="00F3346C" w:rsidRPr="00CF5EFD" w:rsidRDefault="00DC2955" w:rsidP="00CF5EFD">
      <w:pPr>
        <w:spacing w:before="0"/>
        <w:jc w:val="center"/>
        <w:rPr>
          <w:rFonts w:cs="Times New Roman"/>
          <w:b/>
          <w:bCs/>
        </w:rPr>
      </w:pPr>
      <w:r w:rsidRPr="00CF5EFD">
        <w:rPr>
          <w:rFonts w:cs="Times New Roman"/>
          <w:b/>
          <w:bCs/>
        </w:rPr>
        <w:t>Abstract</w:t>
      </w:r>
    </w:p>
    <w:p w14:paraId="365F7981" w14:textId="745EBD18" w:rsidR="0021170F" w:rsidRPr="00CF5EFD" w:rsidRDefault="0021170F" w:rsidP="006F3728">
      <w:pPr>
        <w:spacing w:before="0"/>
        <w:ind w:firstLine="720"/>
        <w:rPr>
          <w:rFonts w:cs="Times New Roman"/>
        </w:rPr>
      </w:pPr>
      <w:r w:rsidRPr="313472C8">
        <w:rPr>
          <w:rFonts w:cs="Times New Roman"/>
        </w:rPr>
        <w:t xml:space="preserve">Researchers and lay people alike have long been interested in </w:t>
      </w:r>
      <w:r w:rsidR="00175AD4" w:rsidRPr="313472C8">
        <w:rPr>
          <w:rFonts w:cs="Times New Roman"/>
        </w:rPr>
        <w:t xml:space="preserve">whether </w:t>
      </w:r>
      <w:r w:rsidRPr="313472C8">
        <w:rPr>
          <w:rFonts w:cs="Times New Roman"/>
        </w:rPr>
        <w:t xml:space="preserve">people can make themselves feel happier if they simply fake a smile. </w:t>
      </w:r>
      <w:r w:rsidR="00D75359">
        <w:rPr>
          <w:rFonts w:cs="Times New Roman"/>
        </w:rPr>
        <w:t xml:space="preserve">Thus far, two </w:t>
      </w:r>
      <w:r w:rsidR="00AE048E">
        <w:rPr>
          <w:rFonts w:cs="Times New Roman"/>
        </w:rPr>
        <w:t xml:space="preserve">largely </w:t>
      </w:r>
      <w:r w:rsidR="00D75359">
        <w:rPr>
          <w:rFonts w:cs="Times New Roman"/>
        </w:rPr>
        <w:t xml:space="preserve">disconnected research </w:t>
      </w:r>
      <w:del w:id="8" w:author="Author edits" w:date="2025-12-30T12:48:00Z" w16du:dateUtc="2025-12-30T17:48:00Z">
        <w:r w:rsidR="00D75359">
          <w:rPr>
            <w:rFonts w:cs="Times New Roman"/>
          </w:rPr>
          <w:delText>literatures</w:delText>
        </w:r>
      </w:del>
      <w:ins w:id="9" w:author="Author edits" w:date="2025-12-30T12:48:00Z" w16du:dateUtc="2025-12-30T17:48:00Z">
        <w:r w:rsidR="00D75390">
          <w:rPr>
            <w:rFonts w:cs="Times New Roman"/>
          </w:rPr>
          <w:t>communities</w:t>
        </w:r>
      </w:ins>
      <w:r w:rsidR="00D75390">
        <w:rPr>
          <w:rFonts w:cs="Times New Roman"/>
        </w:rPr>
        <w:t xml:space="preserve"> </w:t>
      </w:r>
      <w:r w:rsidR="001A54E6">
        <w:rPr>
          <w:rFonts w:cs="Times New Roman"/>
        </w:rPr>
        <w:t xml:space="preserve">have provided </w:t>
      </w:r>
      <w:r w:rsidR="00AE048E">
        <w:rPr>
          <w:rFonts w:cs="Times New Roman"/>
        </w:rPr>
        <w:t>seemingly competing</w:t>
      </w:r>
      <w:r w:rsidR="001A54E6">
        <w:rPr>
          <w:rFonts w:cs="Times New Roman"/>
        </w:rPr>
        <w:t xml:space="preserve"> </w:t>
      </w:r>
      <w:r w:rsidR="007D73AF">
        <w:rPr>
          <w:rFonts w:cs="Times New Roman"/>
        </w:rPr>
        <w:t>answers to this question</w:t>
      </w:r>
      <w:r w:rsidR="00E34F3A">
        <w:rPr>
          <w:rFonts w:cs="Times New Roman"/>
        </w:rPr>
        <w:t>,</w:t>
      </w:r>
      <w:r w:rsidR="007D73AF">
        <w:rPr>
          <w:rFonts w:cs="Times New Roman"/>
        </w:rPr>
        <w:t xml:space="preserve"> with </w:t>
      </w:r>
      <w:r w:rsidR="00724AB8">
        <w:rPr>
          <w:rFonts w:cs="Times New Roman"/>
        </w:rPr>
        <w:t xml:space="preserve">(a) </w:t>
      </w:r>
      <w:r w:rsidR="001A54E6">
        <w:rPr>
          <w:rFonts w:cs="Times New Roman"/>
        </w:rPr>
        <w:t xml:space="preserve">emotion embodiment researchers </w:t>
      </w:r>
      <w:r w:rsidR="00010B04">
        <w:rPr>
          <w:rFonts w:cs="Times New Roman"/>
        </w:rPr>
        <w:t xml:space="preserve">observing </w:t>
      </w:r>
      <w:r w:rsidR="001A54E6">
        <w:rPr>
          <w:rFonts w:cs="Times New Roman"/>
        </w:rPr>
        <w:t>positive causal links</w:t>
      </w:r>
      <w:r w:rsidR="00651AE0">
        <w:rPr>
          <w:rFonts w:cs="Times New Roman"/>
        </w:rPr>
        <w:t xml:space="preserve"> </w:t>
      </w:r>
      <w:r w:rsidR="00010B04">
        <w:rPr>
          <w:rFonts w:cs="Times New Roman"/>
        </w:rPr>
        <w:t>in experimental contexts</w:t>
      </w:r>
      <w:r w:rsidR="00724AB8">
        <w:rPr>
          <w:rFonts w:cs="Times New Roman"/>
        </w:rPr>
        <w:t>,</w:t>
      </w:r>
      <w:r w:rsidR="00010B04">
        <w:rPr>
          <w:rFonts w:cs="Times New Roman"/>
        </w:rPr>
        <w:t xml:space="preserve"> and </w:t>
      </w:r>
      <w:r w:rsidR="00724AB8">
        <w:rPr>
          <w:rFonts w:cs="Times New Roman"/>
        </w:rPr>
        <w:t xml:space="preserve">(b) </w:t>
      </w:r>
      <w:r w:rsidR="00010B04">
        <w:rPr>
          <w:rFonts w:cs="Times New Roman"/>
        </w:rPr>
        <w:t>emotion labor researchers observing negative associations in real-world work</w:t>
      </w:r>
      <w:r w:rsidR="001956B7">
        <w:rPr>
          <w:rFonts w:cs="Times New Roman"/>
        </w:rPr>
        <w:t xml:space="preserve"> contexts. </w:t>
      </w:r>
      <w:r w:rsidR="001C4D9E">
        <w:rPr>
          <w:rFonts w:cs="Times New Roman"/>
        </w:rPr>
        <w:t xml:space="preserve">In the present work, we </w:t>
      </w:r>
      <w:r w:rsidR="00072336">
        <w:rPr>
          <w:rFonts w:cs="Times New Roman"/>
        </w:rPr>
        <w:t xml:space="preserve">conduct a pre-registered conceptual </w:t>
      </w:r>
      <w:r w:rsidR="00D54691">
        <w:rPr>
          <w:rFonts w:cs="Times New Roman"/>
        </w:rPr>
        <w:t>extension</w:t>
      </w:r>
      <w:r w:rsidR="00072336">
        <w:rPr>
          <w:rFonts w:cs="Times New Roman"/>
        </w:rPr>
        <w:t xml:space="preserve"> of the largest experimental demonstration of</w:t>
      </w:r>
      <w:r w:rsidR="00152D8B">
        <w:rPr>
          <w:rFonts w:cs="Times New Roman"/>
        </w:rPr>
        <w:t xml:space="preserve"> the positive effects of posed smiles on mood, focusing on three factors</w:t>
      </w:r>
      <w:r w:rsidR="00DD2901">
        <w:rPr>
          <w:rFonts w:cs="Times New Roman"/>
        </w:rPr>
        <w:t xml:space="preserve"> that may explain why such effects </w:t>
      </w:r>
      <w:del w:id="10" w:author="Author edits" w:date="2025-12-30T12:48:00Z" w16du:dateUtc="2025-12-30T17:48:00Z">
        <w:r w:rsidR="008C0855">
          <w:rPr>
            <w:rFonts w:cs="Times New Roman"/>
          </w:rPr>
          <w:delText xml:space="preserve">may </w:delText>
        </w:r>
      </w:del>
      <w:r w:rsidR="00DD2901">
        <w:rPr>
          <w:rFonts w:cs="Times New Roman"/>
        </w:rPr>
        <w:t xml:space="preserve">fail to generalize </w:t>
      </w:r>
      <w:r w:rsidR="008C0855">
        <w:rPr>
          <w:rFonts w:cs="Times New Roman"/>
        </w:rPr>
        <w:t>to real-world work contexts</w:t>
      </w:r>
      <w:r w:rsidR="00A67116">
        <w:rPr>
          <w:rFonts w:cs="Times New Roman"/>
        </w:rPr>
        <w:t>. More specifically</w:t>
      </w:r>
      <w:r w:rsidR="008B2CE3">
        <w:rPr>
          <w:rFonts w:cs="Times New Roman"/>
        </w:rPr>
        <w:t xml:space="preserve">, we </w:t>
      </w:r>
      <w:r w:rsidR="00D31A4A">
        <w:rPr>
          <w:rFonts w:cs="Times New Roman"/>
        </w:rPr>
        <w:t xml:space="preserve">test whether posed smiles fail to improve mood (1) in negative contexts, (2) when performed repeatedly, </w:t>
      </w:r>
      <w:ins w:id="11" w:author="Author edits" w:date="2025-12-30T12:48:00Z" w16du:dateUtc="2025-12-30T17:48:00Z">
        <w:r w:rsidR="00057EFD">
          <w:rPr>
            <w:rFonts w:cs="Times New Roman"/>
          </w:rPr>
          <w:t>and/</w:t>
        </w:r>
      </w:ins>
      <w:r w:rsidR="00D31A4A">
        <w:rPr>
          <w:rFonts w:cs="Times New Roman"/>
        </w:rPr>
        <w:t>or (3) when performed to avoid punishment.</w:t>
      </w:r>
    </w:p>
    <w:p w14:paraId="35CF30E1" w14:textId="06E5BBBA" w:rsidR="00F3346C" w:rsidRPr="00CF5EFD" w:rsidRDefault="00DC2955" w:rsidP="00CF5EFD">
      <w:pPr>
        <w:spacing w:before="0"/>
        <w:rPr>
          <w:rFonts w:cs="Times New Roman"/>
        </w:rPr>
      </w:pPr>
      <w:r w:rsidRPr="00CF5EFD">
        <w:rPr>
          <w:rFonts w:cs="Times New Roman"/>
        </w:rPr>
        <w:t>Keywords: emotion, emotion embodiment, emotion labor, facial feedback</w:t>
      </w:r>
      <w:r w:rsidR="00545C1B" w:rsidRPr="00CF5EFD">
        <w:rPr>
          <w:rFonts w:cs="Times New Roman"/>
        </w:rPr>
        <w:t>, happiness</w:t>
      </w:r>
    </w:p>
    <w:p w14:paraId="24AB168A" w14:textId="77777777" w:rsidR="00037BEE" w:rsidRPr="00CF5EFD" w:rsidRDefault="00037BEE" w:rsidP="00CF5EFD">
      <w:pPr>
        <w:spacing w:before="0" w:after="200"/>
        <w:rPr>
          <w:rFonts w:cs="Times New Roman"/>
        </w:rPr>
      </w:pPr>
      <w:r w:rsidRPr="00CF5EFD">
        <w:rPr>
          <w:rFonts w:cs="Times New Roman"/>
        </w:rPr>
        <w:br w:type="page"/>
      </w:r>
    </w:p>
    <w:p w14:paraId="35CF30E2" w14:textId="70D8970F" w:rsidR="00F3346C" w:rsidRPr="00CF5EFD" w:rsidRDefault="00DC2955" w:rsidP="00CF5EFD">
      <w:pPr>
        <w:spacing w:before="0"/>
        <w:jc w:val="center"/>
        <w:rPr>
          <w:rFonts w:cs="Times New Roman"/>
          <w:b/>
          <w:bCs/>
        </w:rPr>
      </w:pPr>
      <w:r w:rsidRPr="00CF5EFD">
        <w:rPr>
          <w:rFonts w:cs="Times New Roman"/>
          <w:b/>
          <w:bCs/>
        </w:rPr>
        <w:lastRenderedPageBreak/>
        <w:t>Smiling your way to happiness or misery? Experimental tests of competing perspectives</w:t>
      </w:r>
    </w:p>
    <w:p w14:paraId="28508EB6" w14:textId="29D035DF" w:rsidR="002D1E36" w:rsidRPr="00CF5EFD" w:rsidRDefault="2302A2F3" w:rsidP="00CF5EFD">
      <w:pPr>
        <w:spacing w:before="0"/>
        <w:jc w:val="center"/>
        <w:rPr>
          <w:rFonts w:cs="Times New Roman"/>
        </w:rPr>
      </w:pPr>
      <w:r w:rsidRPr="7283F3E1">
        <w:rPr>
          <w:rFonts w:cs="Times New Roman"/>
        </w:rPr>
        <w:t xml:space="preserve">"You'll find that life is still worthwhile, if you just smile" – </w:t>
      </w:r>
      <w:r w:rsidR="607EFEF5" w:rsidRPr="7283F3E1">
        <w:rPr>
          <w:rFonts w:cs="Times New Roman"/>
        </w:rPr>
        <w:t>Nat King Cole (</w:t>
      </w:r>
      <w:r w:rsidR="0F9F40B4" w:rsidRPr="7283F3E1">
        <w:rPr>
          <w:rFonts w:cs="Times New Roman"/>
        </w:rPr>
        <w:t>1954)</w:t>
      </w:r>
    </w:p>
    <w:p w14:paraId="12192CCD" w14:textId="65E69A2C" w:rsidR="00B355CF" w:rsidRPr="00CF5EFD" w:rsidRDefault="379C8173" w:rsidP="00CF5EFD">
      <w:pPr>
        <w:spacing w:before="0"/>
        <w:jc w:val="center"/>
        <w:rPr>
          <w:rFonts w:cs="Times New Roman"/>
        </w:rPr>
      </w:pPr>
      <w:r w:rsidRPr="7283F3E1">
        <w:rPr>
          <w:rFonts w:cs="Times New Roman"/>
        </w:rPr>
        <w:t xml:space="preserve">“Pretending to be happy is almost like being happy. Until you remember that you’re only pretending. Then you’re sad. Really sad.” – </w:t>
      </w:r>
      <w:r w:rsidR="64CB837C" w:rsidRPr="7283F3E1">
        <w:rPr>
          <w:rFonts w:cs="Times New Roman"/>
        </w:rPr>
        <w:t>Br</w:t>
      </w:r>
      <w:r w:rsidR="23C4AA4A" w:rsidRPr="7283F3E1">
        <w:rPr>
          <w:rFonts w:cs="Times New Roman"/>
        </w:rPr>
        <w:t xml:space="preserve">ittainy C. </w:t>
      </w:r>
      <w:r w:rsidR="2ADA22B0" w:rsidRPr="7283F3E1">
        <w:rPr>
          <w:rFonts w:cs="Times New Roman"/>
        </w:rPr>
        <w:t xml:space="preserve">Cherry </w:t>
      </w:r>
      <w:r w:rsidR="23C4AA4A" w:rsidRPr="7283F3E1">
        <w:rPr>
          <w:rFonts w:cs="Times New Roman"/>
        </w:rPr>
        <w:t>(</w:t>
      </w:r>
      <w:r w:rsidR="3B8D78CA" w:rsidRPr="7283F3E1">
        <w:rPr>
          <w:rFonts w:cs="Times New Roman"/>
        </w:rPr>
        <w:t>2014)</w:t>
      </w:r>
    </w:p>
    <w:p w14:paraId="29F57DA4" w14:textId="74580492" w:rsidR="00874CED" w:rsidRDefault="7E4BDEAD" w:rsidP="00944DF4">
      <w:pPr>
        <w:spacing w:before="0"/>
        <w:ind w:firstLine="720"/>
        <w:rPr>
          <w:rFonts w:cs="Times New Roman"/>
        </w:rPr>
      </w:pPr>
      <w:r w:rsidRPr="7283F3E1">
        <w:rPr>
          <w:rFonts w:cs="Times New Roman"/>
        </w:rPr>
        <w:t>Researchers, artists,</w:t>
      </w:r>
      <w:r w:rsidR="2AD698A2" w:rsidRPr="7283F3E1">
        <w:rPr>
          <w:rFonts w:cs="Times New Roman"/>
        </w:rPr>
        <w:t xml:space="preserve"> </w:t>
      </w:r>
      <w:r w:rsidRPr="7283F3E1">
        <w:rPr>
          <w:rFonts w:cs="Times New Roman"/>
        </w:rPr>
        <w:t xml:space="preserve">and lay people alike have long </w:t>
      </w:r>
      <w:r w:rsidR="13AB21E9" w:rsidRPr="7283F3E1">
        <w:rPr>
          <w:rFonts w:cs="Times New Roman"/>
        </w:rPr>
        <w:t xml:space="preserve">wondered if people </w:t>
      </w:r>
      <w:r w:rsidR="1EC8777D" w:rsidRPr="7283F3E1">
        <w:rPr>
          <w:rFonts w:cs="Times New Roman"/>
        </w:rPr>
        <w:t xml:space="preserve">can </w:t>
      </w:r>
      <w:r w:rsidR="18D1B278" w:rsidRPr="7283F3E1">
        <w:rPr>
          <w:rFonts w:cs="Times New Roman"/>
        </w:rPr>
        <w:t>make</w:t>
      </w:r>
      <w:r w:rsidR="1EC8777D" w:rsidRPr="7283F3E1">
        <w:rPr>
          <w:rFonts w:cs="Times New Roman"/>
        </w:rPr>
        <w:t xml:space="preserve"> </w:t>
      </w:r>
      <w:r w:rsidR="01F4A87E" w:rsidRPr="7283F3E1">
        <w:rPr>
          <w:rFonts w:cs="Times New Roman"/>
        </w:rPr>
        <w:t xml:space="preserve">themselves </w:t>
      </w:r>
      <w:r w:rsidR="18D1B278" w:rsidRPr="7283F3E1">
        <w:rPr>
          <w:rFonts w:cs="Times New Roman"/>
        </w:rPr>
        <w:t xml:space="preserve">feel </w:t>
      </w:r>
      <w:r w:rsidR="01F4A87E" w:rsidRPr="7283F3E1">
        <w:rPr>
          <w:rFonts w:cs="Times New Roman"/>
        </w:rPr>
        <w:t xml:space="preserve">happier </w:t>
      </w:r>
      <w:r w:rsidR="60F3E41A" w:rsidRPr="7283F3E1">
        <w:rPr>
          <w:rFonts w:cs="Times New Roman"/>
        </w:rPr>
        <w:t>if they</w:t>
      </w:r>
      <w:r w:rsidR="1EC8777D" w:rsidRPr="7283F3E1">
        <w:rPr>
          <w:rFonts w:cs="Times New Roman"/>
        </w:rPr>
        <w:t xml:space="preserve"> </w:t>
      </w:r>
      <w:r w:rsidR="3818FDFB" w:rsidRPr="7283F3E1">
        <w:rPr>
          <w:rFonts w:cs="Times New Roman"/>
        </w:rPr>
        <w:t xml:space="preserve">simply fake a </w:t>
      </w:r>
      <w:r w:rsidR="2E43EB33" w:rsidRPr="7283F3E1">
        <w:rPr>
          <w:rFonts w:cs="Times New Roman"/>
        </w:rPr>
        <w:t>smile</w:t>
      </w:r>
      <w:r w:rsidR="7AAE1AC7" w:rsidRPr="7283F3E1">
        <w:rPr>
          <w:rFonts w:cs="Times New Roman"/>
        </w:rPr>
        <w:t xml:space="preserve"> </w:t>
      </w:r>
      <w:r w:rsidRPr="7283F3E1">
        <w:rPr>
          <w:rFonts w:cs="Times New Roman"/>
        </w:rPr>
        <w:t xml:space="preserve">(Coles, Larsen, &amp; Lench, 2019). In addition to its allure as a </w:t>
      </w:r>
      <w:r w:rsidR="608E51D0" w:rsidRPr="7283F3E1">
        <w:rPr>
          <w:rFonts w:cs="Times New Roman"/>
        </w:rPr>
        <w:t xml:space="preserve">cheap and scalable </w:t>
      </w:r>
      <w:r w:rsidRPr="7283F3E1">
        <w:rPr>
          <w:rFonts w:cs="Times New Roman"/>
        </w:rPr>
        <w:t>intervention</w:t>
      </w:r>
      <w:r w:rsidR="2F543D2C" w:rsidRPr="7283F3E1">
        <w:rPr>
          <w:rFonts w:cs="Times New Roman"/>
        </w:rPr>
        <w:t xml:space="preserve"> for </w:t>
      </w:r>
      <w:r w:rsidR="06C0E8D3" w:rsidRPr="7283F3E1">
        <w:rPr>
          <w:rFonts w:cs="Times New Roman"/>
        </w:rPr>
        <w:t>promoting</w:t>
      </w:r>
      <w:r w:rsidR="2F543D2C" w:rsidRPr="7283F3E1">
        <w:rPr>
          <w:rFonts w:cs="Times New Roman"/>
        </w:rPr>
        <w:t xml:space="preserve"> happiness</w:t>
      </w:r>
      <w:r w:rsidRPr="7283F3E1">
        <w:rPr>
          <w:rFonts w:cs="Times New Roman"/>
        </w:rPr>
        <w:t xml:space="preserve">, such an idea </w:t>
      </w:r>
      <w:r w:rsidR="3B76DD98" w:rsidRPr="7283F3E1">
        <w:rPr>
          <w:rFonts w:cs="Times New Roman"/>
        </w:rPr>
        <w:t xml:space="preserve">connects </w:t>
      </w:r>
      <w:r w:rsidRPr="7283F3E1">
        <w:rPr>
          <w:rFonts w:cs="Times New Roman"/>
        </w:rPr>
        <w:t xml:space="preserve">to fundamental questions about the nature of emotion. For over a century, </w:t>
      </w:r>
      <w:r w:rsidRPr="001D4328">
        <w:rPr>
          <w:rPrChange w:id="12" w:author="Author edits" w:date="2025-12-30T12:48:00Z" w16du:dateUtc="2025-12-30T17:48:00Z">
            <w:rPr>
              <w:i/>
            </w:rPr>
          </w:rPrChange>
        </w:rPr>
        <w:t>emotion embodiment</w:t>
      </w:r>
      <w:r w:rsidRPr="001D4328">
        <w:rPr>
          <w:rFonts w:cs="Times New Roman"/>
        </w:rPr>
        <w:t xml:space="preserve"> </w:t>
      </w:r>
      <w:r w:rsidR="6DDE228B" w:rsidRPr="7283F3E1">
        <w:rPr>
          <w:rFonts w:cs="Times New Roman"/>
        </w:rPr>
        <w:t>researchers</w:t>
      </w:r>
      <w:r w:rsidRPr="7283F3E1">
        <w:rPr>
          <w:rFonts w:cs="Times New Roman"/>
        </w:rPr>
        <w:t xml:space="preserve"> have posited </w:t>
      </w:r>
      <w:r w:rsidR="066ADF32" w:rsidRPr="7283F3E1">
        <w:rPr>
          <w:rFonts w:cs="Times New Roman"/>
        </w:rPr>
        <w:t xml:space="preserve">that </w:t>
      </w:r>
      <w:r w:rsidRPr="7283F3E1">
        <w:rPr>
          <w:rFonts w:cs="Times New Roman"/>
        </w:rPr>
        <w:t>peripheral nervous system activity causally shapes emotion-related processes</w:t>
      </w:r>
      <w:r w:rsidR="4BA83DC4" w:rsidRPr="7283F3E1">
        <w:rPr>
          <w:rFonts w:cs="Times New Roman"/>
        </w:rPr>
        <w:t>, including</w:t>
      </w:r>
      <w:r w:rsidR="6DAB4E76" w:rsidRPr="7283F3E1">
        <w:rPr>
          <w:rFonts w:cs="Times New Roman"/>
        </w:rPr>
        <w:t xml:space="preserve"> the </w:t>
      </w:r>
      <w:r w:rsidR="2FD0E8C6" w:rsidRPr="7283F3E1">
        <w:rPr>
          <w:rFonts w:cs="Times New Roman"/>
        </w:rPr>
        <w:t xml:space="preserve">subjective </w:t>
      </w:r>
      <w:r w:rsidR="6DAB4E76" w:rsidRPr="7283F3E1">
        <w:rPr>
          <w:rFonts w:cs="Times New Roman"/>
        </w:rPr>
        <w:t>experience of emotion itself</w:t>
      </w:r>
      <w:r w:rsidRPr="7283F3E1">
        <w:rPr>
          <w:rFonts w:cs="Times New Roman"/>
        </w:rPr>
        <w:t xml:space="preserve"> (Barrett, 2017; Cacioppo, Berntson, &amp; Klein, 1992; Damasio &amp; Carvalho, 2013; Feldman, Bliss-Moreau, &amp; Lindquist, 2024; </w:t>
      </w:r>
      <w:r w:rsidR="2162B5C2" w:rsidRPr="7283F3E1">
        <w:rPr>
          <w:rFonts w:cs="Times New Roman"/>
        </w:rPr>
        <w:t xml:space="preserve">Niedenthal, 2007; </w:t>
      </w:r>
      <w:r w:rsidRPr="7283F3E1">
        <w:rPr>
          <w:rFonts w:cs="Times New Roman"/>
        </w:rPr>
        <w:t xml:space="preserve">James, 1884, 1894; Scherer &amp; Moors, 2019; Tomkins, 1962; Wood, </w:t>
      </w:r>
      <w:proofErr w:type="spellStart"/>
      <w:r w:rsidRPr="7283F3E1">
        <w:rPr>
          <w:rFonts w:cs="Times New Roman"/>
        </w:rPr>
        <w:t>Rychlowska</w:t>
      </w:r>
      <w:proofErr w:type="spellEnd"/>
      <w:r w:rsidRPr="7283F3E1">
        <w:rPr>
          <w:rFonts w:cs="Times New Roman"/>
        </w:rPr>
        <w:t xml:space="preserve">, Korb, &amp; Niedenthal, 2016). </w:t>
      </w:r>
      <w:r w:rsidR="4E48FAD1" w:rsidRPr="7283F3E1">
        <w:rPr>
          <w:rFonts w:cs="Times New Roman"/>
        </w:rPr>
        <w:t xml:space="preserve">To evaluate such </w:t>
      </w:r>
      <w:r w:rsidR="427830CE" w:rsidRPr="7283F3E1">
        <w:rPr>
          <w:rFonts w:cs="Times New Roman"/>
        </w:rPr>
        <w:t>possibilities</w:t>
      </w:r>
      <w:r w:rsidR="4E48FAD1" w:rsidRPr="7283F3E1">
        <w:rPr>
          <w:rFonts w:cs="Times New Roman"/>
        </w:rPr>
        <w:t xml:space="preserve">, </w:t>
      </w:r>
      <w:r w:rsidR="647CE444" w:rsidRPr="7283F3E1">
        <w:rPr>
          <w:rFonts w:cs="Times New Roman"/>
        </w:rPr>
        <w:t>many researchers have conducted experiments</w:t>
      </w:r>
      <w:r w:rsidR="08F21E05" w:rsidRPr="7283F3E1">
        <w:rPr>
          <w:rFonts w:cs="Times New Roman"/>
        </w:rPr>
        <w:t xml:space="preserve"> </w:t>
      </w:r>
      <w:r w:rsidR="08962674" w:rsidRPr="7283F3E1">
        <w:rPr>
          <w:rFonts w:cs="Times New Roman"/>
        </w:rPr>
        <w:t>with</w:t>
      </w:r>
      <w:r w:rsidR="08F21E05" w:rsidRPr="7283F3E1">
        <w:rPr>
          <w:rFonts w:cs="Times New Roman"/>
        </w:rPr>
        <w:t xml:space="preserve"> an easy-to-manipulate component of the peripheral nervous system: facial </w:t>
      </w:r>
      <w:r w:rsidR="740D7D20" w:rsidRPr="7283F3E1">
        <w:rPr>
          <w:rFonts w:cs="Times New Roman"/>
        </w:rPr>
        <w:t>musculature</w:t>
      </w:r>
      <w:r w:rsidR="08F21E05" w:rsidRPr="7283F3E1">
        <w:rPr>
          <w:rFonts w:cs="Times New Roman"/>
        </w:rPr>
        <w:t>.</w:t>
      </w:r>
      <w:r w:rsidR="08BB888D" w:rsidRPr="7283F3E1">
        <w:rPr>
          <w:rFonts w:cs="Times New Roman"/>
        </w:rPr>
        <w:t xml:space="preserve"> For example,</w:t>
      </w:r>
      <w:r w:rsidR="7BA37A1B" w:rsidRPr="7283F3E1">
        <w:rPr>
          <w:rFonts w:cs="Times New Roman"/>
        </w:rPr>
        <w:t xml:space="preserve"> </w:t>
      </w:r>
      <w:r w:rsidR="42C58BF9" w:rsidRPr="7283F3E1">
        <w:rPr>
          <w:rFonts w:cs="Times New Roman"/>
        </w:rPr>
        <w:t xml:space="preserve">in a study </w:t>
      </w:r>
      <w:r w:rsidR="2FDFB8D5" w:rsidRPr="7283F3E1">
        <w:rPr>
          <w:rFonts w:cs="Times New Roman"/>
        </w:rPr>
        <w:t xml:space="preserve">ostensibly about </w:t>
      </w:r>
      <w:r w:rsidR="5CDDDD9D" w:rsidRPr="7283F3E1">
        <w:rPr>
          <w:rFonts w:cs="Times New Roman"/>
        </w:rPr>
        <w:t xml:space="preserve">how muscle movements influence galvanic skin </w:t>
      </w:r>
      <w:r w:rsidR="6E699CF7" w:rsidRPr="7283F3E1">
        <w:rPr>
          <w:rFonts w:cs="Times New Roman"/>
        </w:rPr>
        <w:t xml:space="preserve">response, </w:t>
      </w:r>
      <w:r w:rsidR="1E3B42EE" w:rsidRPr="7283F3E1">
        <w:rPr>
          <w:rFonts w:cs="Times New Roman"/>
        </w:rPr>
        <w:t>Coles, Gaertner, Frohlich, Larsen, and Basnight-Brown (</w:t>
      </w:r>
      <w:r w:rsidR="10E2714F" w:rsidRPr="7283F3E1">
        <w:rPr>
          <w:rFonts w:cs="Times New Roman"/>
        </w:rPr>
        <w:t xml:space="preserve">Study 1, </w:t>
      </w:r>
      <w:r w:rsidR="1E3B42EE" w:rsidRPr="7283F3E1">
        <w:rPr>
          <w:rFonts w:cs="Times New Roman"/>
        </w:rPr>
        <w:t>2023</w:t>
      </w:r>
      <w:r w:rsidR="6E699CF7" w:rsidRPr="7283F3E1">
        <w:rPr>
          <w:rFonts w:cs="Times New Roman"/>
        </w:rPr>
        <w:t>) found that</w:t>
      </w:r>
      <w:r w:rsidR="29B6E284" w:rsidRPr="7283F3E1">
        <w:rPr>
          <w:rFonts w:cs="Times New Roman"/>
        </w:rPr>
        <w:t xml:space="preserve"> participants </w:t>
      </w:r>
      <w:r w:rsidR="77832BDD" w:rsidRPr="7283F3E1">
        <w:rPr>
          <w:rFonts w:cs="Times New Roman"/>
        </w:rPr>
        <w:t xml:space="preserve">reported higher levels of happiness immediately </w:t>
      </w:r>
      <w:r w:rsidR="23F19E99" w:rsidRPr="7283F3E1">
        <w:rPr>
          <w:rFonts w:cs="Times New Roman"/>
        </w:rPr>
        <w:t xml:space="preserve">after </w:t>
      </w:r>
      <w:r w:rsidR="6689B64A" w:rsidRPr="7283F3E1">
        <w:rPr>
          <w:rFonts w:cs="Times New Roman"/>
        </w:rPr>
        <w:t xml:space="preserve">completing </w:t>
      </w:r>
      <w:r w:rsidR="04E53E60" w:rsidRPr="7283F3E1">
        <w:rPr>
          <w:rFonts w:cs="Times New Roman"/>
        </w:rPr>
        <w:t xml:space="preserve">muscle movement trials that configured their face into a smile vs. scowl. </w:t>
      </w:r>
      <w:r w:rsidR="768CE20C" w:rsidRPr="7283F3E1">
        <w:rPr>
          <w:rFonts w:cs="Times New Roman"/>
        </w:rPr>
        <w:t xml:space="preserve">Similar patterns have been observed in </w:t>
      </w:r>
      <w:r w:rsidR="2589D316" w:rsidRPr="7283F3E1">
        <w:rPr>
          <w:rFonts w:cs="Times New Roman"/>
        </w:rPr>
        <w:t xml:space="preserve">(1) </w:t>
      </w:r>
      <w:r w:rsidR="3B8108C0" w:rsidRPr="7283F3E1">
        <w:rPr>
          <w:rFonts w:cs="Times New Roman"/>
        </w:rPr>
        <w:t>multiple</w:t>
      </w:r>
      <w:r w:rsidR="79299A55" w:rsidRPr="7283F3E1">
        <w:rPr>
          <w:rFonts w:cs="Times New Roman"/>
        </w:rPr>
        <w:t xml:space="preserve"> pre-registered</w:t>
      </w:r>
      <w:r w:rsidR="2589D316" w:rsidRPr="7283F3E1">
        <w:rPr>
          <w:rFonts w:cs="Times New Roman"/>
        </w:rPr>
        <w:t xml:space="preserve"> </w:t>
      </w:r>
      <w:r w:rsidR="768CE20C" w:rsidRPr="7283F3E1">
        <w:rPr>
          <w:rFonts w:cs="Times New Roman"/>
        </w:rPr>
        <w:t xml:space="preserve">replications </w:t>
      </w:r>
      <w:r w:rsidR="2589D316" w:rsidRPr="7283F3E1">
        <w:rPr>
          <w:rFonts w:cs="Times New Roman"/>
        </w:rPr>
        <w:t>(</w:t>
      </w:r>
      <w:r w:rsidR="32AF6AD6" w:rsidRPr="7283F3E1">
        <w:rPr>
          <w:rFonts w:cs="Times New Roman"/>
        </w:rPr>
        <w:t>Baker,</w:t>
      </w:r>
      <w:r w:rsidR="08858448" w:rsidRPr="7283F3E1">
        <w:rPr>
          <w:rFonts w:cs="Times New Roman"/>
        </w:rPr>
        <w:t xml:space="preserve"> Van der Donck, </w:t>
      </w:r>
      <w:proofErr w:type="spellStart"/>
      <w:r w:rsidR="08858448" w:rsidRPr="7283F3E1">
        <w:rPr>
          <w:rFonts w:cs="Times New Roman"/>
        </w:rPr>
        <w:t>Boets</w:t>
      </w:r>
      <w:proofErr w:type="spellEnd"/>
      <w:r w:rsidR="08858448" w:rsidRPr="7283F3E1">
        <w:rPr>
          <w:rFonts w:cs="Times New Roman"/>
        </w:rPr>
        <w:t>, &amp; Korb, 2025;</w:t>
      </w:r>
      <w:r w:rsidR="32AF6AD6" w:rsidRPr="7283F3E1">
        <w:rPr>
          <w:rFonts w:cs="Times New Roman"/>
        </w:rPr>
        <w:t xml:space="preserve"> </w:t>
      </w:r>
      <w:r w:rsidR="2589D316" w:rsidRPr="7283F3E1">
        <w:rPr>
          <w:rFonts w:cs="Times New Roman"/>
        </w:rPr>
        <w:t>Coles</w:t>
      </w:r>
      <w:r w:rsidR="10E2714F" w:rsidRPr="7283F3E1">
        <w:rPr>
          <w:rFonts w:cs="Times New Roman"/>
        </w:rPr>
        <w:t xml:space="preserve"> et al.,</w:t>
      </w:r>
      <w:r w:rsidR="2589D316" w:rsidRPr="7283F3E1">
        <w:rPr>
          <w:rFonts w:cs="Times New Roman"/>
        </w:rPr>
        <w:t xml:space="preserve"> 2023</w:t>
      </w:r>
      <w:r w:rsidR="32B62419" w:rsidRPr="7283F3E1">
        <w:rPr>
          <w:rFonts w:cs="Times New Roman"/>
        </w:rPr>
        <w:t>; Noa</w:t>
      </w:r>
      <w:r w:rsidR="35B6B294" w:rsidRPr="7283F3E1">
        <w:rPr>
          <w:rFonts w:cs="Times New Roman"/>
        </w:rPr>
        <w:t>h, Schul, &amp; Mayo, 2018</w:t>
      </w:r>
      <w:r w:rsidR="2DC2BB6D" w:rsidRPr="7283F3E1">
        <w:rPr>
          <w:rFonts w:cs="Times New Roman"/>
        </w:rPr>
        <w:t xml:space="preserve">; but see </w:t>
      </w:r>
      <w:proofErr w:type="spellStart"/>
      <w:r w:rsidR="2DC2BB6D" w:rsidRPr="7283F3E1">
        <w:rPr>
          <w:rFonts w:cs="Times New Roman"/>
        </w:rPr>
        <w:t>Wagenmakers</w:t>
      </w:r>
      <w:proofErr w:type="spellEnd"/>
      <w:r w:rsidR="2DC2BB6D" w:rsidRPr="7283F3E1">
        <w:rPr>
          <w:rFonts w:cs="Times New Roman"/>
        </w:rPr>
        <w:t xml:space="preserve"> et al.,</w:t>
      </w:r>
      <w:r w:rsidR="475230A9" w:rsidRPr="7283F3E1">
        <w:rPr>
          <w:rFonts w:cs="Times New Roman"/>
        </w:rPr>
        <w:t xml:space="preserve"> 2016</w:t>
      </w:r>
      <w:r w:rsidR="2589D316" w:rsidRPr="7283F3E1">
        <w:rPr>
          <w:rFonts w:cs="Times New Roman"/>
        </w:rPr>
        <w:t>)</w:t>
      </w:r>
      <w:r w:rsidR="066ADF32" w:rsidRPr="7283F3E1">
        <w:rPr>
          <w:rFonts w:cs="Times New Roman"/>
        </w:rPr>
        <w:t>, (2)</w:t>
      </w:r>
      <w:r w:rsidR="59932F10" w:rsidRPr="7283F3E1">
        <w:rPr>
          <w:rFonts w:cs="Times New Roman"/>
        </w:rPr>
        <w:t xml:space="preserve"> a </w:t>
      </w:r>
      <w:r w:rsidR="35B6B294" w:rsidRPr="7283F3E1">
        <w:rPr>
          <w:rFonts w:cs="Times New Roman"/>
        </w:rPr>
        <w:t xml:space="preserve">pre-registered </w:t>
      </w:r>
      <w:r w:rsidR="59932F10" w:rsidRPr="7283F3E1">
        <w:rPr>
          <w:rFonts w:cs="Times New Roman"/>
        </w:rPr>
        <w:t>meta-analysis of nearly 50 years of research (Coles</w:t>
      </w:r>
      <w:r w:rsidR="10E2714F" w:rsidRPr="7283F3E1">
        <w:rPr>
          <w:rFonts w:cs="Times New Roman"/>
        </w:rPr>
        <w:t>, Larsen, &amp; Lench</w:t>
      </w:r>
      <w:r w:rsidR="59932F10" w:rsidRPr="7283F3E1">
        <w:rPr>
          <w:rFonts w:cs="Times New Roman"/>
        </w:rPr>
        <w:t xml:space="preserve">, 2019), and (3) </w:t>
      </w:r>
      <w:r w:rsidR="65720A0C" w:rsidRPr="7283F3E1">
        <w:rPr>
          <w:rFonts w:cs="Times New Roman"/>
        </w:rPr>
        <w:t xml:space="preserve">a large-scale adversarial collaboration conducted across </w:t>
      </w:r>
      <w:r w:rsidR="48B9F612" w:rsidRPr="7283F3E1">
        <w:rPr>
          <w:rFonts w:cs="Times New Roman"/>
        </w:rPr>
        <w:t xml:space="preserve">19 countries </w:t>
      </w:r>
      <w:r w:rsidR="65720A0C" w:rsidRPr="7283F3E1">
        <w:rPr>
          <w:rFonts w:cs="Times New Roman"/>
        </w:rPr>
        <w:t>(Coles et al., 2022)</w:t>
      </w:r>
      <w:r w:rsidR="14A6DD48" w:rsidRPr="7283F3E1">
        <w:rPr>
          <w:rFonts w:cs="Times New Roman"/>
        </w:rPr>
        <w:t xml:space="preserve">. </w:t>
      </w:r>
    </w:p>
    <w:p w14:paraId="5DDFC557" w14:textId="64A55144" w:rsidR="00460A6E" w:rsidRPr="00D943D7" w:rsidRDefault="44BE9A59" w:rsidP="00D943D7">
      <w:pPr>
        <w:spacing w:before="0"/>
        <w:ind w:firstLine="720"/>
        <w:rPr>
          <w:rPrChange w:id="13" w:author="Author edits" w:date="2025-12-30T12:48:00Z" w16du:dateUtc="2025-12-30T17:48:00Z">
            <w:rPr>
              <w:b/>
            </w:rPr>
          </w:rPrChange>
        </w:rPr>
      </w:pPr>
      <w:r w:rsidRPr="081331A7">
        <w:rPr>
          <w:rFonts w:cs="Times New Roman"/>
        </w:rPr>
        <w:lastRenderedPageBreak/>
        <w:t>T</w:t>
      </w:r>
      <w:r w:rsidR="7752BEC2" w:rsidRPr="081331A7">
        <w:rPr>
          <w:rFonts w:cs="Times New Roman"/>
        </w:rPr>
        <w:t xml:space="preserve">he emotion embodiment literature provides both a theoretical and empirical rationale for </w:t>
      </w:r>
      <w:r w:rsidR="31B336AE" w:rsidRPr="081331A7">
        <w:rPr>
          <w:rFonts w:cs="Times New Roman"/>
        </w:rPr>
        <w:t>suggesting</w:t>
      </w:r>
      <w:r w:rsidR="2AD03A62" w:rsidRPr="081331A7">
        <w:rPr>
          <w:rFonts w:cs="Times New Roman"/>
        </w:rPr>
        <w:t xml:space="preserve"> that people can make themselves feel happier if they “just smile” (Cole, 1954).</w:t>
      </w:r>
      <w:r w:rsidRPr="081331A7">
        <w:rPr>
          <w:rFonts w:cs="Times New Roman"/>
        </w:rPr>
        <w:t xml:space="preserve"> However, if true,</w:t>
      </w:r>
      <w:r w:rsidR="5CD7EADD" w:rsidRPr="081331A7">
        <w:rPr>
          <w:rFonts w:cs="Times New Roman"/>
        </w:rPr>
        <w:t xml:space="preserve"> it</w:t>
      </w:r>
      <w:r w:rsidR="71D9E1EB" w:rsidRPr="081331A7">
        <w:rPr>
          <w:rFonts w:cs="Times New Roman"/>
        </w:rPr>
        <w:t xml:space="preserve"> i</w:t>
      </w:r>
      <w:r w:rsidR="5FF0C4CB" w:rsidRPr="081331A7">
        <w:rPr>
          <w:rFonts w:cs="Times New Roman"/>
        </w:rPr>
        <w:t xml:space="preserve">s </w:t>
      </w:r>
      <w:r w:rsidR="5CD7EADD" w:rsidRPr="081331A7">
        <w:rPr>
          <w:rFonts w:cs="Times New Roman"/>
        </w:rPr>
        <w:t xml:space="preserve">remarkable that </w:t>
      </w:r>
      <w:r w:rsidR="533B4644" w:rsidRPr="081331A7">
        <w:rPr>
          <w:rFonts w:cs="Times New Roman"/>
        </w:rPr>
        <w:t xml:space="preserve">people are </w:t>
      </w:r>
      <w:r w:rsidR="4833021A" w:rsidRPr="081331A7">
        <w:rPr>
          <w:rFonts w:cs="Times New Roman"/>
        </w:rPr>
        <w:t xml:space="preserve">generally </w:t>
      </w:r>
      <w:r w:rsidR="78E1C843" w:rsidRPr="081331A7">
        <w:rPr>
          <w:rFonts w:cs="Times New Roman"/>
          <w:i/>
          <w:iCs/>
        </w:rPr>
        <w:t xml:space="preserve">least </w:t>
      </w:r>
      <w:r w:rsidR="533B4644" w:rsidRPr="081331A7">
        <w:rPr>
          <w:rFonts w:cs="Times New Roman"/>
          <w:i/>
          <w:iCs/>
        </w:rPr>
        <w:t>happ</w:t>
      </w:r>
      <w:r w:rsidR="0614E9C9" w:rsidRPr="081331A7">
        <w:rPr>
          <w:rFonts w:cs="Times New Roman"/>
          <w:i/>
          <w:iCs/>
        </w:rPr>
        <w:t>y</w:t>
      </w:r>
      <w:r w:rsidR="533B4644" w:rsidRPr="081331A7">
        <w:rPr>
          <w:rFonts w:cs="Times New Roman"/>
        </w:rPr>
        <w:t xml:space="preserve"> in jobs</w:t>
      </w:r>
      <w:r w:rsidR="70F0C85A" w:rsidRPr="081331A7">
        <w:rPr>
          <w:rFonts w:cs="Times New Roman"/>
        </w:rPr>
        <w:t xml:space="preserve"> that </w:t>
      </w:r>
      <w:r w:rsidR="0614E9C9" w:rsidRPr="081331A7">
        <w:rPr>
          <w:rFonts w:cs="Times New Roman"/>
        </w:rPr>
        <w:t>notoriously</w:t>
      </w:r>
      <w:r w:rsidR="0FA5EEB9" w:rsidRPr="081331A7">
        <w:rPr>
          <w:rFonts w:cs="Times New Roman"/>
        </w:rPr>
        <w:t xml:space="preserve"> require </w:t>
      </w:r>
      <w:r w:rsidR="25CD26FD" w:rsidRPr="081331A7">
        <w:rPr>
          <w:rFonts w:cs="Times New Roman"/>
        </w:rPr>
        <w:t>such behaviors</w:t>
      </w:r>
      <w:r w:rsidR="036A58A3" w:rsidRPr="081331A7">
        <w:rPr>
          <w:rFonts w:cs="Times New Roman"/>
        </w:rPr>
        <w:t xml:space="preserve">, such as </w:t>
      </w:r>
      <w:r w:rsidR="385A53E3" w:rsidRPr="081331A7">
        <w:rPr>
          <w:rFonts w:cs="Times New Roman"/>
        </w:rPr>
        <w:t xml:space="preserve">food </w:t>
      </w:r>
      <w:r w:rsidR="2ECB40CD" w:rsidRPr="081331A7">
        <w:rPr>
          <w:rFonts w:cs="Times New Roman"/>
        </w:rPr>
        <w:t xml:space="preserve">and </w:t>
      </w:r>
      <w:r w:rsidR="385A53E3" w:rsidRPr="081331A7">
        <w:rPr>
          <w:rFonts w:cs="Times New Roman"/>
        </w:rPr>
        <w:t>retail</w:t>
      </w:r>
      <w:r w:rsidR="78E1C843" w:rsidRPr="081331A7">
        <w:rPr>
          <w:rFonts w:cs="Times New Roman"/>
        </w:rPr>
        <w:t xml:space="preserve"> </w:t>
      </w:r>
      <w:r w:rsidR="2ECB40CD" w:rsidRPr="081331A7">
        <w:rPr>
          <w:rFonts w:cs="Times New Roman"/>
        </w:rPr>
        <w:t>services</w:t>
      </w:r>
      <w:r w:rsidR="036A58A3" w:rsidRPr="081331A7">
        <w:rPr>
          <w:rFonts w:cs="Times New Roman"/>
        </w:rPr>
        <w:t xml:space="preserve"> (</w:t>
      </w:r>
      <w:r w:rsidR="78E1C843" w:rsidRPr="081331A7">
        <w:rPr>
          <w:rFonts w:cs="Times New Roman"/>
        </w:rPr>
        <w:t>Smith, 2007).</w:t>
      </w:r>
      <w:r w:rsidR="22013345" w:rsidRPr="081331A7">
        <w:rPr>
          <w:rFonts w:cs="Times New Roman"/>
        </w:rPr>
        <w:t xml:space="preserve"> </w:t>
      </w:r>
      <w:proofErr w:type="gramStart"/>
      <w:r w:rsidR="0386FE0F" w:rsidRPr="081331A7">
        <w:rPr>
          <w:rFonts w:cs="Times New Roman"/>
        </w:rPr>
        <w:t>In actuality</w:t>
      </w:r>
      <w:r w:rsidR="4502BEDB" w:rsidRPr="081331A7">
        <w:rPr>
          <w:rFonts w:cs="Times New Roman"/>
        </w:rPr>
        <w:t xml:space="preserve">, </w:t>
      </w:r>
      <w:r w:rsidR="203CBC7B" w:rsidRPr="081331A7">
        <w:rPr>
          <w:rFonts w:cs="Times New Roman"/>
        </w:rPr>
        <w:t>researchers</w:t>
      </w:r>
      <w:proofErr w:type="gramEnd"/>
      <w:r w:rsidR="62196ECA" w:rsidRPr="081331A7">
        <w:rPr>
          <w:rFonts w:cs="Times New Roman"/>
          <w:i/>
          <w:iCs/>
        </w:rPr>
        <w:t xml:space="preserve"> </w:t>
      </w:r>
      <w:r w:rsidR="5A3DBD29" w:rsidRPr="081331A7">
        <w:rPr>
          <w:rFonts w:cs="Times New Roman"/>
        </w:rPr>
        <w:t xml:space="preserve">who study </w:t>
      </w:r>
      <w:r w:rsidR="2BF374DB" w:rsidRPr="081331A7">
        <w:rPr>
          <w:rFonts w:cs="Times New Roman"/>
        </w:rPr>
        <w:t xml:space="preserve">these </w:t>
      </w:r>
      <w:r w:rsidR="5A3DBD29" w:rsidRPr="081331A7">
        <w:rPr>
          <w:rFonts w:cs="Times New Roman"/>
        </w:rPr>
        <w:t>contexts</w:t>
      </w:r>
      <w:r w:rsidR="7357F7C9" w:rsidRPr="081331A7">
        <w:rPr>
          <w:rFonts w:cs="Times New Roman"/>
        </w:rPr>
        <w:t xml:space="preserve"> often describe the </w:t>
      </w:r>
      <w:r w:rsidR="65354F8B" w:rsidRPr="081331A7">
        <w:rPr>
          <w:rFonts w:cs="Times New Roman"/>
        </w:rPr>
        <w:t xml:space="preserve">negative effects of </w:t>
      </w:r>
      <w:r w:rsidR="1B1E8AEA" w:rsidRPr="081331A7">
        <w:rPr>
          <w:rFonts w:cs="Times New Roman"/>
        </w:rPr>
        <w:t xml:space="preserve">forcing </w:t>
      </w:r>
      <w:del w:id="14" w:author="Author edits" w:date="2025-12-30T12:48:00Z" w16du:dateUtc="2025-12-30T17:48:00Z">
        <w:r w:rsidR="1B1E8AEA" w:rsidRPr="7283F3E1">
          <w:rPr>
            <w:rFonts w:cs="Times New Roman"/>
          </w:rPr>
          <w:delText>ones</w:delText>
        </w:r>
      </w:del>
      <w:ins w:id="15" w:author="Author edits" w:date="2025-12-30T12:48:00Z" w16du:dateUtc="2025-12-30T17:48:00Z">
        <w:r w:rsidR="008966A9" w:rsidRPr="081331A7">
          <w:rPr>
            <w:rFonts w:cs="Times New Roman"/>
          </w:rPr>
          <w:t>one’s</w:t>
        </w:r>
      </w:ins>
      <w:r w:rsidR="1B1E8AEA" w:rsidRPr="081331A7">
        <w:rPr>
          <w:rFonts w:cs="Times New Roman"/>
        </w:rPr>
        <w:t xml:space="preserve"> emotional expression to match the demands of a job</w:t>
      </w:r>
      <w:r w:rsidR="051AEEFD" w:rsidRPr="081331A7">
        <w:rPr>
          <w:rFonts w:cs="Times New Roman"/>
        </w:rPr>
        <w:t xml:space="preserve"> (Hoch</w:t>
      </w:r>
      <w:r w:rsidR="060EF3D3" w:rsidRPr="081331A7">
        <w:rPr>
          <w:rFonts w:cs="Times New Roman"/>
        </w:rPr>
        <w:t>schild, 1979)</w:t>
      </w:r>
      <w:r w:rsidR="22AB736B" w:rsidRPr="081331A7">
        <w:rPr>
          <w:rFonts w:cs="Times New Roman"/>
          <w:i/>
          <w:iCs/>
        </w:rPr>
        <w:t xml:space="preserve">. </w:t>
      </w:r>
      <w:del w:id="16" w:author="Author edits" w:date="2025-12-30T12:48:00Z" w16du:dateUtc="2025-12-30T17:48:00Z">
        <w:r w:rsidR="385356D0" w:rsidRPr="7283F3E1">
          <w:rPr>
            <w:rFonts w:cs="Times New Roman"/>
          </w:rPr>
          <w:delText>In these scenarios</w:delText>
        </w:r>
        <w:r w:rsidR="24C778D9" w:rsidRPr="7283F3E1">
          <w:rPr>
            <w:rFonts w:cs="Times New Roman"/>
          </w:rPr>
          <w:delText>,</w:delText>
        </w:r>
        <w:r w:rsidR="385356D0" w:rsidRPr="7283F3E1">
          <w:rPr>
            <w:rFonts w:cs="Times New Roman"/>
          </w:rPr>
          <w:delText xml:space="preserve"> emotion </w:delText>
        </w:r>
      </w:del>
      <w:ins w:id="17" w:author="Author edits" w:date="2025-12-30T12:48:00Z" w16du:dateUtc="2025-12-30T17:48:00Z">
        <w:r w:rsidR="00CB285F" w:rsidRPr="081331A7">
          <w:rPr>
            <w:rFonts w:cs="Times New Roman"/>
          </w:rPr>
          <w:t>E</w:t>
        </w:r>
        <w:r w:rsidR="00727AAA" w:rsidRPr="081331A7">
          <w:rPr>
            <w:rFonts w:cs="Times New Roman"/>
          </w:rPr>
          <w:t xml:space="preserve">motion </w:t>
        </w:r>
      </w:ins>
      <w:r w:rsidR="00727AAA" w:rsidRPr="081331A7">
        <w:rPr>
          <w:rFonts w:cs="Times New Roman"/>
        </w:rPr>
        <w:t>labor researchers</w:t>
      </w:r>
      <w:r w:rsidR="00CB285F" w:rsidRPr="081331A7">
        <w:rPr>
          <w:rFonts w:cs="Times New Roman"/>
        </w:rPr>
        <w:t xml:space="preserve"> </w:t>
      </w:r>
      <w:del w:id="18" w:author="Author edits" w:date="2025-12-30T12:48:00Z" w16du:dateUtc="2025-12-30T17:48:00Z">
        <w:r w:rsidR="246EECA2" w:rsidRPr="7283F3E1">
          <w:rPr>
            <w:rFonts w:cs="Times New Roman"/>
          </w:rPr>
          <w:delText xml:space="preserve">instead </w:delText>
        </w:r>
        <w:r w:rsidR="45E014EE" w:rsidRPr="7283F3E1">
          <w:rPr>
            <w:rFonts w:cs="Times New Roman"/>
          </w:rPr>
          <w:delText xml:space="preserve">highlight the benefits of cognitive reappraisal (i.e., </w:delText>
        </w:r>
      </w:del>
      <w:ins w:id="19" w:author="Author edits" w:date="2025-12-30T12:48:00Z" w16du:dateUtc="2025-12-30T17:48:00Z">
        <w:r w:rsidR="000D5491" w:rsidRPr="081331A7">
          <w:rPr>
            <w:rFonts w:cs="Times New Roman"/>
          </w:rPr>
          <w:t xml:space="preserve">often </w:t>
        </w:r>
        <w:r w:rsidR="00562AAA" w:rsidRPr="081331A7">
          <w:rPr>
            <w:rFonts w:cs="Times New Roman"/>
          </w:rPr>
          <w:t xml:space="preserve">describe posed smiles as “surface acting”, </w:t>
        </w:r>
        <w:r w:rsidR="2F0335DB" w:rsidRPr="081331A7">
          <w:rPr>
            <w:rFonts w:cs="Times New Roman"/>
          </w:rPr>
          <w:t>an act of feigning required emotional displays without changing internal states</w:t>
        </w:r>
        <w:r w:rsidR="0A883C9C" w:rsidRPr="081331A7">
          <w:rPr>
            <w:rFonts w:cs="Times New Roman"/>
          </w:rPr>
          <w:t>,</w:t>
        </w:r>
        <w:r w:rsidR="2F0335DB" w:rsidRPr="081331A7">
          <w:rPr>
            <w:rFonts w:cs="Times New Roman"/>
          </w:rPr>
          <w:t xml:space="preserve"> </w:t>
        </w:r>
        <w:r w:rsidR="00562AAA" w:rsidRPr="081331A7">
          <w:rPr>
            <w:rFonts w:cs="Times New Roman"/>
          </w:rPr>
          <w:t xml:space="preserve">which </w:t>
        </w:r>
        <w:r w:rsidR="00D62BC3" w:rsidRPr="081331A7">
          <w:rPr>
            <w:rFonts w:cs="Times New Roman"/>
          </w:rPr>
          <w:t xml:space="preserve">is often (imperfectly) </w:t>
        </w:r>
        <w:r w:rsidR="00562AAA" w:rsidRPr="081331A7">
          <w:rPr>
            <w:rFonts w:cs="Times New Roman"/>
          </w:rPr>
          <w:t>liken</w:t>
        </w:r>
        <w:r w:rsidR="00D62BC3" w:rsidRPr="081331A7">
          <w:rPr>
            <w:rFonts w:cs="Times New Roman"/>
          </w:rPr>
          <w:t>ed</w:t>
        </w:r>
        <w:r w:rsidR="0019111D" w:rsidRPr="081331A7">
          <w:rPr>
            <w:rFonts w:cs="Times New Roman"/>
          </w:rPr>
          <w:t xml:space="preserve"> to</w:t>
        </w:r>
        <w:r w:rsidR="00894E70" w:rsidRPr="081331A7">
          <w:rPr>
            <w:rFonts w:cs="Times New Roman"/>
          </w:rPr>
          <w:t xml:space="preserve"> the notion of “expressive suppression”</w:t>
        </w:r>
        <w:r w:rsidR="0018165C" w:rsidRPr="081331A7">
          <w:rPr>
            <w:rFonts w:cs="Times New Roman"/>
          </w:rPr>
          <w:t xml:space="preserve"> </w:t>
        </w:r>
        <w:r w:rsidR="0058565E" w:rsidRPr="081331A7">
          <w:rPr>
            <w:rFonts w:cs="Times New Roman"/>
          </w:rPr>
          <w:t xml:space="preserve">from </w:t>
        </w:r>
        <w:r w:rsidR="00DC037C" w:rsidRPr="081331A7">
          <w:rPr>
            <w:rFonts w:cs="Times New Roman"/>
          </w:rPr>
          <w:t>research</w:t>
        </w:r>
        <w:r w:rsidR="0018165C" w:rsidRPr="081331A7">
          <w:rPr>
            <w:rFonts w:cs="Times New Roman"/>
          </w:rPr>
          <w:t xml:space="preserve"> </w:t>
        </w:r>
        <w:r w:rsidR="00023354" w:rsidRPr="081331A7">
          <w:rPr>
            <w:rFonts w:cs="Times New Roman"/>
          </w:rPr>
          <w:t xml:space="preserve">on basic </w:t>
        </w:r>
        <w:r w:rsidR="0018165C" w:rsidRPr="081331A7">
          <w:rPr>
            <w:rFonts w:cs="Times New Roman"/>
          </w:rPr>
          <w:t>emotion regulation</w:t>
        </w:r>
        <w:r w:rsidR="006440C0" w:rsidRPr="081331A7">
          <w:rPr>
            <w:rFonts w:cs="Times New Roman"/>
          </w:rPr>
          <w:t xml:space="preserve"> strategies</w:t>
        </w:r>
        <w:r w:rsidR="00F349A4" w:rsidRPr="081331A7">
          <w:rPr>
            <w:rFonts w:cs="Times New Roman"/>
          </w:rPr>
          <w:t xml:space="preserve"> (e.g., Gross, 1998)</w:t>
        </w:r>
        <w:r w:rsidR="009C5EAF" w:rsidRPr="081331A7">
          <w:rPr>
            <w:rFonts w:cs="Times New Roman"/>
          </w:rPr>
          <w:t>.</w:t>
        </w:r>
        <w:r w:rsidR="00916250" w:rsidRPr="081331A7">
          <w:rPr>
            <w:rFonts w:cs="Times New Roman"/>
          </w:rPr>
          <w:t xml:space="preserve"> </w:t>
        </w:r>
        <w:r w:rsidR="45E014EE" w:rsidRPr="081331A7">
          <w:rPr>
            <w:rFonts w:cs="Times New Roman"/>
          </w:rPr>
          <w:t xml:space="preserve">Relative to </w:t>
        </w:r>
        <w:r w:rsidR="008F6F36" w:rsidRPr="081331A7">
          <w:rPr>
            <w:rFonts w:cs="Times New Roman"/>
          </w:rPr>
          <w:t xml:space="preserve">strategies that involve </w:t>
        </w:r>
      </w:ins>
      <w:r w:rsidR="008F6F36" w:rsidRPr="081331A7">
        <w:rPr>
          <w:rFonts w:cs="Times New Roman"/>
        </w:rPr>
        <w:t>re-interpreting negative thoughts</w:t>
      </w:r>
      <w:del w:id="20" w:author="Author edits" w:date="2025-12-30T12:48:00Z" w16du:dateUtc="2025-12-30T17:48:00Z">
        <w:r w:rsidR="45E014EE" w:rsidRPr="7283F3E1">
          <w:rPr>
            <w:rFonts w:cs="Times New Roman"/>
          </w:rPr>
          <w:delText xml:space="preserve">). Relative to </w:delText>
        </w:r>
      </w:del>
      <w:ins w:id="21" w:author="Author edits" w:date="2025-12-30T12:48:00Z" w16du:dateUtc="2025-12-30T17:48:00Z">
        <w:r w:rsidR="24361A1C" w:rsidRPr="081331A7">
          <w:rPr>
            <w:rFonts w:cs="Times New Roman"/>
          </w:rPr>
          <w:t xml:space="preserve"> (i.e., </w:t>
        </w:r>
      </w:ins>
      <w:r w:rsidR="24361A1C" w:rsidRPr="081331A7">
        <w:rPr>
          <w:rFonts w:cs="Times New Roman"/>
        </w:rPr>
        <w:t>cognitive reappraisal</w:t>
      </w:r>
      <w:del w:id="22" w:author="Author edits" w:date="2025-12-30T12:48:00Z" w16du:dateUtc="2025-12-30T17:48:00Z">
        <w:r w:rsidR="45E014EE" w:rsidRPr="7283F3E1">
          <w:rPr>
            <w:rFonts w:cs="Times New Roman"/>
          </w:rPr>
          <w:delText>,</w:delText>
        </w:r>
      </w:del>
      <w:ins w:id="23" w:author="Author edits" w:date="2025-12-30T12:48:00Z" w16du:dateUtc="2025-12-30T17:48:00Z">
        <w:r w:rsidR="24361A1C" w:rsidRPr="081331A7">
          <w:rPr>
            <w:rFonts w:cs="Times New Roman"/>
          </w:rPr>
          <w:t>)</w:t>
        </w:r>
        <w:r w:rsidR="008F6F36" w:rsidRPr="081331A7">
          <w:rPr>
            <w:rFonts w:cs="Times New Roman"/>
          </w:rPr>
          <w:t xml:space="preserve"> </w:t>
        </w:r>
        <w:r w:rsidR="32A7D549" w:rsidRPr="081331A7">
          <w:rPr>
            <w:rFonts w:cs="Times New Roman"/>
          </w:rPr>
          <w:t>to</w:t>
        </w:r>
        <w:r w:rsidR="008F6F36" w:rsidRPr="081331A7">
          <w:rPr>
            <w:rFonts w:cs="Times New Roman"/>
          </w:rPr>
          <w:t xml:space="preserve"> </w:t>
        </w:r>
        <w:r w:rsidR="67252D16" w:rsidRPr="081331A7">
          <w:rPr>
            <w:rFonts w:cs="Times New Roman"/>
          </w:rPr>
          <w:t xml:space="preserve">genuinely </w:t>
        </w:r>
        <w:r w:rsidR="6ACC21F8" w:rsidRPr="081331A7">
          <w:rPr>
            <w:rFonts w:cs="Times New Roman"/>
          </w:rPr>
          <w:t xml:space="preserve">feel and </w:t>
        </w:r>
        <w:r w:rsidR="008F6F36" w:rsidRPr="081331A7">
          <w:rPr>
            <w:rFonts w:cs="Times New Roman"/>
          </w:rPr>
          <w:t xml:space="preserve">express </w:t>
        </w:r>
        <w:r w:rsidR="1C2D3D6B" w:rsidRPr="081331A7">
          <w:rPr>
            <w:rFonts w:cs="Times New Roman"/>
          </w:rPr>
          <w:t>requir</w:t>
        </w:r>
        <w:r w:rsidR="214C7CA9" w:rsidRPr="081331A7">
          <w:rPr>
            <w:rFonts w:cs="Times New Roman"/>
          </w:rPr>
          <w:t>ed</w:t>
        </w:r>
        <w:r w:rsidR="1C2D3D6B" w:rsidRPr="081331A7">
          <w:rPr>
            <w:rFonts w:cs="Times New Roman"/>
          </w:rPr>
          <w:t xml:space="preserve"> emotions</w:t>
        </w:r>
        <w:r w:rsidR="1753D3D9" w:rsidRPr="081331A7">
          <w:rPr>
            <w:rFonts w:cs="Times New Roman"/>
          </w:rPr>
          <w:t>,</w:t>
        </w:r>
        <w:r w:rsidR="5B04B93A" w:rsidRPr="081331A7">
          <w:rPr>
            <w:rFonts w:cs="Times New Roman"/>
          </w:rPr>
          <w:t xml:space="preserve"> </w:t>
        </w:r>
        <w:r w:rsidR="008A23DE">
          <w:rPr>
            <w:rFonts w:cs="Times New Roman"/>
          </w:rPr>
          <w:t>expressive suppression</w:t>
        </w:r>
      </w:ins>
      <w:r w:rsidR="008A23DE">
        <w:rPr>
          <w:rFonts w:cs="Times New Roman"/>
        </w:rPr>
        <w:t xml:space="preserve"> strategies</w:t>
      </w:r>
      <w:del w:id="24" w:author="Author edits" w:date="2025-12-30T12:48:00Z" w16du:dateUtc="2025-12-30T17:48:00Z">
        <w:r w:rsidR="5B04B93A" w:rsidRPr="7283F3E1">
          <w:rPr>
            <w:rFonts w:cs="Times New Roman"/>
          </w:rPr>
          <w:delText xml:space="preserve"> like posed smiling</w:delText>
        </w:r>
      </w:del>
      <w:r w:rsidR="008A23DE">
        <w:rPr>
          <w:rFonts w:cs="Times New Roman"/>
        </w:rPr>
        <w:t xml:space="preserve"> are </w:t>
      </w:r>
      <w:r w:rsidR="2373B410" w:rsidRPr="081331A7">
        <w:rPr>
          <w:rFonts w:cs="Times New Roman"/>
        </w:rPr>
        <w:t xml:space="preserve">generally characterized as </w:t>
      </w:r>
      <w:r w:rsidR="7E4368A2" w:rsidRPr="081331A7">
        <w:rPr>
          <w:rFonts w:cs="Times New Roman"/>
        </w:rPr>
        <w:t>inferior (Webb, Miles, &amp; Sheeran, 2012</w:t>
      </w:r>
      <w:del w:id="25" w:author="Author edits" w:date="2025-12-30T12:48:00Z" w16du:dateUtc="2025-12-30T17:48:00Z">
        <w:r w:rsidR="7E4368A2" w:rsidRPr="7283F3E1">
          <w:rPr>
            <w:rFonts w:cs="Times New Roman"/>
          </w:rPr>
          <w:delText>)</w:delText>
        </w:r>
      </w:del>
      <w:ins w:id="26" w:author="Author edits" w:date="2025-12-30T12:48:00Z" w16du:dateUtc="2025-12-30T17:48:00Z">
        <w:r w:rsidR="7E4368A2" w:rsidRPr="081331A7">
          <w:rPr>
            <w:rFonts w:cs="Times New Roman"/>
          </w:rPr>
          <w:t>)</w:t>
        </w:r>
        <w:r w:rsidR="1EE82E7A" w:rsidRPr="081331A7">
          <w:rPr>
            <w:rFonts w:cs="Times New Roman"/>
          </w:rPr>
          <w:t>,</w:t>
        </w:r>
      </w:ins>
      <w:r w:rsidR="7E4368A2" w:rsidRPr="081331A7">
        <w:rPr>
          <w:rFonts w:cs="Times New Roman"/>
        </w:rPr>
        <w:t xml:space="preserve"> counterproductive (Fernandes &amp; Tone, 2021), and regulatorily costly in terms of decreases in well-being (Dryman &amp; Heimberg, 2018; Hu et al., 2014; Yu, Haase, &amp; Chang, 2023), social outcomes (</w:t>
      </w:r>
      <w:proofErr w:type="spellStart"/>
      <w:r w:rsidR="7E4368A2" w:rsidRPr="081331A7">
        <w:rPr>
          <w:rFonts w:cs="Times New Roman"/>
        </w:rPr>
        <w:t>Chervonsky</w:t>
      </w:r>
      <w:proofErr w:type="spellEnd"/>
      <w:r w:rsidR="7E4368A2" w:rsidRPr="081331A7">
        <w:rPr>
          <w:rFonts w:cs="Times New Roman"/>
        </w:rPr>
        <w:t xml:space="preserve"> &amp; Hunt, 2017), and cognitive performance (Roche &amp; Arnold, 2018; Zhu, Jiang, Wang, Liu, &amp; Luo, 2021). </w:t>
      </w:r>
      <w:del w:id="27" w:author="Author edits" w:date="2025-12-30T12:48:00Z" w16du:dateUtc="2025-12-30T17:48:00Z">
        <w:r w:rsidR="55EA4CCF" w:rsidRPr="7283F3E1">
          <w:rPr>
            <w:rFonts w:cs="Times New Roman"/>
          </w:rPr>
          <w:delText>In other words</w:delText>
        </w:r>
        <w:r w:rsidR="42F1F6DB" w:rsidRPr="7283F3E1">
          <w:rPr>
            <w:rFonts w:cs="Times New Roman"/>
          </w:rPr>
          <w:delText>,</w:delText>
        </w:r>
        <w:r w:rsidR="0B1D84C7" w:rsidRPr="7283F3E1">
          <w:rPr>
            <w:rFonts w:cs="Times New Roman"/>
          </w:rPr>
          <w:delText xml:space="preserve"> the</w:delText>
        </w:r>
      </w:del>
      <w:ins w:id="28" w:author="Author edits" w:date="2025-12-30T12:48:00Z" w16du:dateUtc="2025-12-30T17:48:00Z">
        <w:r w:rsidR="00E25FD5" w:rsidRPr="081331A7">
          <w:rPr>
            <w:rFonts w:cs="Times New Roman"/>
          </w:rPr>
          <w:t>Combined</w:t>
        </w:r>
        <w:r w:rsidR="42F1F6DB" w:rsidRPr="081331A7">
          <w:rPr>
            <w:rFonts w:cs="Times New Roman"/>
          </w:rPr>
          <w:t>,</w:t>
        </w:r>
        <w:r w:rsidR="0B1D84C7" w:rsidRPr="081331A7">
          <w:rPr>
            <w:rFonts w:cs="Times New Roman"/>
          </w:rPr>
          <w:t xml:space="preserve"> </w:t>
        </w:r>
        <w:r w:rsidR="00F3647A" w:rsidRPr="081331A7">
          <w:rPr>
            <w:rFonts w:cs="Times New Roman"/>
          </w:rPr>
          <w:t xml:space="preserve">this </w:t>
        </w:r>
        <w:r w:rsidR="0B1D84C7" w:rsidRPr="081331A7">
          <w:rPr>
            <w:rFonts w:cs="Times New Roman"/>
          </w:rPr>
          <w:t>provides</w:t>
        </w:r>
      </w:ins>
      <w:r w:rsidR="0B1D84C7" w:rsidRPr="081331A7">
        <w:rPr>
          <w:rFonts w:cs="Times New Roman"/>
        </w:rPr>
        <w:t xml:space="preserve"> </w:t>
      </w:r>
      <w:r w:rsidR="00D943D7" w:rsidRPr="081331A7">
        <w:rPr>
          <w:rFonts w:cs="Times New Roman"/>
        </w:rPr>
        <w:t xml:space="preserve">emotion labor </w:t>
      </w:r>
      <w:del w:id="29" w:author="Author edits" w:date="2025-12-30T12:48:00Z" w16du:dateUtc="2025-12-30T17:48:00Z">
        <w:r w:rsidR="0B1D84C7" w:rsidRPr="7283F3E1">
          <w:rPr>
            <w:rFonts w:cs="Times New Roman"/>
          </w:rPr>
          <w:delText>literature provides</w:delText>
        </w:r>
      </w:del>
      <w:ins w:id="30" w:author="Author edits" w:date="2025-12-30T12:48:00Z" w16du:dateUtc="2025-12-30T17:48:00Z">
        <w:r w:rsidR="00D943D7" w:rsidRPr="081331A7">
          <w:rPr>
            <w:rFonts w:cs="Times New Roman"/>
          </w:rPr>
          <w:t>researchers with</w:t>
        </w:r>
      </w:ins>
      <w:r w:rsidR="00D943D7" w:rsidRPr="081331A7">
        <w:rPr>
          <w:rFonts w:cs="Times New Roman"/>
        </w:rPr>
        <w:t xml:space="preserve"> </w:t>
      </w:r>
      <w:r w:rsidR="0B1D84C7" w:rsidRPr="081331A7">
        <w:rPr>
          <w:rFonts w:cs="Times New Roman"/>
        </w:rPr>
        <w:t xml:space="preserve">both a theoretical and empirical rationale </w:t>
      </w:r>
      <w:r w:rsidR="7FF04D06" w:rsidRPr="081331A7">
        <w:rPr>
          <w:rFonts w:cs="Times New Roman"/>
        </w:rPr>
        <w:t xml:space="preserve">for </w:t>
      </w:r>
      <w:r w:rsidR="488A3FAD" w:rsidRPr="081331A7">
        <w:rPr>
          <w:rFonts w:cs="Times New Roman"/>
        </w:rPr>
        <w:t xml:space="preserve">warning against “pretending to be happy” </w:t>
      </w:r>
      <w:r w:rsidR="4BAEA89E" w:rsidRPr="081331A7">
        <w:rPr>
          <w:rFonts w:cs="Times New Roman"/>
        </w:rPr>
        <w:t>(</w:t>
      </w:r>
      <w:r w:rsidR="488A3FAD" w:rsidRPr="081331A7">
        <w:rPr>
          <w:rFonts w:cs="Times New Roman"/>
        </w:rPr>
        <w:t>Cherry</w:t>
      </w:r>
      <w:r w:rsidR="4BAEA89E" w:rsidRPr="081331A7">
        <w:rPr>
          <w:rFonts w:cs="Times New Roman"/>
        </w:rPr>
        <w:t xml:space="preserve">, </w:t>
      </w:r>
      <w:r w:rsidR="488A3FAD" w:rsidRPr="081331A7">
        <w:rPr>
          <w:rFonts w:cs="Times New Roman"/>
        </w:rPr>
        <w:t>2024</w:t>
      </w:r>
      <w:r w:rsidR="4BAEA89E" w:rsidRPr="081331A7">
        <w:rPr>
          <w:rFonts w:cs="Times New Roman"/>
        </w:rPr>
        <w:t>).</w:t>
      </w:r>
      <w:bookmarkStart w:id="31" w:name="X57213b98462d43c67f37013b3d110a5e582e2a5"/>
    </w:p>
    <w:p w14:paraId="55D7A888" w14:textId="38AA86C2" w:rsidR="00810428" w:rsidRPr="009454C4" w:rsidRDefault="009A4AB7" w:rsidP="009454C4">
      <w:pPr>
        <w:spacing w:before="0"/>
        <w:ind w:firstLine="720"/>
        <w:rPr>
          <w:rFonts w:cs="Times New Roman"/>
        </w:rPr>
      </w:pPr>
      <w:r>
        <w:rPr>
          <w:rFonts w:cs="Times New Roman"/>
        </w:rPr>
        <w:t xml:space="preserve">When two scientific perspectives </w:t>
      </w:r>
      <w:r w:rsidR="00B950C6">
        <w:rPr>
          <w:rFonts w:cs="Times New Roman"/>
        </w:rPr>
        <w:t>compete</w:t>
      </w:r>
      <w:r>
        <w:rPr>
          <w:rFonts w:cs="Times New Roman"/>
        </w:rPr>
        <w:t xml:space="preserve">, </w:t>
      </w:r>
      <w:r w:rsidR="00A03349">
        <w:rPr>
          <w:rFonts w:cs="Times New Roman"/>
        </w:rPr>
        <w:t xml:space="preserve">it is not uncommon for one camp </w:t>
      </w:r>
      <w:r w:rsidR="004E4D53">
        <w:rPr>
          <w:rFonts w:cs="Times New Roman"/>
        </w:rPr>
        <w:t xml:space="preserve">to </w:t>
      </w:r>
      <w:r w:rsidR="00F31048" w:rsidRPr="00F31048">
        <w:rPr>
          <w:rFonts w:cs="Times New Roman"/>
        </w:rPr>
        <w:t xml:space="preserve">fail to recognize each other’s epistemic standards or legitimacy </w:t>
      </w:r>
      <w:r w:rsidR="00D27164">
        <w:rPr>
          <w:rFonts w:cs="Times New Roman"/>
        </w:rPr>
        <w:t>(Galison, 1997).</w:t>
      </w:r>
      <w:r w:rsidR="009454C4">
        <w:rPr>
          <w:rFonts w:cs="Times New Roman"/>
        </w:rPr>
        <w:t xml:space="preserve"> </w:t>
      </w:r>
      <w:r w:rsidR="00341582">
        <w:rPr>
          <w:rFonts w:cs="Times New Roman"/>
        </w:rPr>
        <w:t>In the context of smiling and happiness</w:t>
      </w:r>
      <w:r w:rsidR="009454C4">
        <w:rPr>
          <w:rFonts w:cs="Times New Roman"/>
        </w:rPr>
        <w:t>, s</w:t>
      </w:r>
      <w:r w:rsidR="002E4AD6" w:rsidRPr="00CF5EFD">
        <w:rPr>
          <w:rFonts w:cs="Times New Roman"/>
        </w:rPr>
        <w:t xml:space="preserve">ome researchers may be tempted to dismiss the emotion labor perspective </w:t>
      </w:r>
      <w:r w:rsidR="00C0520B" w:rsidRPr="00CF5EFD">
        <w:rPr>
          <w:rFonts w:cs="Times New Roman"/>
        </w:rPr>
        <w:t xml:space="preserve">altogether </w:t>
      </w:r>
      <w:r w:rsidR="00E8654B" w:rsidRPr="00CF5EFD">
        <w:rPr>
          <w:rFonts w:cs="Times New Roman"/>
        </w:rPr>
        <w:t>due to</w:t>
      </w:r>
      <w:r w:rsidR="002E4AD6" w:rsidRPr="00CF5EFD">
        <w:rPr>
          <w:rFonts w:cs="Times New Roman"/>
        </w:rPr>
        <w:t xml:space="preserve"> internal validity concerns. For context, emotion labor researchers </w:t>
      </w:r>
      <w:r w:rsidR="002E4AD6" w:rsidRPr="00CF5EFD">
        <w:rPr>
          <w:rFonts w:cs="Times New Roman"/>
        </w:rPr>
        <w:lastRenderedPageBreak/>
        <w:t xml:space="preserve">have documented </w:t>
      </w:r>
      <w:proofErr w:type="gramStart"/>
      <w:r w:rsidR="002E4AD6" w:rsidRPr="00CF5EFD">
        <w:rPr>
          <w:rFonts w:cs="Times New Roman"/>
        </w:rPr>
        <w:t>a large number of</w:t>
      </w:r>
      <w:proofErr w:type="gramEnd"/>
      <w:r w:rsidR="002E4AD6" w:rsidRPr="00CF5EFD">
        <w:rPr>
          <w:rFonts w:cs="Times New Roman"/>
        </w:rPr>
        <w:t xml:space="preserve"> negative correlations between smiling and indicators of happiness, often in </w:t>
      </w:r>
      <w:r w:rsidR="007D24BB" w:rsidRPr="00CF5EFD">
        <w:rPr>
          <w:rFonts w:cs="Times New Roman"/>
        </w:rPr>
        <w:t xml:space="preserve">real-world </w:t>
      </w:r>
      <w:r w:rsidR="002E4AD6" w:rsidRPr="00CF5EFD">
        <w:rPr>
          <w:rFonts w:cs="Times New Roman"/>
        </w:rPr>
        <w:t xml:space="preserve">work contexts </w:t>
      </w:r>
      <w:r w:rsidR="00E527DC" w:rsidRPr="00CF5EFD">
        <w:rPr>
          <w:rFonts w:cs="Times New Roman"/>
        </w:rPr>
        <w:t>(</w:t>
      </w:r>
      <w:proofErr w:type="spellStart"/>
      <w:r w:rsidR="00E527DC" w:rsidRPr="00CF5EFD">
        <w:rPr>
          <w:rFonts w:cs="Times New Roman"/>
        </w:rPr>
        <w:t>Boemo</w:t>
      </w:r>
      <w:proofErr w:type="spellEnd"/>
      <w:r w:rsidR="00E527DC" w:rsidRPr="00CF5EFD">
        <w:rPr>
          <w:rFonts w:cs="Times New Roman"/>
        </w:rPr>
        <w:t xml:space="preserve">, Nieto, Vazquez, &amp; Sanchez-Lopez, 2022; Fernandes &amp; Tone, 2021; </w:t>
      </w:r>
      <w:proofErr w:type="spellStart"/>
      <w:r w:rsidR="00E527DC" w:rsidRPr="00CF5EFD">
        <w:rPr>
          <w:rFonts w:cs="Times New Roman"/>
        </w:rPr>
        <w:t>Hülsheger</w:t>
      </w:r>
      <w:proofErr w:type="spellEnd"/>
      <w:r w:rsidR="00E527DC" w:rsidRPr="00CF5EFD">
        <w:rPr>
          <w:rFonts w:cs="Times New Roman"/>
        </w:rPr>
        <w:t xml:space="preserve"> &amp; Schewe, 2011; Visted, </w:t>
      </w:r>
      <w:proofErr w:type="spellStart"/>
      <w:r w:rsidR="00E527DC" w:rsidRPr="00CF5EFD">
        <w:rPr>
          <w:rFonts w:cs="Times New Roman"/>
        </w:rPr>
        <w:t>Vøllestad</w:t>
      </w:r>
      <w:proofErr w:type="spellEnd"/>
      <w:r w:rsidR="00E527DC" w:rsidRPr="00CF5EFD">
        <w:rPr>
          <w:rFonts w:cs="Times New Roman"/>
        </w:rPr>
        <w:t>, Nielsen, &amp; Schanche, 2018)</w:t>
      </w:r>
      <w:r w:rsidR="002E4AD6" w:rsidRPr="00CF5EFD">
        <w:rPr>
          <w:rFonts w:cs="Times New Roman"/>
        </w:rPr>
        <w:t xml:space="preserve">. However, </w:t>
      </w:r>
      <w:del w:id="32" w:author="Author edits" w:date="2025-12-30T12:48:00Z" w16du:dateUtc="2025-12-30T17:48:00Z">
        <w:r w:rsidR="002E4AD6" w:rsidRPr="00CF5EFD">
          <w:rPr>
            <w:rFonts w:cs="Times New Roman"/>
          </w:rPr>
          <w:delText xml:space="preserve">contexts that require </w:delText>
        </w:r>
        <w:r w:rsidR="006D05F3" w:rsidRPr="00CF5EFD">
          <w:rPr>
            <w:rFonts w:cs="Times New Roman"/>
          </w:rPr>
          <w:delText>people</w:delText>
        </w:r>
      </w:del>
      <w:ins w:id="33" w:author="Author edits" w:date="2025-12-30T12:48:00Z" w16du:dateUtc="2025-12-30T17:48:00Z">
        <w:r w:rsidR="00637BEC">
          <w:rPr>
            <w:rFonts w:cs="Times New Roman"/>
          </w:rPr>
          <w:t xml:space="preserve">there are </w:t>
        </w:r>
        <w:r w:rsidR="008A23DE">
          <w:rPr>
            <w:rFonts w:cs="Times New Roman"/>
          </w:rPr>
          <w:t>many</w:t>
        </w:r>
        <w:r w:rsidR="00637BEC">
          <w:rPr>
            <w:rFonts w:cs="Times New Roman"/>
          </w:rPr>
          <w:t xml:space="preserve"> </w:t>
        </w:r>
        <w:r w:rsidR="00AE2AD5">
          <w:rPr>
            <w:rFonts w:cs="Times New Roman"/>
          </w:rPr>
          <w:t>confounds</w:t>
        </w:r>
      </w:ins>
      <w:r w:rsidR="00AE2AD5">
        <w:rPr>
          <w:rFonts w:cs="Times New Roman"/>
        </w:rPr>
        <w:t xml:space="preserve"> to </w:t>
      </w:r>
      <w:del w:id="34" w:author="Author edits" w:date="2025-12-30T12:48:00Z" w16du:dateUtc="2025-12-30T17:48:00Z">
        <w:r w:rsidR="006D05F3" w:rsidRPr="00CF5EFD">
          <w:rPr>
            <w:rFonts w:cs="Times New Roman"/>
          </w:rPr>
          <w:delText xml:space="preserve">pose smiles at work </w:delText>
        </w:r>
        <w:r w:rsidR="00262778">
          <w:rPr>
            <w:rFonts w:cs="Times New Roman"/>
          </w:rPr>
          <w:delText xml:space="preserve">also tend to be </w:delText>
        </w:r>
        <w:r w:rsidR="006D05F3" w:rsidRPr="00CF5EFD">
          <w:rPr>
            <w:rFonts w:cs="Times New Roman"/>
          </w:rPr>
          <w:delText xml:space="preserve">intrinsically unpleasant. This raises </w:delText>
        </w:r>
        <w:r w:rsidR="002E4AD6" w:rsidRPr="00CF5EFD">
          <w:rPr>
            <w:rFonts w:cs="Times New Roman"/>
          </w:rPr>
          <w:delText>concerns that</w:delText>
        </w:r>
      </w:del>
      <w:ins w:id="35" w:author="Author edits" w:date="2025-12-30T12:48:00Z" w16du:dateUtc="2025-12-30T17:48:00Z">
        <w:r w:rsidR="00AE2AD5">
          <w:rPr>
            <w:rFonts w:cs="Times New Roman"/>
          </w:rPr>
          <w:t>consider. For example,</w:t>
        </w:r>
      </w:ins>
      <w:r w:rsidR="00AE2AD5">
        <w:rPr>
          <w:rFonts w:cs="Times New Roman"/>
        </w:rPr>
        <w:t xml:space="preserve"> </w:t>
      </w:r>
      <w:r w:rsidR="002E4AD6" w:rsidRPr="00CF5EFD">
        <w:rPr>
          <w:rFonts w:cs="Times New Roman"/>
        </w:rPr>
        <w:t xml:space="preserve">negative </w:t>
      </w:r>
      <w:r w:rsidR="000C0AAF">
        <w:rPr>
          <w:rFonts w:cs="Times New Roman"/>
        </w:rPr>
        <w:t>correlations</w:t>
      </w:r>
      <w:r w:rsidR="002E4AD6" w:rsidRPr="00CF5EFD">
        <w:rPr>
          <w:rFonts w:cs="Times New Roman"/>
        </w:rPr>
        <w:t xml:space="preserve"> </w:t>
      </w:r>
      <w:del w:id="36" w:author="Author edits" w:date="2025-12-30T12:48:00Z" w16du:dateUtc="2025-12-30T17:48:00Z">
        <w:r w:rsidR="002E4AD6" w:rsidRPr="00CF5EFD">
          <w:rPr>
            <w:rFonts w:cs="Times New Roman"/>
          </w:rPr>
          <w:delText>are</w:delText>
        </w:r>
      </w:del>
      <w:ins w:id="37" w:author="Author edits" w:date="2025-12-30T12:48:00Z" w16du:dateUtc="2025-12-30T17:48:00Z">
        <w:r w:rsidR="0030155D">
          <w:rPr>
            <w:rFonts w:cs="Times New Roman"/>
          </w:rPr>
          <w:t>may be</w:t>
        </w:r>
      </w:ins>
      <w:r w:rsidR="0030155D">
        <w:rPr>
          <w:rFonts w:cs="Times New Roman"/>
        </w:rPr>
        <w:t xml:space="preserve"> </w:t>
      </w:r>
      <w:r w:rsidR="002E4AD6" w:rsidRPr="00CF5EFD">
        <w:rPr>
          <w:rFonts w:cs="Times New Roman"/>
        </w:rPr>
        <w:t>“due to the stressful situation that triggers negative emotions”</w:t>
      </w:r>
      <w:r w:rsidR="00F14C3E" w:rsidRPr="00CF5EFD">
        <w:rPr>
          <w:rFonts w:cs="Times New Roman"/>
        </w:rPr>
        <w:t xml:space="preserve"> requiring people to regulate their emotion expressions</w:t>
      </w:r>
      <w:r w:rsidR="008D485A" w:rsidRPr="00CF5EFD">
        <w:rPr>
          <w:rFonts w:cs="Times New Roman"/>
        </w:rPr>
        <w:t xml:space="preserve"> </w:t>
      </w:r>
      <w:r w:rsidR="00262778" w:rsidRPr="00CF5EFD">
        <w:rPr>
          <w:rFonts w:cs="Times New Roman"/>
        </w:rPr>
        <w:t>(Zapf et al., 2021, p. 165)</w:t>
      </w:r>
      <w:r w:rsidR="00262778">
        <w:rPr>
          <w:rFonts w:cs="Times New Roman"/>
        </w:rPr>
        <w:t xml:space="preserve"> </w:t>
      </w:r>
      <w:r w:rsidR="008D485A" w:rsidRPr="00CF5EFD">
        <w:rPr>
          <w:rFonts w:cs="Times New Roman"/>
        </w:rPr>
        <w:t>– not the actual act of posing a smile</w:t>
      </w:r>
      <w:r w:rsidR="002E4AD6" w:rsidRPr="00CF5EFD">
        <w:rPr>
          <w:rFonts w:cs="Times New Roman"/>
        </w:rPr>
        <w:t xml:space="preserve">. </w:t>
      </w:r>
      <w:r w:rsidR="00063302" w:rsidRPr="00CF5EFD">
        <w:rPr>
          <w:rFonts w:cs="Times New Roman"/>
        </w:rPr>
        <w:t xml:space="preserve">This could </w:t>
      </w:r>
      <w:r w:rsidR="00BB6040" w:rsidRPr="00CF5EFD">
        <w:rPr>
          <w:rFonts w:cs="Times New Roman"/>
        </w:rPr>
        <w:t xml:space="preserve">also </w:t>
      </w:r>
      <w:r w:rsidR="00063302" w:rsidRPr="00CF5EFD">
        <w:rPr>
          <w:rFonts w:cs="Times New Roman"/>
        </w:rPr>
        <w:t xml:space="preserve">potentially explain why </w:t>
      </w:r>
      <w:r w:rsidR="003555D0" w:rsidRPr="00CF5EFD">
        <w:rPr>
          <w:rFonts w:cs="Times New Roman"/>
        </w:rPr>
        <w:t>researchers in a different theoretical tradition, emotion embodiment, observe</w:t>
      </w:r>
      <w:r w:rsidR="00BB6040" w:rsidRPr="00CF5EFD">
        <w:rPr>
          <w:rFonts w:cs="Times New Roman"/>
        </w:rPr>
        <w:t xml:space="preserve"> positive effects of posed smiles</w:t>
      </w:r>
      <w:r w:rsidR="002A7B91" w:rsidRPr="00CF5EFD">
        <w:rPr>
          <w:rFonts w:cs="Times New Roman"/>
        </w:rPr>
        <w:t>: they overwhelmingly rely on experimental methods that</w:t>
      </w:r>
      <w:r w:rsidR="006E2206" w:rsidRPr="00CF5EFD">
        <w:rPr>
          <w:rFonts w:cs="Times New Roman"/>
        </w:rPr>
        <w:t xml:space="preserve"> manipulate smiling while </w:t>
      </w:r>
      <w:r w:rsidR="009F22BE" w:rsidRPr="00CF5EFD">
        <w:rPr>
          <w:rFonts w:cs="Times New Roman"/>
        </w:rPr>
        <w:t xml:space="preserve">controlling for </w:t>
      </w:r>
      <w:r w:rsidR="004D562C" w:rsidRPr="00CF5EFD">
        <w:rPr>
          <w:rFonts w:cs="Times New Roman"/>
        </w:rPr>
        <w:t>potential confounding variables</w:t>
      </w:r>
      <w:r w:rsidR="00F95A24" w:rsidRPr="00CF5EFD">
        <w:rPr>
          <w:rFonts w:cs="Times New Roman"/>
        </w:rPr>
        <w:t xml:space="preserve"> (e.g., </w:t>
      </w:r>
      <w:r w:rsidR="009F22BE" w:rsidRPr="00CF5EFD">
        <w:rPr>
          <w:rFonts w:cs="Times New Roman"/>
        </w:rPr>
        <w:t xml:space="preserve">the </w:t>
      </w:r>
      <w:r w:rsidR="00766428" w:rsidRPr="00CF5EFD">
        <w:rPr>
          <w:rFonts w:cs="Times New Roman"/>
        </w:rPr>
        <w:t>emotional nature of the situation</w:t>
      </w:r>
      <w:r w:rsidR="00C80E2F" w:rsidRPr="00CF5EFD">
        <w:rPr>
          <w:rFonts w:cs="Times New Roman"/>
        </w:rPr>
        <w:t>; Coles et al., 2019</w:t>
      </w:r>
      <w:r w:rsidR="00F95A24" w:rsidRPr="00CF5EFD">
        <w:rPr>
          <w:rFonts w:cs="Times New Roman"/>
        </w:rPr>
        <w:t>)</w:t>
      </w:r>
      <w:r w:rsidR="00766428" w:rsidRPr="00CF5EFD">
        <w:rPr>
          <w:rFonts w:cs="Times New Roman"/>
        </w:rPr>
        <w:t>.</w:t>
      </w:r>
    </w:p>
    <w:p w14:paraId="60F20812" w14:textId="1057D9A7" w:rsidR="002E4AD6" w:rsidRPr="003E09F0" w:rsidRDefault="562E57E4" w:rsidP="00984573">
      <w:pPr>
        <w:spacing w:before="0"/>
        <w:ind w:firstLine="720"/>
        <w:rPr>
          <w:rFonts w:cs="Times New Roman"/>
        </w:rPr>
      </w:pPr>
      <w:r w:rsidRPr="44BA8187">
        <w:rPr>
          <w:rFonts w:cs="Times New Roman"/>
        </w:rPr>
        <w:t xml:space="preserve">Conversely, some researchers may be tempted to dismiss the emotion embodiment perspective over </w:t>
      </w:r>
      <w:r w:rsidR="02C14638" w:rsidRPr="44BA8187">
        <w:rPr>
          <w:rFonts w:cs="Times New Roman"/>
        </w:rPr>
        <w:t xml:space="preserve">concerns about the </w:t>
      </w:r>
      <w:r w:rsidRPr="44BA8187">
        <w:rPr>
          <w:rFonts w:cs="Times New Roman"/>
        </w:rPr>
        <w:t xml:space="preserve">ecological validity </w:t>
      </w:r>
      <w:r w:rsidR="02C14638" w:rsidRPr="44BA8187">
        <w:rPr>
          <w:rFonts w:cs="Times New Roman"/>
        </w:rPr>
        <w:t>of their experiment</w:t>
      </w:r>
      <w:r w:rsidR="4233B937" w:rsidRPr="44BA8187">
        <w:rPr>
          <w:rFonts w:cs="Times New Roman"/>
        </w:rPr>
        <w:t>al settings</w:t>
      </w:r>
      <w:r w:rsidRPr="44BA8187">
        <w:rPr>
          <w:rFonts w:cs="Times New Roman"/>
        </w:rPr>
        <w:t xml:space="preserve">. </w:t>
      </w:r>
      <w:r w:rsidR="768360C7" w:rsidRPr="44BA8187">
        <w:rPr>
          <w:rStyle w:val="CommentReference"/>
          <w:rFonts w:cs="Times New Roman"/>
          <w:sz w:val="24"/>
          <w:szCs w:val="24"/>
        </w:rPr>
        <w:t xml:space="preserve">Experiments </w:t>
      </w:r>
      <w:del w:id="38" w:author="Author edits" w:date="2025-12-30T12:48:00Z" w16du:dateUtc="2025-12-30T17:48:00Z">
        <w:r w:rsidR="768360C7" w:rsidRPr="44BA8187">
          <w:rPr>
            <w:rStyle w:val="CommentReference"/>
            <w:rFonts w:cs="Times New Roman"/>
            <w:sz w:val="24"/>
            <w:szCs w:val="24"/>
          </w:rPr>
          <w:delText>on posed smiling</w:delText>
        </w:r>
        <w:r w:rsidRPr="44BA8187">
          <w:rPr>
            <w:rFonts w:cs="Times New Roman"/>
          </w:rPr>
          <w:delText xml:space="preserve"> </w:delText>
        </w:r>
      </w:del>
      <w:r w:rsidR="768360C7" w:rsidRPr="44BA8187">
        <w:rPr>
          <w:rFonts w:cs="Times New Roman"/>
        </w:rPr>
        <w:t xml:space="preserve">often </w:t>
      </w:r>
      <w:r w:rsidRPr="44BA8187">
        <w:rPr>
          <w:rFonts w:cs="Times New Roman"/>
        </w:rPr>
        <w:t>bear little resemblance to real-world</w:t>
      </w:r>
      <w:r w:rsidR="00AE3BF3">
        <w:rPr>
          <w:rFonts w:cs="Times New Roman"/>
        </w:rPr>
        <w:t xml:space="preserve"> work </w:t>
      </w:r>
      <w:r w:rsidRPr="44BA8187">
        <w:rPr>
          <w:rFonts w:cs="Times New Roman"/>
        </w:rPr>
        <w:t xml:space="preserve">conditions </w:t>
      </w:r>
      <w:del w:id="39" w:author="Author edits" w:date="2025-12-30T12:48:00Z" w16du:dateUtc="2025-12-30T17:48:00Z">
        <w:r w:rsidR="00AE3BF3">
          <w:rPr>
            <w:rFonts w:cs="Times New Roman"/>
          </w:rPr>
          <w:delText>that demand emotion labor</w:delText>
        </w:r>
      </w:del>
      <w:ins w:id="40" w:author="Author edits" w:date="2025-12-30T12:48:00Z" w16du:dateUtc="2025-12-30T17:48:00Z">
        <w:r w:rsidR="00836DB5">
          <w:rPr>
            <w:rFonts w:cs="Times New Roman"/>
          </w:rPr>
          <w:t>where people pose smiles</w:t>
        </w:r>
      </w:ins>
      <w:r w:rsidR="00836DB5">
        <w:rPr>
          <w:rFonts w:cs="Times New Roman"/>
        </w:rPr>
        <w:t xml:space="preserve"> </w:t>
      </w:r>
      <w:r w:rsidR="2BD17FFF" w:rsidRPr="44BA8187">
        <w:rPr>
          <w:rFonts w:cs="Times New Roman"/>
        </w:rPr>
        <w:t xml:space="preserve">– i.e., the setting where </w:t>
      </w:r>
      <w:r w:rsidR="3C933F9B" w:rsidRPr="44BA8187">
        <w:rPr>
          <w:rFonts w:cs="Times New Roman"/>
        </w:rPr>
        <w:t>such acts tend to be linked with negative</w:t>
      </w:r>
      <w:r w:rsidR="4A6C55C8" w:rsidRPr="44BA8187">
        <w:rPr>
          <w:rFonts w:cs="Times New Roman"/>
        </w:rPr>
        <w:t xml:space="preserve"> emotional outcomes</w:t>
      </w:r>
      <w:r w:rsidR="3C933F9B" w:rsidRPr="44BA8187">
        <w:rPr>
          <w:rFonts w:cs="Times New Roman"/>
        </w:rPr>
        <w:t>.</w:t>
      </w:r>
      <w:r w:rsidRPr="44BA8187">
        <w:rPr>
          <w:rFonts w:cs="Times New Roman"/>
        </w:rPr>
        <w:t xml:space="preserve"> For example, consider the largest experimental demonstration of the effects of posed smiles on happiness (Coles et al., 202</w:t>
      </w:r>
      <w:r w:rsidR="188DC713" w:rsidRPr="44BA8187">
        <w:rPr>
          <w:rFonts w:cs="Times New Roman"/>
        </w:rPr>
        <w:t>2</w:t>
      </w:r>
      <w:r w:rsidRPr="44BA8187">
        <w:rPr>
          <w:rFonts w:cs="Times New Roman"/>
        </w:rPr>
        <w:t>). Participants were led to believe the study was focused on multi-tasking and were asked to complete a variety of movements (e.g., tapping their leg). For one of those movements, participants were asked to configure their face into a smile</w:t>
      </w:r>
      <w:r w:rsidR="493F8FC5" w:rsidRPr="44BA8187">
        <w:rPr>
          <w:rFonts w:cs="Times New Roman"/>
        </w:rPr>
        <w:t xml:space="preserve"> by </w:t>
      </w:r>
      <w:r w:rsidR="43256089" w:rsidRPr="44BA8187">
        <w:rPr>
          <w:rFonts w:cs="Times New Roman"/>
        </w:rPr>
        <w:t>following muscle-by-muscle movement instructions. Participants</w:t>
      </w:r>
      <w:r w:rsidR="45A1F60A" w:rsidRPr="44BA8187">
        <w:rPr>
          <w:rFonts w:cs="Times New Roman"/>
        </w:rPr>
        <w:t xml:space="preserve"> </w:t>
      </w:r>
      <w:r w:rsidR="00206D3A" w:rsidRPr="44BA8187">
        <w:rPr>
          <w:rFonts w:cs="Times New Roman"/>
        </w:rPr>
        <w:t xml:space="preserve">did indeed </w:t>
      </w:r>
      <w:r w:rsidR="45A1F60A" w:rsidRPr="44BA8187">
        <w:rPr>
          <w:rFonts w:cs="Times New Roman"/>
        </w:rPr>
        <w:t>report improved moods after posing smile</w:t>
      </w:r>
      <w:r w:rsidR="00206D3A" w:rsidRPr="44BA8187">
        <w:rPr>
          <w:rFonts w:cs="Times New Roman"/>
        </w:rPr>
        <w:t>s. However,</w:t>
      </w:r>
      <w:r w:rsidR="45A1F60A" w:rsidRPr="44BA8187">
        <w:rPr>
          <w:rFonts w:cs="Times New Roman"/>
        </w:rPr>
        <w:t xml:space="preserve"> it’s possible that such effects </w:t>
      </w:r>
      <w:r w:rsidR="6298EEDE" w:rsidRPr="44BA8187">
        <w:rPr>
          <w:rFonts w:cs="Times New Roman"/>
        </w:rPr>
        <w:t>do</w:t>
      </w:r>
      <w:r w:rsidRPr="44BA8187">
        <w:rPr>
          <w:rFonts w:cs="Times New Roman"/>
        </w:rPr>
        <w:t xml:space="preserve"> not generalize beyond these sets of relatively artificial conditions </w:t>
      </w:r>
      <w:r w:rsidR="45A1F60A" w:rsidRPr="44BA8187">
        <w:rPr>
          <w:rFonts w:cs="Times New Roman"/>
        </w:rPr>
        <w:t>(</w:t>
      </w:r>
      <w:r w:rsidR="44032D2E" w:rsidRPr="44BA8187">
        <w:rPr>
          <w:rFonts w:cs="Times New Roman"/>
        </w:rPr>
        <w:t>e.g., to</w:t>
      </w:r>
      <w:r w:rsidRPr="44BA8187">
        <w:rPr>
          <w:rFonts w:cs="Times New Roman"/>
        </w:rPr>
        <w:t xml:space="preserve"> </w:t>
      </w:r>
      <w:r w:rsidR="44032D2E" w:rsidRPr="44BA8187">
        <w:rPr>
          <w:rFonts w:cs="Times New Roman"/>
        </w:rPr>
        <w:t xml:space="preserve">real-world </w:t>
      </w:r>
      <w:r w:rsidRPr="44BA8187">
        <w:rPr>
          <w:rFonts w:cs="Times New Roman"/>
        </w:rPr>
        <w:t>work</w:t>
      </w:r>
      <w:r w:rsidR="44032D2E" w:rsidRPr="44BA8187">
        <w:rPr>
          <w:rFonts w:cs="Times New Roman"/>
        </w:rPr>
        <w:t xml:space="preserve"> contexts)</w:t>
      </w:r>
      <w:r w:rsidRPr="44BA8187">
        <w:rPr>
          <w:rFonts w:cs="Times New Roman"/>
        </w:rPr>
        <w:t>.</w:t>
      </w:r>
    </w:p>
    <w:p w14:paraId="402C8024" w14:textId="0EC9B1DC" w:rsidR="002E4AD6" w:rsidRPr="00CF5EFD" w:rsidRDefault="399B5A81" w:rsidP="0039626D">
      <w:pPr>
        <w:pStyle w:val="Heading2"/>
      </w:pPr>
      <w:r>
        <w:lastRenderedPageBreak/>
        <w:t>Present Work</w:t>
      </w:r>
    </w:p>
    <w:p w14:paraId="063CCA9C" w14:textId="6D999C59" w:rsidR="002E4AD6" w:rsidRPr="00CF5EFD" w:rsidRDefault="399B5A81" w:rsidP="00C26B46">
      <w:pPr>
        <w:spacing w:before="0"/>
        <w:ind w:firstLine="720"/>
        <w:rPr>
          <w:rFonts w:cs="Times New Roman"/>
        </w:rPr>
      </w:pPr>
      <w:del w:id="41" w:author="Author edits" w:date="2025-12-30T12:48:00Z" w16du:dateUtc="2025-12-30T17:48:00Z">
        <w:r w:rsidRPr="44BA8187">
          <w:rPr>
            <w:rFonts w:cs="Times New Roman"/>
          </w:rPr>
          <w:delText>In the</w:delText>
        </w:r>
      </w:del>
      <w:ins w:id="42" w:author="Author edits" w:date="2025-12-30T12:48:00Z" w16du:dateUtc="2025-12-30T17:48:00Z">
        <w:r w:rsidR="00F66E3F">
          <w:rPr>
            <w:rFonts w:cs="Times New Roman"/>
          </w:rPr>
          <w:t>The</w:t>
        </w:r>
      </w:ins>
      <w:r w:rsidR="00F66E3F">
        <w:rPr>
          <w:rFonts w:cs="Times New Roman"/>
        </w:rPr>
        <w:t xml:space="preserve"> present work</w:t>
      </w:r>
      <w:del w:id="43" w:author="Author edits" w:date="2025-12-30T12:48:00Z" w16du:dateUtc="2025-12-30T17:48:00Z">
        <w:r w:rsidRPr="44BA8187">
          <w:rPr>
            <w:rFonts w:cs="Times New Roman"/>
          </w:rPr>
          <w:delText>, we examine several explanations for</w:delText>
        </w:r>
      </w:del>
      <w:ins w:id="44" w:author="Author edits" w:date="2025-12-30T12:48:00Z" w16du:dateUtc="2025-12-30T17:48:00Z">
        <w:r w:rsidR="00F66E3F">
          <w:rPr>
            <w:rFonts w:cs="Times New Roman"/>
          </w:rPr>
          <w:t xml:space="preserve"> is </w:t>
        </w:r>
        <w:r w:rsidR="00CB3933">
          <w:rPr>
            <w:rFonts w:cs="Times New Roman"/>
          </w:rPr>
          <w:t>designed</w:t>
        </w:r>
        <w:r w:rsidR="00A547AC">
          <w:rPr>
            <w:rFonts w:cs="Times New Roman"/>
          </w:rPr>
          <w:t xml:space="preserve"> to evaluate</w:t>
        </w:r>
      </w:ins>
      <w:r w:rsidR="00A547AC">
        <w:rPr>
          <w:rFonts w:cs="Times New Roman"/>
        </w:rPr>
        <w:t xml:space="preserve"> </w:t>
      </w:r>
      <w:r w:rsidR="009021D0">
        <w:rPr>
          <w:rFonts w:cs="Times New Roman"/>
        </w:rPr>
        <w:t xml:space="preserve">why </w:t>
      </w:r>
      <w:r w:rsidRPr="44BA8187">
        <w:rPr>
          <w:rFonts w:cs="Times New Roman"/>
        </w:rPr>
        <w:t>the effects of posed smiles are often observed as positive in emotion embodiment research but negative in emotion labor research.</w:t>
      </w:r>
      <w:r w:rsidR="00DC2331">
        <w:rPr>
          <w:rFonts w:cs="Times New Roman"/>
        </w:rPr>
        <w:t xml:space="preserve"> </w:t>
      </w:r>
      <w:del w:id="45" w:author="Author edits" w:date="2025-12-30T12:48:00Z" w16du:dateUtc="2025-12-30T17:48:00Z">
        <w:r w:rsidR="68EACF82" w:rsidRPr="44BA8187">
          <w:rPr>
            <w:rFonts w:cs="Times New Roman"/>
          </w:rPr>
          <w:delText>To do so, we e</w:delText>
        </w:r>
        <w:r w:rsidR="58ABD0F0" w:rsidRPr="44BA8187">
          <w:rPr>
            <w:rFonts w:cs="Times New Roman"/>
          </w:rPr>
          <w:delText xml:space="preserve">xtend </w:delText>
        </w:r>
        <w:r w:rsidR="1F559F66" w:rsidRPr="44BA8187">
          <w:rPr>
            <w:rFonts w:cs="Times New Roman"/>
          </w:rPr>
          <w:delText>a common</w:delText>
        </w:r>
        <w:r w:rsidR="58ABD0F0" w:rsidRPr="44BA8187">
          <w:rPr>
            <w:rFonts w:cs="Times New Roman"/>
          </w:rPr>
          <w:delText xml:space="preserve"> emotion embodiment paradigm to </w:delText>
        </w:r>
        <w:r w:rsidR="00520A54">
          <w:rPr>
            <w:rFonts w:cs="Times New Roman"/>
          </w:rPr>
          <w:delText xml:space="preserve">include </w:delText>
        </w:r>
        <w:r w:rsidR="008501C9">
          <w:rPr>
            <w:rFonts w:cs="Times New Roman"/>
          </w:rPr>
          <w:delText xml:space="preserve">previously under-explored features that </w:delText>
        </w:r>
        <w:r w:rsidR="001E64DD">
          <w:rPr>
            <w:rFonts w:cs="Times New Roman"/>
          </w:rPr>
          <w:delText xml:space="preserve">uniquely characterize </w:delText>
        </w:r>
        <w:r w:rsidR="3AC8B198" w:rsidRPr="44BA8187">
          <w:rPr>
            <w:rFonts w:cs="Times New Roman"/>
          </w:rPr>
          <w:delText>emotion labor</w:delText>
        </w:r>
        <w:r w:rsidR="008501C9">
          <w:rPr>
            <w:rFonts w:cs="Times New Roman"/>
          </w:rPr>
          <w:delText xml:space="preserve"> in real world</w:delText>
        </w:r>
        <w:r w:rsidR="009564CE">
          <w:rPr>
            <w:rFonts w:cs="Times New Roman"/>
          </w:rPr>
          <w:delText xml:space="preserve"> work settings</w:delText>
        </w:r>
        <w:r w:rsidR="3AC8B198" w:rsidRPr="44BA8187">
          <w:rPr>
            <w:rFonts w:cs="Times New Roman"/>
          </w:rPr>
          <w:delText xml:space="preserve">: </w:delText>
        </w:r>
        <w:r w:rsidR="467FD609" w:rsidRPr="44BA8187">
          <w:rPr>
            <w:rFonts w:cs="Times New Roman"/>
          </w:rPr>
          <w:delText>negative</w:delText>
        </w:r>
        <w:r w:rsidR="00B655E1">
          <w:rPr>
            <w:rFonts w:cs="Times New Roman"/>
          </w:rPr>
          <w:delText xml:space="preserve"> </w:delText>
        </w:r>
        <w:r w:rsidR="2D94DB54" w:rsidRPr="44BA8187">
          <w:rPr>
            <w:rFonts w:cs="Times New Roman"/>
          </w:rPr>
          <w:delText>contexts</w:delText>
        </w:r>
        <w:r w:rsidR="562E57E4" w:rsidRPr="44BA8187">
          <w:rPr>
            <w:rFonts w:cs="Times New Roman"/>
          </w:rPr>
          <w:delText xml:space="preserve">, </w:delText>
        </w:r>
        <w:r w:rsidR="21B83BCE" w:rsidRPr="44BA8187">
          <w:rPr>
            <w:rFonts w:cs="Times New Roman"/>
          </w:rPr>
          <w:delText xml:space="preserve">high </w:delText>
        </w:r>
        <w:r w:rsidR="562E57E4" w:rsidRPr="44BA8187">
          <w:rPr>
            <w:rFonts w:cs="Times New Roman"/>
          </w:rPr>
          <w:delText>repetition demand</w:delText>
        </w:r>
        <w:r w:rsidR="13AD197F" w:rsidRPr="44BA8187">
          <w:rPr>
            <w:rFonts w:cs="Times New Roman"/>
          </w:rPr>
          <w:delText>s</w:delText>
        </w:r>
        <w:r w:rsidR="562E57E4" w:rsidRPr="44BA8187">
          <w:rPr>
            <w:rFonts w:cs="Times New Roman"/>
          </w:rPr>
          <w:delText xml:space="preserve">, and </w:delText>
        </w:r>
        <w:r w:rsidR="191A34DB" w:rsidRPr="44BA8187">
          <w:rPr>
            <w:rFonts w:cs="Times New Roman"/>
          </w:rPr>
          <w:delText xml:space="preserve">threat of </w:delText>
        </w:r>
        <w:r w:rsidR="562E57E4" w:rsidRPr="44BA8187">
          <w:rPr>
            <w:rFonts w:cs="Times New Roman"/>
          </w:rPr>
          <w:delText>punishment.</w:delText>
        </w:r>
      </w:del>
      <w:ins w:id="46" w:author="Author edits" w:date="2025-12-30T12:48:00Z" w16du:dateUtc="2025-12-30T17:48:00Z">
        <w:r w:rsidR="00DC2331">
          <w:rPr>
            <w:rFonts w:cs="Times New Roman"/>
          </w:rPr>
          <w:t>We considered multiple way that these contexts diffe</w:t>
        </w:r>
        <w:r w:rsidR="00FC0F1B">
          <w:rPr>
            <w:rFonts w:cs="Times New Roman"/>
          </w:rPr>
          <w:t>r</w:t>
        </w:r>
        <w:r w:rsidR="001B3924">
          <w:rPr>
            <w:rStyle w:val="FootnoteReference"/>
            <w:rFonts w:cs="Times New Roman"/>
          </w:rPr>
          <w:footnoteReference w:id="1"/>
        </w:r>
        <w:r w:rsidR="00FD27E9">
          <w:rPr>
            <w:rFonts w:cs="Times New Roman"/>
          </w:rPr>
          <w:t xml:space="preserve">, ultimately choosing three to focus our initial inquiry: </w:t>
        </w:r>
        <w:r w:rsidR="00092F41" w:rsidRPr="00CF5EFD">
          <w:rPr>
            <w:rFonts w:cs="Times New Roman"/>
          </w:rPr>
          <w:t>(1) the emotional contexts in which participants pose smiles, (2) the number of times they pose the smile, and (3) whether non-compliance could lead to financial penalties.</w:t>
        </w:r>
        <w:r w:rsidR="000871F2">
          <w:rPr>
            <w:rFonts w:cs="Times New Roman"/>
          </w:rPr>
          <w:t xml:space="preserve"> </w:t>
        </w:r>
      </w:ins>
    </w:p>
    <w:p w14:paraId="65357ADE" w14:textId="390FFA7B" w:rsidR="002E4AD6" w:rsidRPr="0039626D" w:rsidRDefault="002E4AD6" w:rsidP="0039626D">
      <w:pPr>
        <w:pStyle w:val="Heading3"/>
      </w:pPr>
      <w:r w:rsidRPr="0039626D">
        <w:t xml:space="preserve">The </w:t>
      </w:r>
      <w:r w:rsidR="005E3476">
        <w:t>E</w:t>
      </w:r>
      <w:r w:rsidRPr="0039626D">
        <w:t xml:space="preserve">motion </w:t>
      </w:r>
      <w:r w:rsidR="005E3476">
        <w:t>I</w:t>
      </w:r>
      <w:r w:rsidRPr="0039626D">
        <w:t xml:space="preserve">ncongruence </w:t>
      </w:r>
      <w:del w:id="48" w:author="Author edits" w:date="2025-12-30T12:48:00Z" w16du:dateUtc="2025-12-30T17:48:00Z">
        <w:r w:rsidR="005E3476">
          <w:delText>A</w:delText>
        </w:r>
        <w:r w:rsidRPr="0039626D">
          <w:delText>ccount</w:delText>
        </w:r>
      </w:del>
      <w:ins w:id="49" w:author="Author edits" w:date="2025-12-30T12:48:00Z" w16du:dateUtc="2025-12-30T17:48:00Z">
        <w:r w:rsidR="00A462C9">
          <w:t>Hypothesis</w:t>
        </w:r>
      </w:ins>
      <w:r w:rsidRPr="0039626D">
        <w:t xml:space="preserve">: Posed </w:t>
      </w:r>
      <w:r w:rsidR="005E3476">
        <w:t>S</w:t>
      </w:r>
      <w:r w:rsidRPr="0039626D">
        <w:t xml:space="preserve">miles </w:t>
      </w:r>
      <w:r w:rsidR="00A257BC">
        <w:t>D</w:t>
      </w:r>
      <w:r w:rsidRPr="0039626D">
        <w:t xml:space="preserve">o </w:t>
      </w:r>
      <w:r w:rsidR="00A257BC">
        <w:t>N</w:t>
      </w:r>
      <w:r w:rsidRPr="0039626D">
        <w:t xml:space="preserve">ot </w:t>
      </w:r>
      <w:r w:rsidR="00A257BC">
        <w:t>I</w:t>
      </w:r>
      <w:r w:rsidRPr="0039626D">
        <w:t xml:space="preserve">mprove </w:t>
      </w:r>
      <w:r w:rsidR="00A257BC">
        <w:t>M</w:t>
      </w:r>
      <w:r w:rsidRPr="0039626D">
        <w:t xml:space="preserve">ood in </w:t>
      </w:r>
      <w:r w:rsidR="00A257BC">
        <w:t>N</w:t>
      </w:r>
      <w:r w:rsidRPr="0039626D">
        <w:t xml:space="preserve">egative </w:t>
      </w:r>
      <w:r w:rsidR="00A257BC">
        <w:t>C</w:t>
      </w:r>
      <w:r w:rsidRPr="0039626D">
        <w:t>ontexts</w:t>
      </w:r>
    </w:p>
    <w:p w14:paraId="6BD8EA82" w14:textId="11883D15" w:rsidR="00592C91" w:rsidRDefault="002E4AD6" w:rsidP="00247E16">
      <w:pPr>
        <w:ind w:firstLine="720"/>
        <w:rPr>
          <w:rFonts w:cs="Times New Roman"/>
        </w:rPr>
      </w:pPr>
      <w:r w:rsidRPr="081331A7">
        <w:rPr>
          <w:rFonts w:cs="Times New Roman"/>
        </w:rPr>
        <w:t xml:space="preserve">First, we </w:t>
      </w:r>
      <w:r w:rsidR="00BD573B" w:rsidRPr="081331A7">
        <w:rPr>
          <w:rFonts w:cs="Times New Roman"/>
        </w:rPr>
        <w:t xml:space="preserve">consider </w:t>
      </w:r>
      <w:r w:rsidRPr="081331A7">
        <w:rPr>
          <w:rFonts w:cs="Times New Roman"/>
        </w:rPr>
        <w:t xml:space="preserve">an </w:t>
      </w:r>
      <w:r w:rsidRPr="081331A7">
        <w:rPr>
          <w:rFonts w:cs="Times New Roman"/>
          <w:i/>
          <w:iCs/>
        </w:rPr>
        <w:t xml:space="preserve">emotion incongruence </w:t>
      </w:r>
      <w:del w:id="50" w:author="Author edits" w:date="2025-12-30T12:48:00Z" w16du:dateUtc="2025-12-30T17:48:00Z">
        <w:r w:rsidRPr="00CF5EFD">
          <w:rPr>
            <w:rFonts w:cs="Times New Roman"/>
            <w:i/>
          </w:rPr>
          <w:delText>account</w:delText>
        </w:r>
        <w:r w:rsidRPr="00CF5EFD">
          <w:rPr>
            <w:rFonts w:cs="Times New Roman"/>
          </w:rPr>
          <w:delText>. According to this account,</w:delText>
        </w:r>
      </w:del>
      <w:ins w:id="51" w:author="Author edits" w:date="2025-12-30T12:48:00Z" w16du:dateUtc="2025-12-30T17:48:00Z">
        <w:r w:rsidR="00A462C9" w:rsidRPr="081331A7">
          <w:rPr>
            <w:rFonts w:cs="Times New Roman"/>
            <w:i/>
            <w:iCs/>
          </w:rPr>
          <w:t>hypothesis</w:t>
        </w:r>
        <w:r w:rsidRPr="081331A7">
          <w:rPr>
            <w:rFonts w:cs="Times New Roman"/>
          </w:rPr>
          <w:t xml:space="preserve">. </w:t>
        </w:r>
        <w:r w:rsidR="009D0F8A" w:rsidRPr="081331A7">
          <w:rPr>
            <w:rFonts w:cs="Times New Roman"/>
          </w:rPr>
          <w:t xml:space="preserve">Emotion embodiment researchers </w:t>
        </w:r>
        <w:r w:rsidR="00A75A4E" w:rsidRPr="081331A7">
          <w:rPr>
            <w:rFonts w:cs="Times New Roman"/>
          </w:rPr>
          <w:t xml:space="preserve">often </w:t>
        </w:r>
        <w:r w:rsidR="009D0F8A" w:rsidRPr="081331A7">
          <w:rPr>
            <w:rFonts w:cs="Times New Roman"/>
          </w:rPr>
          <w:t xml:space="preserve">study the effects of posed expressions in </w:t>
        </w:r>
        <w:r w:rsidR="00CF62CE" w:rsidRPr="081331A7">
          <w:rPr>
            <w:rFonts w:cs="Times New Roman"/>
          </w:rPr>
          <w:t xml:space="preserve">a context that is </w:t>
        </w:r>
        <w:r w:rsidR="00A75A4E" w:rsidRPr="081331A7">
          <w:rPr>
            <w:rFonts w:cs="Times New Roman"/>
          </w:rPr>
          <w:t xml:space="preserve">either </w:t>
        </w:r>
        <w:r w:rsidR="00CF62CE" w:rsidRPr="081331A7">
          <w:rPr>
            <w:rFonts w:cs="Times New Roman"/>
          </w:rPr>
          <w:t>neutral or</w:t>
        </w:r>
        <w:r w:rsidR="00A75A4E" w:rsidRPr="081331A7">
          <w:rPr>
            <w:rFonts w:cs="Times New Roman"/>
          </w:rPr>
          <w:t xml:space="preserve"> emotionally congruent </w:t>
        </w:r>
        <w:r w:rsidR="00CF62CE" w:rsidRPr="081331A7">
          <w:rPr>
            <w:rFonts w:cs="Times New Roman"/>
          </w:rPr>
          <w:t>with the posed expression (e.g., positive if posing smiles</w:t>
        </w:r>
        <w:r w:rsidR="00B77C50" w:rsidRPr="081331A7">
          <w:rPr>
            <w:rFonts w:cs="Times New Roman"/>
          </w:rPr>
          <w:t>; Coles et al., 2019</w:t>
        </w:r>
        <w:r w:rsidR="00CF62CE" w:rsidRPr="081331A7">
          <w:rPr>
            <w:rFonts w:cs="Times New Roman"/>
          </w:rPr>
          <w:t>)</w:t>
        </w:r>
        <w:r w:rsidR="00B77C50" w:rsidRPr="081331A7">
          <w:rPr>
            <w:rFonts w:cs="Times New Roman"/>
          </w:rPr>
          <w:t>.</w:t>
        </w:r>
        <w:r w:rsidR="00204945" w:rsidRPr="081331A7">
          <w:rPr>
            <w:rFonts w:cs="Times New Roman"/>
          </w:rPr>
          <w:t xml:space="preserve"> Once again, consider the largest experimental demonstration of such effects (Coles et al., 2022). Half of participants posed smiles</w:t>
        </w:r>
        <w:r w:rsidR="00981E17" w:rsidRPr="081331A7">
          <w:rPr>
            <w:rFonts w:cs="Times New Roman"/>
          </w:rPr>
          <w:t xml:space="preserve"> while </w:t>
        </w:r>
        <w:r w:rsidR="00981E17" w:rsidRPr="081331A7">
          <w:rPr>
            <w:rFonts w:cs="Times New Roman"/>
          </w:rPr>
          <w:lastRenderedPageBreak/>
          <w:t>essentially staring at a blank screen, and the other half posed smiles while looking at mildly pleasant photos.</w:t>
        </w:r>
        <w:r w:rsidR="003C4239" w:rsidRPr="081331A7">
          <w:rPr>
            <w:rFonts w:cs="Times New Roman"/>
          </w:rPr>
          <w:t xml:space="preserve"> </w:t>
        </w:r>
        <w:r w:rsidR="00F20DAF" w:rsidRPr="081331A7">
          <w:rPr>
            <w:rFonts w:cs="Times New Roman"/>
          </w:rPr>
          <w:t>However, when</w:t>
        </w:r>
        <w:r w:rsidR="003C4239" w:rsidRPr="081331A7">
          <w:rPr>
            <w:rFonts w:cs="Times New Roman"/>
          </w:rPr>
          <w:t xml:space="preserve"> extending similar paradigms to </w:t>
        </w:r>
        <w:r w:rsidR="00D1001C" w:rsidRPr="081331A7">
          <w:rPr>
            <w:rFonts w:cs="Times New Roman"/>
          </w:rPr>
          <w:t>a stressful context – like being submerged in ice water – researchers have thus far</w:t>
        </w:r>
        <w:r w:rsidR="005E0A98" w:rsidRPr="081331A7">
          <w:rPr>
            <w:rFonts w:cs="Times New Roman"/>
          </w:rPr>
          <w:t xml:space="preserve"> failed </w:t>
        </w:r>
        <w:r w:rsidR="001C5E3C">
          <w:rPr>
            <w:rFonts w:cs="Times New Roman"/>
          </w:rPr>
          <w:t>that</w:t>
        </w:r>
      </w:ins>
      <w:r w:rsidR="005E0A98" w:rsidRPr="081331A7">
        <w:rPr>
          <w:rFonts w:cs="Times New Roman"/>
        </w:rPr>
        <w:t xml:space="preserve"> posed smiles </w:t>
      </w:r>
      <w:r w:rsidR="001C5E3C">
        <w:rPr>
          <w:rFonts w:cs="Times New Roman"/>
        </w:rPr>
        <w:t xml:space="preserve">improve </w:t>
      </w:r>
      <w:r w:rsidR="005E0A98" w:rsidRPr="081331A7">
        <w:rPr>
          <w:rFonts w:cs="Times New Roman"/>
        </w:rPr>
        <w:t xml:space="preserve">mood </w:t>
      </w:r>
      <w:del w:id="52" w:author="Author edits" w:date="2025-12-30T12:48:00Z" w16du:dateUtc="2025-12-30T17:48:00Z">
        <w:r w:rsidRPr="00CF5EFD">
          <w:rPr>
            <w:rFonts w:cs="Times New Roman"/>
          </w:rPr>
          <w:delText xml:space="preserve">in the positive or neutral contexts oft-studied in emotion embodiment research – but not the negative contexts oft-studied in emotion </w:delText>
        </w:r>
      </w:del>
      <w:ins w:id="53" w:author="Author edits" w:date="2025-12-30T12:48:00Z" w16du:dateUtc="2025-12-30T17:48:00Z">
        <w:r w:rsidR="005E0A98" w:rsidRPr="081331A7">
          <w:rPr>
            <w:rFonts w:cs="Times New Roman"/>
          </w:rPr>
          <w:t xml:space="preserve">(Kraft &amp; Pressman, 2012; Luu, Acevedo, Pourmand, &amp; Pressman, 2025; Pressman, Acevedo, Hammond, &amp; Kraft-Feil, 2021). </w:t>
        </w:r>
        <w:r w:rsidR="00435388" w:rsidRPr="081331A7">
          <w:rPr>
            <w:rFonts w:cs="Times New Roman"/>
          </w:rPr>
          <w:t xml:space="preserve">In addition to providing one explanation for discrepancies between the emotion embodiment and </w:t>
        </w:r>
      </w:ins>
      <w:r w:rsidR="00435388" w:rsidRPr="081331A7">
        <w:rPr>
          <w:rFonts w:cs="Times New Roman"/>
        </w:rPr>
        <w:t xml:space="preserve">labor </w:t>
      </w:r>
      <w:del w:id="54" w:author="Author edits" w:date="2025-12-30T12:48:00Z" w16du:dateUtc="2025-12-30T17:48:00Z">
        <w:r w:rsidRPr="00CF5EFD">
          <w:rPr>
            <w:rFonts w:cs="Times New Roman"/>
          </w:rPr>
          <w:delText xml:space="preserve">research. </w:delText>
        </w:r>
        <w:r w:rsidR="007525D0" w:rsidRPr="00CF5EFD">
          <w:rPr>
            <w:rFonts w:cs="Times New Roman"/>
          </w:rPr>
          <w:delText xml:space="preserve">In other words, </w:delText>
        </w:r>
        <w:r w:rsidR="008205C3" w:rsidRPr="00CF5EFD">
          <w:rPr>
            <w:rFonts w:cs="Times New Roman"/>
          </w:rPr>
          <w:delText xml:space="preserve">this account suggests that researchers have historically reached different conclusions about the effects of posed smiles merely because they’ve studied different emotional contexts. </w:delText>
        </w:r>
        <w:r w:rsidR="00C25A0E" w:rsidRPr="00CF5EFD">
          <w:rPr>
            <w:rFonts w:cs="Times New Roman"/>
          </w:rPr>
          <w:delText>If true</w:delText>
        </w:r>
        <w:r w:rsidRPr="00CF5EFD">
          <w:rPr>
            <w:rFonts w:cs="Times New Roman"/>
          </w:rPr>
          <w:delText xml:space="preserve">, </w:delText>
        </w:r>
        <w:r w:rsidR="00412385" w:rsidRPr="00CF5EFD">
          <w:rPr>
            <w:rFonts w:cs="Times New Roman"/>
          </w:rPr>
          <w:delText xml:space="preserve">this account translates to practical advice: </w:delText>
        </w:r>
        <w:r w:rsidR="002317BC" w:rsidRPr="00CF5EFD">
          <w:rPr>
            <w:rFonts w:cs="Times New Roman"/>
          </w:rPr>
          <w:delText xml:space="preserve">it is </w:delText>
        </w:r>
        <w:r w:rsidRPr="00CF5EFD">
          <w:rPr>
            <w:rFonts w:cs="Times New Roman"/>
          </w:rPr>
          <w:delText>beneficial to feign happiness in positive, but not negative</w:delText>
        </w:r>
        <w:r w:rsidR="005B75F9" w:rsidRPr="00CF5EFD">
          <w:rPr>
            <w:rFonts w:cs="Times New Roman"/>
          </w:rPr>
          <w:delText>,</w:delText>
        </w:r>
        <w:r w:rsidRPr="00CF5EFD">
          <w:rPr>
            <w:rFonts w:cs="Times New Roman"/>
          </w:rPr>
          <w:delText xml:space="preserve"> work settings (e.g., with kind but not rude customers). Such an account would also </w:delText>
        </w:r>
      </w:del>
      <w:ins w:id="55" w:author="Author edits" w:date="2025-12-30T12:48:00Z" w16du:dateUtc="2025-12-30T17:48:00Z">
        <w:r w:rsidR="00435388" w:rsidRPr="081331A7">
          <w:rPr>
            <w:rFonts w:cs="Times New Roman"/>
          </w:rPr>
          <w:t xml:space="preserve">literatures, such </w:t>
        </w:r>
        <w:r w:rsidR="00F14A31" w:rsidRPr="081331A7">
          <w:rPr>
            <w:rFonts w:cs="Times New Roman"/>
          </w:rPr>
          <w:t xml:space="preserve">results </w:t>
        </w:r>
      </w:ins>
      <w:r w:rsidRPr="081331A7">
        <w:rPr>
          <w:rFonts w:cs="Times New Roman"/>
        </w:rPr>
        <w:t xml:space="preserve">challenge popularized claims about the ability for </w:t>
      </w:r>
      <w:r w:rsidR="00CA58BE" w:rsidRPr="081331A7">
        <w:rPr>
          <w:rFonts w:cs="Times New Roman"/>
        </w:rPr>
        <w:t xml:space="preserve">facial </w:t>
      </w:r>
      <w:r w:rsidR="008235AA" w:rsidRPr="081331A7">
        <w:rPr>
          <w:rFonts w:cs="Times New Roman"/>
        </w:rPr>
        <w:t>movement</w:t>
      </w:r>
      <w:r w:rsidR="00CA58BE" w:rsidRPr="081331A7">
        <w:rPr>
          <w:rFonts w:cs="Times New Roman"/>
        </w:rPr>
        <w:t xml:space="preserve"> manipulations</w:t>
      </w:r>
      <w:del w:id="56" w:author="Author edits" w:date="2025-12-30T12:48:00Z" w16du:dateUtc="2025-12-30T17:48:00Z">
        <w:r w:rsidR="00CA58BE" w:rsidRPr="00CF5EFD">
          <w:rPr>
            <w:rFonts w:cs="Times New Roman"/>
          </w:rPr>
          <w:delText xml:space="preserve">, like </w:delText>
        </w:r>
      </w:del>
      <w:ins w:id="57" w:author="Author edits" w:date="2025-12-30T12:48:00Z" w16du:dateUtc="2025-12-30T17:48:00Z">
        <w:r w:rsidR="00CA58BE" w:rsidRPr="081331A7">
          <w:rPr>
            <w:rFonts w:cs="Times New Roman"/>
          </w:rPr>
          <w:t xml:space="preserve"> </w:t>
        </w:r>
        <w:r w:rsidR="00F14A31" w:rsidRPr="081331A7">
          <w:rPr>
            <w:rFonts w:cs="Times New Roman"/>
          </w:rPr>
          <w:t xml:space="preserve">to improve mood in </w:t>
        </w:r>
        <w:r w:rsidR="00420840">
          <w:rPr>
            <w:rFonts w:cs="Times New Roman"/>
          </w:rPr>
          <w:t xml:space="preserve">everyday </w:t>
        </w:r>
        <w:r w:rsidR="00F14A31" w:rsidRPr="081331A7">
          <w:rPr>
            <w:rFonts w:cs="Times New Roman"/>
          </w:rPr>
          <w:t xml:space="preserve">negative </w:t>
        </w:r>
        <w:r w:rsidR="00420840">
          <w:rPr>
            <w:rFonts w:cs="Times New Roman"/>
          </w:rPr>
          <w:t>situations</w:t>
        </w:r>
        <w:r w:rsidR="00F14A31" w:rsidRPr="081331A7">
          <w:rPr>
            <w:rFonts w:cs="Times New Roman"/>
          </w:rPr>
          <w:t>. This includes not only recommendations to “just smile”</w:t>
        </w:r>
        <w:r w:rsidR="00236225" w:rsidRPr="081331A7">
          <w:rPr>
            <w:rFonts w:cs="Times New Roman"/>
          </w:rPr>
          <w:t xml:space="preserve">, but also </w:t>
        </w:r>
        <w:r w:rsidR="00C264C9" w:rsidRPr="081331A7">
          <w:rPr>
            <w:rFonts w:cs="Times New Roman"/>
          </w:rPr>
          <w:t xml:space="preserve">the </w:t>
        </w:r>
      </w:ins>
      <w:r w:rsidR="003C51AF" w:rsidRPr="081331A7">
        <w:rPr>
          <w:rFonts w:cs="Times New Roman"/>
        </w:rPr>
        <w:t xml:space="preserve">neuromuscular </w:t>
      </w:r>
      <w:ins w:id="58" w:author="Author edits" w:date="2025-12-30T12:48:00Z" w16du:dateUtc="2025-12-30T17:48:00Z">
        <w:r w:rsidR="006048BF" w:rsidRPr="081331A7">
          <w:rPr>
            <w:rFonts w:cs="Times New Roman"/>
          </w:rPr>
          <w:t xml:space="preserve">electrical </w:t>
        </w:r>
      </w:ins>
      <w:r w:rsidR="003C51AF" w:rsidRPr="081331A7">
        <w:rPr>
          <w:rFonts w:cs="Times New Roman"/>
        </w:rPr>
        <w:t xml:space="preserve">stimulation </w:t>
      </w:r>
      <w:ins w:id="59" w:author="Author edits" w:date="2025-12-30T12:48:00Z" w16du:dateUtc="2025-12-30T17:48:00Z">
        <w:r w:rsidR="00236225" w:rsidRPr="081331A7">
          <w:rPr>
            <w:rFonts w:cs="Times New Roman"/>
          </w:rPr>
          <w:t xml:space="preserve">of </w:t>
        </w:r>
        <w:r w:rsidR="00554660" w:rsidRPr="081331A7">
          <w:rPr>
            <w:rFonts w:cs="Times New Roman"/>
          </w:rPr>
          <w:t xml:space="preserve">facial musculature associated with </w:t>
        </w:r>
        <w:r w:rsidR="00236225" w:rsidRPr="081331A7">
          <w:rPr>
            <w:rFonts w:cs="Times New Roman"/>
          </w:rPr>
          <w:t xml:space="preserve">positive </w:t>
        </w:r>
        <w:r w:rsidR="00554660" w:rsidRPr="081331A7">
          <w:rPr>
            <w:rFonts w:cs="Times New Roman"/>
          </w:rPr>
          <w:t xml:space="preserve">expressions </w:t>
        </w:r>
      </w:ins>
      <w:r w:rsidRPr="081331A7">
        <w:rPr>
          <w:rFonts w:cs="Times New Roman"/>
        </w:rPr>
        <w:t>(</w:t>
      </w:r>
      <w:r w:rsidR="00DD10D1" w:rsidRPr="081331A7">
        <w:rPr>
          <w:rFonts w:cs="Times New Roman"/>
        </w:rPr>
        <w:t xml:space="preserve">Efthimiou, Baker, </w:t>
      </w:r>
      <w:proofErr w:type="spellStart"/>
      <w:r w:rsidR="00DD10D1" w:rsidRPr="081331A7">
        <w:rPr>
          <w:rFonts w:cs="Times New Roman"/>
        </w:rPr>
        <w:t>Elsenaar</w:t>
      </w:r>
      <w:proofErr w:type="spellEnd"/>
      <w:r w:rsidR="00DD10D1" w:rsidRPr="081331A7">
        <w:rPr>
          <w:rFonts w:cs="Times New Roman"/>
        </w:rPr>
        <w:t xml:space="preserve">, Mehu, &amp; Korb, 2025; </w:t>
      </w:r>
      <w:r w:rsidR="00E94377" w:rsidRPr="081331A7">
        <w:rPr>
          <w:rFonts w:cs="Times New Roman"/>
        </w:rPr>
        <w:t>Efthimiou et al., 2024)</w:t>
      </w:r>
      <w:r w:rsidRPr="081331A7">
        <w:rPr>
          <w:rFonts w:cs="Times New Roman"/>
        </w:rPr>
        <w:t xml:space="preserve"> </w:t>
      </w:r>
      <w:r w:rsidR="003C51AF" w:rsidRPr="081331A7">
        <w:rPr>
          <w:rFonts w:cs="Times New Roman"/>
        </w:rPr>
        <w:t xml:space="preserve">or </w:t>
      </w:r>
      <w:ins w:id="60" w:author="Author edits" w:date="2025-12-30T12:48:00Z" w16du:dateUtc="2025-12-30T17:48:00Z">
        <w:r w:rsidR="006048BF" w:rsidRPr="081331A7">
          <w:rPr>
            <w:rFonts w:cs="Times New Roman"/>
          </w:rPr>
          <w:t xml:space="preserve">the </w:t>
        </w:r>
        <w:r w:rsidR="00A40187" w:rsidRPr="081331A7">
          <w:rPr>
            <w:rFonts w:cs="Times New Roman"/>
          </w:rPr>
          <w:t xml:space="preserve">use of </w:t>
        </w:r>
      </w:ins>
      <w:r w:rsidR="00E614ED" w:rsidRPr="081331A7">
        <w:rPr>
          <w:rFonts w:cs="Times New Roman"/>
        </w:rPr>
        <w:t>Botox treatments</w:t>
      </w:r>
      <w:r w:rsidR="00677E64" w:rsidRPr="081331A7">
        <w:rPr>
          <w:rFonts w:cs="Times New Roman"/>
        </w:rPr>
        <w:t xml:space="preserve"> </w:t>
      </w:r>
      <w:ins w:id="61" w:author="Author edits" w:date="2025-12-30T12:48:00Z" w16du:dateUtc="2025-12-30T17:48:00Z">
        <w:r w:rsidR="00A40187" w:rsidRPr="081331A7">
          <w:rPr>
            <w:rFonts w:cs="Times New Roman"/>
          </w:rPr>
          <w:t xml:space="preserve">to inhibit activation in facial musculature associated with negative expressions </w:t>
        </w:r>
      </w:ins>
      <w:r w:rsidRPr="081331A7">
        <w:rPr>
          <w:rFonts w:cs="Times New Roman"/>
        </w:rPr>
        <w:t>(</w:t>
      </w:r>
      <w:r w:rsidR="00251074" w:rsidRPr="081331A7">
        <w:rPr>
          <w:rFonts w:cs="Times New Roman"/>
        </w:rPr>
        <w:t>Schulze et al., 2021</w:t>
      </w:r>
      <w:r w:rsidR="00F15976" w:rsidRPr="081331A7">
        <w:rPr>
          <w:rFonts w:cs="Times New Roman"/>
        </w:rPr>
        <w:t xml:space="preserve">; </w:t>
      </w:r>
      <w:r w:rsidR="007B2063" w:rsidRPr="081331A7">
        <w:rPr>
          <w:rFonts w:cs="Times New Roman"/>
        </w:rPr>
        <w:t>Wollmer, Magid, Kruger, &amp; Finzi, 2022</w:t>
      </w:r>
      <w:del w:id="62" w:author="Author edits" w:date="2025-12-30T12:48:00Z" w16du:dateUtc="2025-12-30T17:48:00Z">
        <w:r w:rsidRPr="00CF5EFD">
          <w:rPr>
            <w:rFonts w:cs="Times New Roman"/>
          </w:rPr>
          <w:delText>)</w:delText>
        </w:r>
        <w:r w:rsidR="000D114C" w:rsidRPr="00CF5EFD">
          <w:rPr>
            <w:rFonts w:cs="Times New Roman"/>
          </w:rPr>
          <w:delText>,</w:delText>
        </w:r>
        <w:r w:rsidRPr="00CF5EFD">
          <w:rPr>
            <w:rFonts w:cs="Times New Roman"/>
          </w:rPr>
          <w:delText xml:space="preserve"> to improve </w:delText>
        </w:r>
        <w:r w:rsidR="00E131FC" w:rsidRPr="00CF5EFD">
          <w:rPr>
            <w:rFonts w:cs="Times New Roman"/>
          </w:rPr>
          <w:delText xml:space="preserve">mood in </w:delText>
        </w:r>
        <w:r w:rsidR="00335638" w:rsidRPr="00CF5EFD">
          <w:rPr>
            <w:rFonts w:cs="Times New Roman"/>
          </w:rPr>
          <w:delText>ultra-</w:delText>
        </w:r>
        <w:r w:rsidR="00E131FC" w:rsidRPr="00CF5EFD">
          <w:rPr>
            <w:rFonts w:cs="Times New Roman"/>
          </w:rPr>
          <w:delText>negative contexts</w:delText>
        </w:r>
        <w:r w:rsidR="00335638" w:rsidRPr="00CF5EFD">
          <w:rPr>
            <w:rFonts w:cs="Times New Roman"/>
          </w:rPr>
          <w:delText>, like mental health crises</w:delText>
        </w:r>
        <w:r w:rsidRPr="00CF5EFD">
          <w:rPr>
            <w:rFonts w:cs="Times New Roman"/>
          </w:rPr>
          <w:delText>.</w:delText>
        </w:r>
      </w:del>
      <w:ins w:id="63" w:author="Author edits" w:date="2025-12-30T12:48:00Z" w16du:dateUtc="2025-12-30T17:48:00Z">
        <w:r w:rsidRPr="081331A7">
          <w:rPr>
            <w:rFonts w:cs="Times New Roman"/>
          </w:rPr>
          <w:t>)</w:t>
        </w:r>
        <w:r w:rsidR="004B76C0">
          <w:rPr>
            <w:rFonts w:cs="Times New Roman"/>
          </w:rPr>
          <w:t>.</w:t>
        </w:r>
      </w:ins>
      <w:r w:rsidRPr="081331A7">
        <w:rPr>
          <w:rFonts w:cs="Times New Roman"/>
        </w:rPr>
        <w:t xml:space="preserve"> (</w:t>
      </w:r>
      <w:r w:rsidR="00C0223D" w:rsidRPr="081331A7">
        <w:rPr>
          <w:rFonts w:cs="Times New Roman"/>
        </w:rPr>
        <w:t>For critiques</w:t>
      </w:r>
      <w:ins w:id="64" w:author="Author edits" w:date="2025-12-30T12:48:00Z" w16du:dateUtc="2025-12-30T17:48:00Z">
        <w:r w:rsidR="00C27E24" w:rsidRPr="081331A7">
          <w:rPr>
            <w:rFonts w:cs="Times New Roman"/>
          </w:rPr>
          <w:t xml:space="preserve"> of such clinical translations</w:t>
        </w:r>
      </w:ins>
      <w:r w:rsidR="00C0223D" w:rsidRPr="081331A7">
        <w:rPr>
          <w:rFonts w:cs="Times New Roman"/>
        </w:rPr>
        <w:t xml:space="preserve">, see </w:t>
      </w:r>
      <w:r w:rsidR="00A50E1D" w:rsidRPr="081331A7">
        <w:rPr>
          <w:rFonts w:cs="Times New Roman"/>
        </w:rPr>
        <w:t xml:space="preserve">Coles &amp; Larsen, 2021; </w:t>
      </w:r>
      <w:r w:rsidR="001D1A8D" w:rsidRPr="081331A7">
        <w:rPr>
          <w:rFonts w:cs="Times New Roman"/>
        </w:rPr>
        <w:t xml:space="preserve">Coles, Larsen, Kuribayashi, </w:t>
      </w:r>
      <w:r w:rsidR="00206B9F" w:rsidRPr="081331A7">
        <w:rPr>
          <w:rFonts w:cs="Times New Roman"/>
        </w:rPr>
        <w:t xml:space="preserve">&amp; </w:t>
      </w:r>
      <w:proofErr w:type="spellStart"/>
      <w:r w:rsidR="00206B9F" w:rsidRPr="081331A7">
        <w:rPr>
          <w:rFonts w:cs="Times New Roman"/>
        </w:rPr>
        <w:t>Kuelz</w:t>
      </w:r>
      <w:proofErr w:type="spellEnd"/>
      <w:r w:rsidR="00206B9F" w:rsidRPr="081331A7">
        <w:rPr>
          <w:rFonts w:cs="Times New Roman"/>
        </w:rPr>
        <w:t>, 2019</w:t>
      </w:r>
      <w:r w:rsidR="0015596A" w:rsidRPr="081331A7">
        <w:rPr>
          <w:rFonts w:cs="Times New Roman"/>
        </w:rPr>
        <w:t>.</w:t>
      </w:r>
      <w:r w:rsidR="007A17EE" w:rsidRPr="081331A7">
        <w:rPr>
          <w:rFonts w:cs="Times New Roman"/>
        </w:rPr>
        <w:t>)</w:t>
      </w:r>
    </w:p>
    <w:p w14:paraId="329C087A" w14:textId="77777777" w:rsidR="0078296D" w:rsidRDefault="7924828E" w:rsidP="0078296D">
      <w:pPr>
        <w:ind w:firstLine="720"/>
        <w:rPr>
          <w:del w:id="65" w:author="Author edits" w:date="2025-12-30T12:48:00Z" w16du:dateUtc="2025-12-30T17:48:00Z"/>
          <w:rFonts w:cs="Times New Roman"/>
        </w:rPr>
      </w:pPr>
      <w:del w:id="66" w:author="Author edits" w:date="2025-12-30T12:48:00Z" w16du:dateUtc="2025-12-30T17:48:00Z">
        <w:r w:rsidRPr="7283F3E1">
          <w:rPr>
            <w:rFonts w:cs="Times New Roman"/>
          </w:rPr>
          <w:delText xml:space="preserve">More fundamentally, the emotion incongruence account </w:delText>
        </w:r>
        <w:r w:rsidR="2F7EFC61" w:rsidRPr="7283F3E1">
          <w:rPr>
            <w:rFonts w:cs="Times New Roman"/>
          </w:rPr>
          <w:delText>connects</w:delText>
        </w:r>
        <w:r w:rsidR="1CF65FA2" w:rsidRPr="7283F3E1">
          <w:rPr>
            <w:rFonts w:cs="Times New Roman"/>
          </w:rPr>
          <w:delText xml:space="preserve"> to</w:delText>
        </w:r>
        <w:r w:rsidR="671FBB04" w:rsidRPr="7283F3E1">
          <w:rPr>
            <w:rFonts w:cs="Times New Roman"/>
          </w:rPr>
          <w:delText xml:space="preserve"> debates</w:delText>
        </w:r>
        <w:r w:rsidRPr="7283F3E1">
          <w:rPr>
            <w:rFonts w:cs="Times New Roman"/>
          </w:rPr>
          <w:delText xml:space="preserve"> </w:delText>
        </w:r>
        <w:r w:rsidR="671FBB04" w:rsidRPr="7283F3E1">
          <w:rPr>
            <w:rFonts w:cs="Times New Roman"/>
          </w:rPr>
          <w:delText xml:space="preserve">about the </w:delText>
        </w:r>
        <w:r w:rsidRPr="7283F3E1">
          <w:rPr>
            <w:rFonts w:cs="Times New Roman"/>
          </w:rPr>
          <w:delText xml:space="preserve">nature of emotion embodiment effects. </w:delText>
        </w:r>
        <w:r w:rsidR="02CBB399" w:rsidRPr="7283F3E1">
          <w:rPr>
            <w:rFonts w:cs="Times New Roman"/>
          </w:rPr>
          <w:delText xml:space="preserve">When explaining </w:delText>
        </w:r>
        <w:r w:rsidR="02CBB399" w:rsidRPr="7283F3E1">
          <w:rPr>
            <w:rFonts w:cs="Times New Roman"/>
            <w:i/>
            <w:iCs/>
          </w:rPr>
          <w:delText>why</w:delText>
        </w:r>
        <w:r w:rsidR="02CBB399" w:rsidRPr="7283F3E1">
          <w:rPr>
            <w:rFonts w:cs="Times New Roman"/>
          </w:rPr>
          <w:delText xml:space="preserve"> posed smiles influence happiness</w:delText>
        </w:r>
        <w:r w:rsidR="7EFB6EC7" w:rsidRPr="7283F3E1">
          <w:rPr>
            <w:rFonts w:cs="Times New Roman"/>
          </w:rPr>
          <w:delText xml:space="preserve">, some theorists have described biologically innate mechanisms that should be relatively </w:delText>
        </w:r>
        <w:r w:rsidR="26335EC1" w:rsidRPr="7283F3E1">
          <w:rPr>
            <w:rFonts w:cs="Times New Roman"/>
          </w:rPr>
          <w:lastRenderedPageBreak/>
          <w:delText>immutable</w:delText>
        </w:r>
        <w:r w:rsidR="015245C4" w:rsidRPr="7283F3E1">
          <w:rPr>
            <w:rFonts w:cs="Times New Roman"/>
          </w:rPr>
          <w:delText xml:space="preserve"> </w:delText>
        </w:r>
        <w:r w:rsidR="78817DAC" w:rsidRPr="7283F3E1">
          <w:rPr>
            <w:rFonts w:cs="Times New Roman"/>
          </w:rPr>
          <w:delText xml:space="preserve">across </w:delText>
        </w:r>
        <w:r w:rsidR="27100B35" w:rsidRPr="7283F3E1">
          <w:rPr>
            <w:rFonts w:cs="Times New Roman"/>
          </w:rPr>
          <w:delText>contexts (Coan, Allen, &amp; Harmon-Jones, 2001; Gellhorn, 1964; Levenson, Ekman, &amp; Friesen, 1990; Levenson, Ekman, Heider, &amp; Friesen, 1992; Zajonc, 1985</w:delText>
        </w:r>
        <w:r w:rsidR="006168E3">
          <w:rPr>
            <w:rFonts w:cs="Times New Roman"/>
          </w:rPr>
          <w:delText>;</w:delText>
        </w:r>
        <w:r w:rsidR="27100B35" w:rsidRPr="7283F3E1">
          <w:rPr>
            <w:rFonts w:cs="Times New Roman"/>
          </w:rPr>
          <w:delText xml:space="preserve"> Zajonc, Murphy, &amp; Inglehart, 1989). </w:delText>
        </w:r>
        <w:r w:rsidR="7EFB6EC7" w:rsidRPr="7283F3E1">
          <w:rPr>
            <w:rFonts w:cs="Times New Roman"/>
          </w:rPr>
          <w:delText>For example,</w:delText>
        </w:r>
        <w:r w:rsidR="39A0CF7F" w:rsidRPr="7283F3E1">
          <w:rPr>
            <w:rFonts w:cs="Times New Roman"/>
          </w:rPr>
          <w:delText xml:space="preserve"> Levenson and colleagues </w:delText>
        </w:r>
        <w:r w:rsidR="18189428" w:rsidRPr="7283F3E1">
          <w:rPr>
            <w:rFonts w:cs="Times New Roman"/>
          </w:rPr>
          <w:delText>(1990, 1992)</w:delText>
        </w:r>
        <w:r w:rsidR="39A0CF7F" w:rsidRPr="7283F3E1">
          <w:rPr>
            <w:rFonts w:cs="Times New Roman"/>
          </w:rPr>
          <w:delText xml:space="preserve"> suggested that </w:delText>
        </w:r>
        <w:r w:rsidR="458E87FF" w:rsidRPr="7283F3E1">
          <w:rPr>
            <w:rFonts w:cs="Times New Roman"/>
          </w:rPr>
          <w:delText xml:space="preserve">efferent feedback from posed </w:delText>
        </w:r>
        <w:r w:rsidR="39A0CF7F" w:rsidRPr="7283F3E1">
          <w:rPr>
            <w:rFonts w:cs="Times New Roman"/>
          </w:rPr>
          <w:delText xml:space="preserve">facial </w:delText>
        </w:r>
        <w:r w:rsidR="458E87FF" w:rsidRPr="7283F3E1">
          <w:rPr>
            <w:rFonts w:cs="Times New Roman"/>
          </w:rPr>
          <w:delText xml:space="preserve">expressions </w:delText>
        </w:r>
        <w:r w:rsidR="2F7F9E40" w:rsidRPr="7283F3E1">
          <w:rPr>
            <w:rFonts w:cs="Times New Roman"/>
          </w:rPr>
          <w:delText xml:space="preserve">of happiness </w:delText>
        </w:r>
        <w:r w:rsidR="13EB90DD" w:rsidRPr="7283F3E1">
          <w:rPr>
            <w:rFonts w:cs="Times New Roman"/>
          </w:rPr>
          <w:delText>trigger</w:delText>
        </w:r>
        <w:r w:rsidR="64055EC5" w:rsidRPr="7283F3E1">
          <w:rPr>
            <w:rFonts w:cs="Times New Roman"/>
          </w:rPr>
          <w:delText>s</w:delText>
        </w:r>
        <w:r w:rsidR="13EB90DD" w:rsidRPr="7283F3E1">
          <w:rPr>
            <w:rFonts w:cs="Times New Roman"/>
          </w:rPr>
          <w:delText xml:space="preserve"> </w:delText>
        </w:r>
        <w:r w:rsidR="0A13C9F6" w:rsidRPr="7283F3E1">
          <w:rPr>
            <w:rFonts w:cs="Times New Roman"/>
          </w:rPr>
          <w:delText xml:space="preserve">neural circuitry </w:delText>
        </w:r>
        <w:r w:rsidR="2F7F9E40" w:rsidRPr="7283F3E1">
          <w:rPr>
            <w:rFonts w:cs="Times New Roman"/>
          </w:rPr>
          <w:delText xml:space="preserve">responsible for producing </w:delText>
        </w:r>
        <w:r w:rsidR="77C5888C" w:rsidRPr="7283F3E1">
          <w:rPr>
            <w:rFonts w:cs="Times New Roman"/>
          </w:rPr>
          <w:delText>a</w:delText>
        </w:r>
        <w:r w:rsidR="660BBE2C" w:rsidRPr="7283F3E1">
          <w:rPr>
            <w:rFonts w:cs="Times New Roman"/>
          </w:rPr>
          <w:delText>n emotion-specific</w:delText>
        </w:r>
        <w:r w:rsidR="430F3553" w:rsidRPr="7283F3E1">
          <w:rPr>
            <w:rFonts w:cs="Times New Roman"/>
          </w:rPr>
          <w:delText xml:space="preserve"> set of</w:delText>
        </w:r>
        <w:r w:rsidR="2F7F9E40" w:rsidRPr="7283F3E1">
          <w:rPr>
            <w:rFonts w:cs="Times New Roman"/>
          </w:rPr>
          <w:delText xml:space="preserve"> physiological </w:delText>
        </w:r>
        <w:r w:rsidR="430F3553" w:rsidRPr="7283F3E1">
          <w:rPr>
            <w:rFonts w:cs="Times New Roman"/>
          </w:rPr>
          <w:delText>activity</w:delText>
        </w:r>
        <w:r w:rsidR="6ACA5E8C" w:rsidRPr="7283F3E1">
          <w:rPr>
            <w:rFonts w:cs="Times New Roman"/>
          </w:rPr>
          <w:delText xml:space="preserve">. </w:delText>
        </w:r>
        <w:r w:rsidR="1A74121E" w:rsidRPr="7283F3E1">
          <w:rPr>
            <w:rFonts w:cs="Times New Roman"/>
          </w:rPr>
          <w:delText xml:space="preserve">This mechanism is </w:delText>
        </w:r>
        <w:r w:rsidR="55B9C8D1" w:rsidRPr="7283F3E1">
          <w:rPr>
            <w:rFonts w:cs="Times New Roman"/>
          </w:rPr>
          <w:delText xml:space="preserve">described as </w:delText>
        </w:r>
        <w:r w:rsidR="64055EC5" w:rsidRPr="7283F3E1">
          <w:rPr>
            <w:rFonts w:cs="Times New Roman"/>
          </w:rPr>
          <w:delText xml:space="preserve">biologically innate and thus </w:delText>
        </w:r>
        <w:r w:rsidR="78BE5E34" w:rsidRPr="7283F3E1">
          <w:rPr>
            <w:rFonts w:cs="Times New Roman"/>
          </w:rPr>
          <w:delText>robust across different contexts</w:delText>
        </w:r>
        <w:r w:rsidR="156AE5A4" w:rsidRPr="7283F3E1">
          <w:rPr>
            <w:rFonts w:cs="Times New Roman"/>
          </w:rPr>
          <w:delText xml:space="preserve">. For example, Levenson and colleagues </w:delText>
        </w:r>
        <w:r w:rsidR="3CA45A41" w:rsidRPr="7283F3E1">
          <w:rPr>
            <w:rFonts w:cs="Times New Roman"/>
          </w:rPr>
          <w:delText>report observing such effects among actors, scientists,</w:delText>
        </w:r>
        <w:r w:rsidR="4A907EEC" w:rsidRPr="7283F3E1">
          <w:rPr>
            <w:rFonts w:cs="Times New Roman"/>
          </w:rPr>
          <w:delText xml:space="preserve"> members of the</w:delText>
        </w:r>
        <w:r w:rsidR="26CF2FF2" w:rsidRPr="7283F3E1">
          <w:rPr>
            <w:rFonts w:cs="Times New Roman"/>
          </w:rPr>
          <w:delText>ir</w:delText>
        </w:r>
        <w:r w:rsidR="4A907EEC" w:rsidRPr="7283F3E1">
          <w:rPr>
            <w:rFonts w:cs="Times New Roman"/>
          </w:rPr>
          <w:delText xml:space="preserve"> general population, and even </w:delText>
        </w:r>
        <w:r w:rsidR="32D43FD1" w:rsidRPr="7283F3E1">
          <w:rPr>
            <w:rFonts w:cs="Times New Roman"/>
          </w:rPr>
          <w:delText xml:space="preserve">an indigenous </w:delText>
        </w:r>
        <w:r w:rsidR="5B382893" w:rsidRPr="7283F3E1">
          <w:rPr>
            <w:rFonts w:cs="Times New Roman"/>
          </w:rPr>
          <w:delText>ethnic group</w:delText>
        </w:r>
        <w:r w:rsidR="31A1EB49" w:rsidRPr="7283F3E1">
          <w:rPr>
            <w:rFonts w:cs="Times New Roman"/>
          </w:rPr>
          <w:delText xml:space="preserve"> in the highlands of West Sumatra </w:delText>
        </w:r>
        <w:r w:rsidR="18189428" w:rsidRPr="7283F3E1">
          <w:rPr>
            <w:rFonts w:cs="Times New Roman"/>
          </w:rPr>
          <w:delText>(1990, 1992)</w:delText>
        </w:r>
        <w:r w:rsidR="31A1EB49" w:rsidRPr="7283F3E1">
          <w:rPr>
            <w:rFonts w:cs="Times New Roman"/>
          </w:rPr>
          <w:delText>.</w:delText>
        </w:r>
        <w:r w:rsidR="5EE781F0" w:rsidRPr="7283F3E1">
          <w:rPr>
            <w:rFonts w:cs="Times New Roman"/>
          </w:rPr>
          <w:delText xml:space="preserve"> </w:delText>
        </w:r>
        <w:r w:rsidR="429B34E9" w:rsidRPr="7283F3E1">
          <w:rPr>
            <w:rFonts w:cs="Times New Roman"/>
          </w:rPr>
          <w:delText>T</w:delText>
        </w:r>
        <w:r w:rsidR="3ED9E547" w:rsidRPr="7283F3E1">
          <w:rPr>
            <w:rFonts w:cs="Times New Roman"/>
          </w:rPr>
          <w:delText xml:space="preserve">hus, </w:delText>
        </w:r>
        <w:r w:rsidR="4B5CB5F8" w:rsidRPr="7283F3E1">
          <w:rPr>
            <w:rFonts w:cs="Times New Roman"/>
          </w:rPr>
          <w:delText>t</w:delText>
        </w:r>
        <w:r w:rsidR="429B34E9" w:rsidRPr="7283F3E1">
          <w:rPr>
            <w:rFonts w:cs="Times New Roman"/>
          </w:rPr>
          <w:delText xml:space="preserve">o the extent that </w:delText>
        </w:r>
        <w:r w:rsidR="78587BF5" w:rsidRPr="7283F3E1">
          <w:rPr>
            <w:rFonts w:cs="Times New Roman"/>
          </w:rPr>
          <w:delText>the effects of posed smiles</w:delText>
        </w:r>
        <w:r w:rsidR="5EA9997A" w:rsidRPr="7283F3E1">
          <w:rPr>
            <w:rFonts w:cs="Times New Roman"/>
          </w:rPr>
          <w:delText xml:space="preserve"> </w:delText>
        </w:r>
        <w:r w:rsidR="25315469" w:rsidRPr="7283F3E1">
          <w:rPr>
            <w:rFonts w:cs="Times New Roman"/>
          </w:rPr>
          <w:delText xml:space="preserve">on mood </w:delText>
        </w:r>
        <w:r w:rsidR="5EA9997A" w:rsidRPr="7283F3E1">
          <w:rPr>
            <w:rFonts w:cs="Times New Roman"/>
          </w:rPr>
          <w:delText xml:space="preserve">are indeed driven by </w:delText>
        </w:r>
        <w:r w:rsidR="7F2EC125" w:rsidRPr="7283F3E1">
          <w:rPr>
            <w:rFonts w:cs="Times New Roman"/>
          </w:rPr>
          <w:delText xml:space="preserve">biologically innate links </w:delText>
        </w:r>
        <w:r w:rsidR="031B4D74" w:rsidRPr="7283F3E1">
          <w:rPr>
            <w:rFonts w:cs="Times New Roman"/>
          </w:rPr>
          <w:delText xml:space="preserve">with </w:delText>
        </w:r>
        <w:r w:rsidR="7F2EC125" w:rsidRPr="7283F3E1">
          <w:rPr>
            <w:rFonts w:cs="Times New Roman"/>
          </w:rPr>
          <w:delText>emotion-</w:delText>
        </w:r>
        <w:r w:rsidR="031B4D74" w:rsidRPr="7283F3E1">
          <w:rPr>
            <w:rFonts w:cs="Times New Roman"/>
          </w:rPr>
          <w:delText>inducing</w:delText>
        </w:r>
        <w:r w:rsidR="7F2EC125" w:rsidRPr="7283F3E1">
          <w:rPr>
            <w:rFonts w:cs="Times New Roman"/>
          </w:rPr>
          <w:delText xml:space="preserve"> neural circuity, </w:delText>
        </w:r>
        <w:r w:rsidR="32B65C95" w:rsidRPr="7283F3E1">
          <w:rPr>
            <w:rFonts w:cs="Times New Roman"/>
          </w:rPr>
          <w:delText>one shou</w:delText>
        </w:r>
        <w:r w:rsidR="031B4D74" w:rsidRPr="7283F3E1">
          <w:rPr>
            <w:rFonts w:cs="Times New Roman"/>
          </w:rPr>
          <w:delText xml:space="preserve">ld </w:delText>
        </w:r>
        <w:r w:rsidR="0791E458" w:rsidRPr="7283F3E1">
          <w:rPr>
            <w:rFonts w:cs="Times New Roman"/>
          </w:rPr>
          <w:delText>expect such effects to emerge in both positive and negative contexts.</w:delText>
        </w:r>
      </w:del>
    </w:p>
    <w:p w14:paraId="26FDEC7D" w14:textId="77777777" w:rsidR="002E4AD6" w:rsidRPr="00CF5EFD" w:rsidRDefault="002E4AD6" w:rsidP="0078296D">
      <w:pPr>
        <w:ind w:firstLine="720"/>
        <w:rPr>
          <w:del w:id="67" w:author="Author edits" w:date="2025-12-30T12:48:00Z" w16du:dateUtc="2025-12-30T17:48:00Z"/>
          <w:rFonts w:cs="Times New Roman"/>
        </w:rPr>
      </w:pPr>
      <w:del w:id="68" w:author="Author edits" w:date="2025-12-30T12:48:00Z" w16du:dateUtc="2025-12-30T17:48:00Z">
        <w:r w:rsidRPr="00CF5EFD">
          <w:rPr>
            <w:rFonts w:cs="Times New Roman"/>
          </w:rPr>
          <w:delText xml:space="preserve">Other theorists, however, </w:delText>
        </w:r>
        <w:r w:rsidR="007C1EF8" w:rsidRPr="00CF5EFD">
          <w:rPr>
            <w:rFonts w:cs="Times New Roman"/>
          </w:rPr>
          <w:delText xml:space="preserve">emphasize </w:delText>
        </w:r>
        <w:r w:rsidR="009576A7" w:rsidRPr="00CF5EFD">
          <w:rPr>
            <w:rFonts w:cs="Times New Roman"/>
          </w:rPr>
          <w:delText xml:space="preserve">that </w:delText>
        </w:r>
        <w:r w:rsidR="00FE576D" w:rsidRPr="00CF5EFD">
          <w:rPr>
            <w:rFonts w:cs="Times New Roman"/>
          </w:rPr>
          <w:delText>emotion embodiment effects</w:delText>
        </w:r>
        <w:r w:rsidR="009576A7" w:rsidRPr="00CF5EFD">
          <w:rPr>
            <w:rFonts w:cs="Times New Roman"/>
          </w:rPr>
          <w:delText xml:space="preserve"> </w:delText>
        </w:r>
        <w:r w:rsidR="00E2026C" w:rsidRPr="00CF5EFD">
          <w:rPr>
            <w:rFonts w:cs="Times New Roman"/>
          </w:rPr>
          <w:delText>depend on context</w:delText>
        </w:r>
        <w:r w:rsidR="00FE576D" w:rsidRPr="00CF5EFD">
          <w:rPr>
            <w:rFonts w:cs="Times New Roman"/>
          </w:rPr>
          <w:delText>.</w:delText>
        </w:r>
        <w:r w:rsidR="00044787" w:rsidRPr="00CF5EFD">
          <w:rPr>
            <w:rFonts w:cs="Times New Roman"/>
          </w:rPr>
          <w:delText xml:space="preserve"> </w:delText>
        </w:r>
        <w:r w:rsidR="00C559B2" w:rsidRPr="00CF5EFD">
          <w:rPr>
            <w:rFonts w:cs="Times New Roman"/>
          </w:rPr>
          <w:delText>S</w:delText>
        </w:r>
        <w:r w:rsidR="006C60FF" w:rsidRPr="00CF5EFD">
          <w:rPr>
            <w:rFonts w:cs="Times New Roman"/>
          </w:rPr>
          <w:delText xml:space="preserve">elf-perception theorists emphasize that individuals consider </w:delText>
        </w:r>
        <w:r w:rsidR="006C60FF" w:rsidRPr="00CF5EFD">
          <w:rPr>
            <w:rFonts w:cs="Times New Roman"/>
            <w:i/>
          </w:rPr>
          <w:delText>both</w:delText>
        </w:r>
        <w:r w:rsidR="006C60FF" w:rsidRPr="00CF5EFD">
          <w:rPr>
            <w:rFonts w:cs="Times New Roman"/>
          </w:rPr>
          <w:delText xml:space="preserve"> </w:delText>
        </w:r>
        <w:r w:rsidR="00AC3024" w:rsidRPr="00CF5EFD">
          <w:rPr>
            <w:rFonts w:cs="Times New Roman"/>
          </w:rPr>
          <w:delText xml:space="preserve">bodily and situational cues when </w:delText>
        </w:r>
        <w:r w:rsidR="00A54B8B" w:rsidRPr="00CF5EFD">
          <w:rPr>
            <w:rFonts w:cs="Times New Roman"/>
          </w:rPr>
          <w:delText>making inferences about their emotions</w:delText>
        </w:r>
        <w:r w:rsidR="00D7663D" w:rsidRPr="00CF5EFD">
          <w:rPr>
            <w:rFonts w:cs="Times New Roman"/>
          </w:rPr>
          <w:delText xml:space="preserve"> (</w:delText>
        </w:r>
        <w:r w:rsidR="00F4143A">
          <w:rPr>
            <w:rFonts w:cs="Times New Roman"/>
          </w:rPr>
          <w:delText>Duclos &amp; Laird, 2001;</w:delText>
        </w:r>
        <w:r w:rsidR="00F4143A" w:rsidRPr="00F4143A">
          <w:delText xml:space="preserve"> </w:delText>
        </w:r>
        <w:r w:rsidR="00F4143A" w:rsidRPr="00F4143A">
          <w:rPr>
            <w:rFonts w:cs="Times New Roman"/>
          </w:rPr>
          <w:delText>Laird, 1974</w:delText>
        </w:r>
        <w:r w:rsidR="004B77A2" w:rsidRPr="00CF5EFD">
          <w:rPr>
            <w:rFonts w:cs="Times New Roman"/>
          </w:rPr>
          <w:delText>; Laird &amp; Stout, 2007</w:delText>
        </w:r>
        <w:r w:rsidR="00D7663D" w:rsidRPr="00CF5EFD">
          <w:rPr>
            <w:rFonts w:cs="Times New Roman"/>
          </w:rPr>
          <w:delText>)</w:delText>
        </w:r>
        <w:r w:rsidR="00A54B8B" w:rsidRPr="00CF5EFD">
          <w:rPr>
            <w:rFonts w:cs="Times New Roman"/>
          </w:rPr>
          <w:delText>.</w:delText>
        </w:r>
        <w:r w:rsidR="000766AC" w:rsidRPr="00CF5EFD">
          <w:rPr>
            <w:rFonts w:cs="Times New Roman"/>
          </w:rPr>
          <w:delText xml:space="preserve"> </w:delText>
        </w:r>
        <w:r w:rsidR="00C559B2" w:rsidRPr="00CF5EFD">
          <w:rPr>
            <w:rFonts w:cs="Times New Roman"/>
          </w:rPr>
          <w:delText>For instance,</w:delText>
        </w:r>
        <w:r w:rsidR="003A4A38" w:rsidRPr="00CF5EFD">
          <w:rPr>
            <w:rFonts w:cs="Times New Roman"/>
          </w:rPr>
          <w:delText xml:space="preserve"> a </w:delText>
        </w:r>
        <w:r w:rsidR="00210B98" w:rsidRPr="00CF5EFD">
          <w:rPr>
            <w:rFonts w:cs="Times New Roman"/>
          </w:rPr>
          <w:delText>posed</w:delText>
        </w:r>
        <w:r w:rsidR="003A4A38" w:rsidRPr="00CF5EFD">
          <w:rPr>
            <w:rFonts w:cs="Times New Roman"/>
          </w:rPr>
          <w:delText xml:space="preserve"> smile</w:delText>
        </w:r>
        <w:r w:rsidR="00573346" w:rsidRPr="00CF5EFD">
          <w:rPr>
            <w:rFonts w:cs="Times New Roman"/>
          </w:rPr>
          <w:delText xml:space="preserve"> may be </w:delText>
        </w:r>
        <w:r w:rsidR="00A355AB" w:rsidRPr="00CF5EFD">
          <w:rPr>
            <w:rFonts w:cs="Times New Roman"/>
          </w:rPr>
          <w:delText xml:space="preserve">perceived as a sign of happiness </w:delText>
        </w:r>
        <w:r w:rsidR="00A471D5" w:rsidRPr="00CF5EFD">
          <w:rPr>
            <w:rFonts w:cs="Times New Roman"/>
          </w:rPr>
          <w:delText xml:space="preserve">when </w:delText>
        </w:r>
        <w:r w:rsidR="00E2176C" w:rsidRPr="00CF5EFD">
          <w:rPr>
            <w:rFonts w:cs="Times New Roman"/>
          </w:rPr>
          <w:delText xml:space="preserve">in a care-free setting, but </w:delText>
        </w:r>
        <w:r w:rsidR="00506169" w:rsidRPr="00CF5EFD">
          <w:rPr>
            <w:rFonts w:cs="Times New Roman"/>
          </w:rPr>
          <w:delText>not</w:delText>
        </w:r>
        <w:r w:rsidR="00087ED3" w:rsidRPr="00CF5EFD">
          <w:rPr>
            <w:rFonts w:cs="Times New Roman"/>
          </w:rPr>
          <w:delText xml:space="preserve"> one with yelling customers</w:delText>
        </w:r>
        <w:r w:rsidR="00B40389" w:rsidRPr="00CF5EFD">
          <w:rPr>
            <w:rFonts w:cs="Times New Roman"/>
          </w:rPr>
          <w:delText xml:space="preserve">. </w:delText>
        </w:r>
        <w:r w:rsidR="005108F2" w:rsidRPr="00CF5EFD">
          <w:rPr>
            <w:rFonts w:cs="Times New Roman"/>
          </w:rPr>
          <w:delText>Like</w:delText>
        </w:r>
        <w:r w:rsidR="00FD0D16" w:rsidRPr="00CF5EFD">
          <w:rPr>
            <w:rFonts w:cs="Times New Roman"/>
          </w:rPr>
          <w:delText xml:space="preserve"> many experiments</w:delText>
        </w:r>
        <w:r w:rsidR="006164A5" w:rsidRPr="00CF5EFD">
          <w:rPr>
            <w:rFonts w:cs="Times New Roman"/>
          </w:rPr>
          <w:delText xml:space="preserve"> on the topic</w:delText>
        </w:r>
        <w:r w:rsidR="000E5DB2" w:rsidRPr="00CF5EFD">
          <w:rPr>
            <w:rFonts w:cs="Times New Roman"/>
          </w:rPr>
          <w:delText>,</w:delText>
        </w:r>
        <w:r w:rsidR="00C933B7" w:rsidRPr="00CF5EFD">
          <w:rPr>
            <w:rFonts w:cs="Times New Roman"/>
          </w:rPr>
          <w:delText xml:space="preserve"> </w:delText>
        </w:r>
        <w:r w:rsidR="005710D6" w:rsidRPr="00CF5EFD">
          <w:rPr>
            <w:rFonts w:cs="Times New Roman"/>
          </w:rPr>
          <w:delText>aforementioned work by Levenson</w:delText>
        </w:r>
        <w:r w:rsidR="00E434E2" w:rsidRPr="00CF5EFD">
          <w:rPr>
            <w:rFonts w:cs="Times New Roman"/>
          </w:rPr>
          <w:delText xml:space="preserve"> and colleagues </w:delText>
        </w:r>
        <w:r w:rsidR="00AF230E" w:rsidRPr="00CF5EFD">
          <w:rPr>
            <w:rFonts w:cs="Times New Roman"/>
          </w:rPr>
          <w:delText xml:space="preserve">had participants pose </w:delText>
        </w:r>
        <w:r w:rsidR="00AF73ED" w:rsidRPr="00CF5EFD">
          <w:rPr>
            <w:rFonts w:cs="Times New Roman"/>
          </w:rPr>
          <w:delText>smiles</w:delText>
        </w:r>
        <w:r w:rsidR="001B40A0" w:rsidRPr="00CF5EFD">
          <w:rPr>
            <w:rFonts w:cs="Times New Roman"/>
          </w:rPr>
          <w:delText xml:space="preserve"> in </w:delText>
        </w:r>
        <w:r w:rsidR="006164A5" w:rsidRPr="00CF5EFD">
          <w:rPr>
            <w:rFonts w:cs="Times New Roman"/>
          </w:rPr>
          <w:delText xml:space="preserve">a </w:delText>
        </w:r>
        <w:r w:rsidR="00E33D7C" w:rsidRPr="00CF5EFD">
          <w:rPr>
            <w:rFonts w:cs="Times New Roman"/>
          </w:rPr>
          <w:delText>relatively neutral context</w:delText>
        </w:r>
        <w:r w:rsidR="0094586A">
          <w:rPr>
            <w:rFonts w:cs="Times New Roman"/>
          </w:rPr>
          <w:delText xml:space="preserve"> </w:delText>
        </w:r>
        <w:r w:rsidR="0094586A" w:rsidRPr="00901AE3">
          <w:rPr>
            <w:rFonts w:cs="Times New Roman"/>
          </w:rPr>
          <w:delText>(1990, 1992)</w:delText>
        </w:r>
        <w:r w:rsidR="009B57D3" w:rsidRPr="00CF5EFD">
          <w:rPr>
            <w:rFonts w:cs="Times New Roman"/>
          </w:rPr>
          <w:delText xml:space="preserve">. </w:delText>
        </w:r>
        <w:r w:rsidR="00BE2016" w:rsidRPr="00CF5EFD">
          <w:rPr>
            <w:rFonts w:cs="Times New Roman"/>
          </w:rPr>
          <w:delText>However, w</w:delText>
        </w:r>
        <w:r w:rsidR="00763C08" w:rsidRPr="00CF5EFD">
          <w:rPr>
            <w:rFonts w:cs="Times New Roman"/>
          </w:rPr>
          <w:delText>hen extend</w:delText>
        </w:r>
        <w:r w:rsidR="006375C7" w:rsidRPr="00CF5EFD">
          <w:rPr>
            <w:rFonts w:cs="Times New Roman"/>
          </w:rPr>
          <w:delText xml:space="preserve">ing such paradigms </w:delText>
        </w:r>
        <w:r w:rsidR="00763C08" w:rsidRPr="00CF5EFD">
          <w:rPr>
            <w:rFonts w:cs="Times New Roman"/>
          </w:rPr>
          <w:delText xml:space="preserve">to </w:delText>
        </w:r>
        <w:r w:rsidR="006375C7" w:rsidRPr="00CF5EFD">
          <w:rPr>
            <w:rFonts w:cs="Times New Roman"/>
          </w:rPr>
          <w:delText xml:space="preserve">include </w:delText>
        </w:r>
        <w:r w:rsidR="00763C08" w:rsidRPr="00CF5EFD">
          <w:rPr>
            <w:rFonts w:cs="Times New Roman"/>
          </w:rPr>
          <w:delText>stressful contexts</w:delText>
        </w:r>
        <w:r w:rsidR="006375C7" w:rsidRPr="00CF5EFD">
          <w:rPr>
            <w:rFonts w:cs="Times New Roman"/>
          </w:rPr>
          <w:delText xml:space="preserve"> – </w:delText>
        </w:r>
        <w:r w:rsidR="001E7371" w:rsidRPr="00CF5EFD">
          <w:rPr>
            <w:rFonts w:cs="Times New Roman"/>
          </w:rPr>
          <w:delText xml:space="preserve">like being submerged in ice water </w:delText>
        </w:r>
        <w:r w:rsidR="00D84D25" w:rsidRPr="00CF5EFD">
          <w:rPr>
            <w:rFonts w:cs="Times New Roman"/>
          </w:rPr>
          <w:delText>–</w:delText>
        </w:r>
        <w:r w:rsidR="001E7371" w:rsidRPr="00CF5EFD">
          <w:rPr>
            <w:rFonts w:cs="Times New Roman"/>
          </w:rPr>
          <w:delText xml:space="preserve"> </w:delText>
        </w:r>
        <w:r w:rsidR="00D84D25" w:rsidRPr="00CF5EFD">
          <w:rPr>
            <w:rFonts w:cs="Times New Roman"/>
          </w:rPr>
          <w:delText xml:space="preserve">researchers have thus far failed to find </w:delText>
        </w:r>
        <w:r w:rsidR="0044515B" w:rsidRPr="00CF5EFD">
          <w:rPr>
            <w:rFonts w:cs="Times New Roman"/>
          </w:rPr>
          <w:delText xml:space="preserve">robust effects of </w:delText>
        </w:r>
        <w:r w:rsidR="00D84D25" w:rsidRPr="00CF5EFD">
          <w:rPr>
            <w:rFonts w:cs="Times New Roman"/>
          </w:rPr>
          <w:delText>posed smiles</w:delText>
        </w:r>
        <w:r w:rsidR="0044515B" w:rsidRPr="00CF5EFD">
          <w:rPr>
            <w:rFonts w:cs="Times New Roman"/>
          </w:rPr>
          <w:delText xml:space="preserve"> on subjective moods</w:delText>
        </w:r>
        <w:r w:rsidRPr="00CF5EFD">
          <w:rPr>
            <w:rFonts w:cs="Times New Roman"/>
          </w:rPr>
          <w:delText xml:space="preserve"> (Kraft &amp; Pressman, 2012; Luu, Acevedo, Pourmand, &amp; Pressman, 2025; Pressman, Acevedo, Hammond, &amp; Kraft-Feil, 2021).</w:delText>
        </w:r>
        <w:r w:rsidR="0044515B" w:rsidRPr="00CF5EFD">
          <w:rPr>
            <w:rFonts w:cs="Times New Roman"/>
          </w:rPr>
          <w:delText xml:space="preserve"> </w:delText>
        </w:r>
        <w:r w:rsidR="001B3851" w:rsidRPr="00CF5EFD">
          <w:rPr>
            <w:rFonts w:cs="Times New Roman"/>
          </w:rPr>
          <w:delText>If replicable</w:delText>
        </w:r>
        <w:r w:rsidR="007B21D8" w:rsidRPr="00CF5EFD">
          <w:rPr>
            <w:rFonts w:cs="Times New Roman"/>
          </w:rPr>
          <w:delText xml:space="preserve"> in the present work,</w:delText>
        </w:r>
        <w:r w:rsidR="00041440" w:rsidRPr="00CF5EFD">
          <w:rPr>
            <w:rFonts w:cs="Times New Roman"/>
          </w:rPr>
          <w:delText xml:space="preserve"> such results would </w:delText>
        </w:r>
        <w:r w:rsidR="00391D7E" w:rsidRPr="00CF5EFD">
          <w:rPr>
            <w:rFonts w:cs="Times New Roman"/>
          </w:rPr>
          <w:delText xml:space="preserve">offer </w:delText>
        </w:r>
        <w:r w:rsidR="00041440" w:rsidRPr="00CF5EFD">
          <w:rPr>
            <w:rFonts w:cs="Times New Roman"/>
          </w:rPr>
          <w:delText xml:space="preserve">further support </w:delText>
        </w:r>
        <w:r w:rsidR="00E205A4" w:rsidRPr="00CF5EFD">
          <w:rPr>
            <w:rFonts w:cs="Times New Roman"/>
          </w:rPr>
          <w:delText xml:space="preserve">to </w:delText>
        </w:r>
        <w:r w:rsidR="00041440" w:rsidRPr="00CF5EFD">
          <w:rPr>
            <w:rFonts w:cs="Times New Roman"/>
          </w:rPr>
          <w:delText>self-perception</w:delText>
        </w:r>
        <w:r w:rsidR="00D74EFE" w:rsidRPr="00CF5EFD">
          <w:rPr>
            <w:rFonts w:cs="Times New Roman"/>
          </w:rPr>
          <w:delText xml:space="preserve"> theories </w:delText>
        </w:r>
        <w:r w:rsidR="00C211FA" w:rsidRPr="00CF5EFD">
          <w:rPr>
            <w:rFonts w:cs="Times New Roman"/>
          </w:rPr>
          <w:delText>that emphasize the contextually-bounded nature of</w:delText>
        </w:r>
        <w:r w:rsidR="00D74EFE" w:rsidRPr="00CF5EFD">
          <w:rPr>
            <w:rFonts w:cs="Times New Roman"/>
          </w:rPr>
          <w:delText xml:space="preserve"> emotion embodiment </w:delText>
        </w:r>
        <w:r w:rsidR="00C211FA" w:rsidRPr="00CF5EFD">
          <w:rPr>
            <w:rFonts w:cs="Times New Roman"/>
          </w:rPr>
          <w:delText xml:space="preserve">effects </w:delText>
        </w:r>
        <w:r w:rsidR="00D74EFE" w:rsidRPr="00CF5EFD">
          <w:rPr>
            <w:rFonts w:cs="Times New Roman"/>
          </w:rPr>
          <w:delText>(e.g.,</w:delText>
        </w:r>
        <w:r w:rsidR="00097848" w:rsidRPr="00097848">
          <w:delText xml:space="preserve"> </w:delText>
        </w:r>
        <w:r w:rsidR="00097848" w:rsidRPr="00097848">
          <w:rPr>
            <w:rFonts w:cs="Times New Roman"/>
          </w:rPr>
          <w:delText>Laird, 1974</w:delText>
        </w:r>
        <w:r w:rsidR="00D74EFE" w:rsidRPr="00CF5EFD">
          <w:rPr>
            <w:rFonts w:cs="Times New Roman"/>
          </w:rPr>
          <w:delText>)</w:delText>
        </w:r>
        <w:r w:rsidR="00DD4AB8">
          <w:rPr>
            <w:rFonts w:cs="Times New Roman"/>
          </w:rPr>
          <w:delText>.</w:delText>
        </w:r>
      </w:del>
    </w:p>
    <w:p w14:paraId="4CD80DF8" w14:textId="76664BC7" w:rsidR="002E4AD6" w:rsidRPr="00CF5EFD" w:rsidRDefault="002E4AD6" w:rsidP="00CF5EFD">
      <w:pPr>
        <w:spacing w:before="0"/>
        <w:rPr>
          <w:rFonts w:cs="Times New Roman"/>
          <w:b/>
          <w:i/>
        </w:rPr>
      </w:pPr>
      <w:r w:rsidRPr="00CF5EFD">
        <w:rPr>
          <w:rFonts w:cs="Times New Roman"/>
          <w:b/>
          <w:i/>
        </w:rPr>
        <w:lastRenderedPageBreak/>
        <w:t xml:space="preserve">The </w:t>
      </w:r>
      <w:r w:rsidR="00097848">
        <w:rPr>
          <w:rFonts w:cs="Times New Roman"/>
          <w:b/>
          <w:i/>
        </w:rPr>
        <w:t>R</w:t>
      </w:r>
      <w:r w:rsidRPr="00CF5EFD">
        <w:rPr>
          <w:rFonts w:cs="Times New Roman"/>
          <w:b/>
          <w:i/>
        </w:rPr>
        <w:t xml:space="preserve">epetition </w:t>
      </w:r>
      <w:del w:id="69" w:author="Author edits" w:date="2025-12-30T12:48:00Z" w16du:dateUtc="2025-12-30T17:48:00Z">
        <w:r w:rsidR="00097848">
          <w:rPr>
            <w:rFonts w:cs="Times New Roman"/>
            <w:b/>
            <w:i/>
          </w:rPr>
          <w:delText>A</w:delText>
        </w:r>
        <w:r w:rsidRPr="00CF5EFD">
          <w:rPr>
            <w:rFonts w:cs="Times New Roman"/>
            <w:b/>
            <w:i/>
          </w:rPr>
          <w:delText>ccount</w:delText>
        </w:r>
      </w:del>
      <w:ins w:id="70" w:author="Author edits" w:date="2025-12-30T12:48:00Z" w16du:dateUtc="2025-12-30T17:48:00Z">
        <w:r w:rsidR="00F20DAF">
          <w:rPr>
            <w:rFonts w:cs="Times New Roman"/>
            <w:b/>
            <w:i/>
          </w:rPr>
          <w:t>Hypothesis</w:t>
        </w:r>
      </w:ins>
      <w:r w:rsidRPr="00CF5EFD">
        <w:rPr>
          <w:rFonts w:cs="Times New Roman"/>
          <w:b/>
          <w:i/>
        </w:rPr>
        <w:t xml:space="preserve">: Posed </w:t>
      </w:r>
      <w:r w:rsidR="00097848">
        <w:rPr>
          <w:rFonts w:cs="Times New Roman"/>
          <w:b/>
          <w:i/>
        </w:rPr>
        <w:t>S</w:t>
      </w:r>
      <w:r w:rsidRPr="00CF5EFD">
        <w:rPr>
          <w:rFonts w:cs="Times New Roman"/>
          <w:b/>
          <w:i/>
        </w:rPr>
        <w:t xml:space="preserve">miles </w:t>
      </w:r>
      <w:r w:rsidR="00097848">
        <w:rPr>
          <w:rFonts w:cs="Times New Roman"/>
          <w:b/>
          <w:i/>
        </w:rPr>
        <w:t>D</w:t>
      </w:r>
      <w:r w:rsidRPr="00CF5EFD">
        <w:rPr>
          <w:rFonts w:cs="Times New Roman"/>
          <w:b/>
          <w:i/>
        </w:rPr>
        <w:t xml:space="preserve">o </w:t>
      </w:r>
      <w:r w:rsidR="00097848">
        <w:rPr>
          <w:rFonts w:cs="Times New Roman"/>
          <w:b/>
          <w:i/>
        </w:rPr>
        <w:t>N</w:t>
      </w:r>
      <w:r w:rsidRPr="00CF5EFD">
        <w:rPr>
          <w:rFonts w:cs="Times New Roman"/>
          <w:b/>
          <w:i/>
        </w:rPr>
        <w:t xml:space="preserve">ot </w:t>
      </w:r>
      <w:r w:rsidR="00097848">
        <w:rPr>
          <w:rFonts w:cs="Times New Roman"/>
          <w:b/>
          <w:i/>
        </w:rPr>
        <w:t>I</w:t>
      </w:r>
      <w:r w:rsidRPr="00CF5EFD">
        <w:rPr>
          <w:rFonts w:cs="Times New Roman"/>
          <w:b/>
          <w:i/>
        </w:rPr>
        <w:t xml:space="preserve">mprove </w:t>
      </w:r>
      <w:r w:rsidR="00097848">
        <w:rPr>
          <w:rFonts w:cs="Times New Roman"/>
          <w:b/>
          <w:i/>
        </w:rPr>
        <w:t>M</w:t>
      </w:r>
      <w:r w:rsidRPr="00CF5EFD">
        <w:rPr>
          <w:rFonts w:cs="Times New Roman"/>
          <w:b/>
          <w:i/>
        </w:rPr>
        <w:t xml:space="preserve">ood </w:t>
      </w:r>
      <w:r w:rsidR="00097848">
        <w:rPr>
          <w:rFonts w:cs="Times New Roman"/>
          <w:b/>
          <w:i/>
        </w:rPr>
        <w:t>W</w:t>
      </w:r>
      <w:r w:rsidRPr="00CF5EFD">
        <w:rPr>
          <w:rFonts w:cs="Times New Roman"/>
          <w:b/>
          <w:i/>
        </w:rPr>
        <w:t xml:space="preserve">hen </w:t>
      </w:r>
      <w:r w:rsidR="00097848">
        <w:rPr>
          <w:rFonts w:cs="Times New Roman"/>
          <w:b/>
          <w:i/>
        </w:rPr>
        <w:t>P</w:t>
      </w:r>
      <w:r w:rsidRPr="00CF5EFD">
        <w:rPr>
          <w:rFonts w:cs="Times New Roman"/>
          <w:b/>
          <w:i/>
        </w:rPr>
        <w:t xml:space="preserve">erformed </w:t>
      </w:r>
      <w:r w:rsidR="00097848">
        <w:rPr>
          <w:rFonts w:cs="Times New Roman"/>
          <w:b/>
          <w:i/>
        </w:rPr>
        <w:t>R</w:t>
      </w:r>
      <w:r w:rsidRPr="00CF5EFD">
        <w:rPr>
          <w:rFonts w:cs="Times New Roman"/>
          <w:b/>
          <w:i/>
        </w:rPr>
        <w:t>epeatedly</w:t>
      </w:r>
    </w:p>
    <w:p w14:paraId="62B9FF78" w14:textId="42D2662E" w:rsidR="00097848" w:rsidRDefault="002E4AD6" w:rsidP="00097848">
      <w:pPr>
        <w:spacing w:before="0"/>
        <w:ind w:firstLine="720"/>
        <w:rPr>
          <w:rFonts w:cs="Times New Roman"/>
        </w:rPr>
      </w:pPr>
      <w:r w:rsidRPr="00CF5EFD">
        <w:rPr>
          <w:rFonts w:cs="Times New Roman"/>
        </w:rPr>
        <w:t xml:space="preserve">Second, we </w:t>
      </w:r>
      <w:r w:rsidR="00540011" w:rsidRPr="00CF5EFD">
        <w:rPr>
          <w:rFonts w:cs="Times New Roman"/>
        </w:rPr>
        <w:t>consider</w:t>
      </w:r>
      <w:r w:rsidRPr="00CF5EFD">
        <w:rPr>
          <w:rFonts w:cs="Times New Roman"/>
        </w:rPr>
        <w:t xml:space="preserve"> </w:t>
      </w:r>
      <w:r w:rsidR="00540011" w:rsidRPr="00CF5EFD">
        <w:rPr>
          <w:rFonts w:cs="Times New Roman"/>
        </w:rPr>
        <w:t>a</w:t>
      </w:r>
      <w:r w:rsidRPr="00CF5EFD">
        <w:rPr>
          <w:rFonts w:cs="Times New Roman"/>
        </w:rPr>
        <w:t xml:space="preserve"> </w:t>
      </w:r>
      <w:r w:rsidRPr="00CF5EFD">
        <w:rPr>
          <w:rFonts w:cs="Times New Roman"/>
          <w:i/>
        </w:rPr>
        <w:t xml:space="preserve">repetition </w:t>
      </w:r>
      <w:del w:id="71" w:author="Author edits" w:date="2025-12-30T12:48:00Z" w16du:dateUtc="2025-12-30T17:48:00Z">
        <w:r w:rsidRPr="00CF5EFD">
          <w:rPr>
            <w:rFonts w:cs="Times New Roman"/>
            <w:i/>
          </w:rPr>
          <w:delText>account</w:delText>
        </w:r>
      </w:del>
      <w:ins w:id="72" w:author="Author edits" w:date="2025-12-30T12:48:00Z" w16du:dateUtc="2025-12-30T17:48:00Z">
        <w:r w:rsidR="0068679A">
          <w:rPr>
            <w:rFonts w:cs="Times New Roman"/>
            <w:i/>
          </w:rPr>
          <w:t>hypothesis</w:t>
        </w:r>
      </w:ins>
      <w:r w:rsidRPr="00CF5EFD">
        <w:rPr>
          <w:rFonts w:cs="Times New Roman"/>
        </w:rPr>
        <w:t xml:space="preserve">. According to this </w:t>
      </w:r>
      <w:del w:id="73" w:author="Author edits" w:date="2025-12-30T12:48:00Z" w16du:dateUtc="2025-12-30T17:48:00Z">
        <w:r w:rsidRPr="00CF5EFD">
          <w:rPr>
            <w:rFonts w:cs="Times New Roman"/>
          </w:rPr>
          <w:delText>account</w:delText>
        </w:r>
      </w:del>
      <w:ins w:id="74" w:author="Author edits" w:date="2025-12-30T12:48:00Z" w16du:dateUtc="2025-12-30T17:48:00Z">
        <w:r w:rsidR="0068679A">
          <w:rPr>
            <w:rFonts w:cs="Times New Roman"/>
          </w:rPr>
          <w:t>hypothesis</w:t>
        </w:r>
      </w:ins>
      <w:r w:rsidRPr="00CF5EFD">
        <w:rPr>
          <w:rFonts w:cs="Times New Roman"/>
        </w:rPr>
        <w:t>, posed smiles may improve mood when performed once or twice – e.g., in the context of a</w:t>
      </w:r>
      <w:r w:rsidR="00CB30FA" w:rsidRPr="00CF5EFD">
        <w:rPr>
          <w:rFonts w:cs="Times New Roman"/>
        </w:rPr>
        <w:t xml:space="preserve"> typical </w:t>
      </w:r>
      <w:r w:rsidRPr="00CF5EFD">
        <w:rPr>
          <w:rFonts w:cs="Times New Roman"/>
        </w:rPr>
        <w:t xml:space="preserve">emotion embodiment experiment. However, such effects may </w:t>
      </w:r>
      <w:r w:rsidR="008A00F6" w:rsidRPr="00CF5EFD">
        <w:rPr>
          <w:rFonts w:cs="Times New Roman"/>
        </w:rPr>
        <w:t>disappear</w:t>
      </w:r>
      <w:r w:rsidRPr="00CF5EFD">
        <w:rPr>
          <w:rFonts w:cs="Times New Roman"/>
        </w:rPr>
        <w:t xml:space="preserve"> (and even reverse) when people pose smiles repeatedly – e.g., in the context of a </w:t>
      </w:r>
      <w:r w:rsidR="00B1127B" w:rsidRPr="00CF5EFD">
        <w:rPr>
          <w:rFonts w:cs="Times New Roman"/>
        </w:rPr>
        <w:t xml:space="preserve">typical workplace studied by emotion embodiment </w:t>
      </w:r>
      <w:r w:rsidR="00E10545" w:rsidRPr="00CF5EFD">
        <w:rPr>
          <w:rFonts w:cs="Times New Roman"/>
        </w:rPr>
        <w:t>surveys</w:t>
      </w:r>
      <w:r w:rsidR="00B1127B" w:rsidRPr="00CF5EFD">
        <w:rPr>
          <w:rFonts w:cs="Times New Roman"/>
        </w:rPr>
        <w:t>.</w:t>
      </w:r>
      <w:r w:rsidR="00CE700A" w:rsidRPr="00CF5EFD">
        <w:rPr>
          <w:rFonts w:cs="Times New Roman"/>
        </w:rPr>
        <w:t xml:space="preserve"> </w:t>
      </w:r>
      <w:r w:rsidRPr="00CF5EFD">
        <w:rPr>
          <w:rFonts w:cs="Times New Roman"/>
        </w:rPr>
        <w:t xml:space="preserve">Practically, such a result would highlight the importance of posing smiles in moderation. For example, rather than requiring workers to feign happiness in every interaction, worker well-being may be maximized by only asking them to do so in </w:t>
      </w:r>
      <w:r w:rsidR="003B705B" w:rsidRPr="00CF5EFD">
        <w:rPr>
          <w:rFonts w:cs="Times New Roman"/>
        </w:rPr>
        <w:t>their most difficult interactions</w:t>
      </w:r>
      <w:r w:rsidRPr="00CF5EFD">
        <w:rPr>
          <w:rFonts w:cs="Times New Roman"/>
        </w:rPr>
        <w:t>.</w:t>
      </w:r>
    </w:p>
    <w:p w14:paraId="1CA6D2EC" w14:textId="77777777" w:rsidR="002E4AD6" w:rsidRPr="00CF5EFD" w:rsidRDefault="007F6EA3" w:rsidP="00097848">
      <w:pPr>
        <w:spacing w:before="0"/>
        <w:ind w:firstLine="720"/>
        <w:rPr>
          <w:del w:id="75" w:author="Author edits" w:date="2025-12-30T12:48:00Z" w16du:dateUtc="2025-12-30T17:48:00Z"/>
          <w:rFonts w:cs="Times New Roman"/>
        </w:rPr>
      </w:pPr>
      <w:del w:id="76" w:author="Author edits" w:date="2025-12-30T12:48:00Z" w16du:dateUtc="2025-12-30T17:48:00Z">
        <w:r w:rsidRPr="00CF5EFD">
          <w:rPr>
            <w:rFonts w:cs="Times New Roman"/>
          </w:rPr>
          <w:delText>Once again, the repetition account</w:delText>
        </w:r>
        <w:r w:rsidR="00AE0162" w:rsidRPr="00CF5EFD">
          <w:rPr>
            <w:rFonts w:cs="Times New Roman"/>
          </w:rPr>
          <w:delText xml:space="preserve"> connects to debates about what mechanisms underlie</w:delText>
        </w:r>
        <w:r w:rsidR="006B2B0E" w:rsidRPr="00CF5EFD">
          <w:rPr>
            <w:rFonts w:cs="Times New Roman"/>
          </w:rPr>
          <w:delText xml:space="preserve"> </w:delText>
        </w:r>
        <w:r w:rsidR="00D152CF" w:rsidRPr="00CF5EFD">
          <w:rPr>
            <w:rFonts w:cs="Times New Roman"/>
          </w:rPr>
          <w:delText>the effects of posed smiles on happiness</w:delText>
        </w:r>
        <w:r w:rsidR="006B2B0E" w:rsidRPr="00CF5EFD">
          <w:rPr>
            <w:rFonts w:cs="Times New Roman"/>
          </w:rPr>
          <w:delText>.</w:delText>
        </w:r>
        <w:r w:rsidR="002E4AD6" w:rsidRPr="00CF5EFD">
          <w:rPr>
            <w:rFonts w:cs="Times New Roman"/>
          </w:rPr>
          <w:delText xml:space="preserve"> </w:delText>
        </w:r>
        <w:r w:rsidR="00D152CF" w:rsidRPr="00CF5EFD">
          <w:rPr>
            <w:rFonts w:cs="Times New Roman"/>
          </w:rPr>
          <w:delText xml:space="preserve">For example, if posed </w:delText>
        </w:r>
        <w:r w:rsidR="002C3D07" w:rsidRPr="00CF5EFD">
          <w:rPr>
            <w:rFonts w:cs="Times New Roman"/>
          </w:rPr>
          <w:delText>smiles</w:delText>
        </w:r>
        <w:r w:rsidR="00D152CF" w:rsidRPr="00CF5EFD">
          <w:rPr>
            <w:rFonts w:cs="Times New Roman"/>
          </w:rPr>
          <w:delText xml:space="preserve"> activate happiness-inducing neural circuity</w:delText>
        </w:r>
        <w:r w:rsidR="00B94A3D" w:rsidRPr="00CF5EFD">
          <w:rPr>
            <w:rFonts w:cs="Times New Roman"/>
          </w:rPr>
          <w:delText xml:space="preserve"> (Levenson et al.,</w:delText>
        </w:r>
        <w:r w:rsidR="00097848">
          <w:rPr>
            <w:rFonts w:cs="Times New Roman"/>
          </w:rPr>
          <w:delText xml:space="preserve"> 1990, 1992</w:delText>
        </w:r>
        <w:r w:rsidR="00B94A3D" w:rsidRPr="00CF5EFD">
          <w:rPr>
            <w:rFonts w:cs="Times New Roman"/>
          </w:rPr>
          <w:delText>)</w:delText>
        </w:r>
        <w:r w:rsidR="00D152CF" w:rsidRPr="00CF5EFD">
          <w:rPr>
            <w:rFonts w:cs="Times New Roman"/>
          </w:rPr>
          <w:delText xml:space="preserve">, </w:delText>
        </w:r>
        <w:r w:rsidR="005A4112" w:rsidRPr="00CF5EFD">
          <w:rPr>
            <w:rFonts w:cs="Times New Roman"/>
          </w:rPr>
          <w:delText>why would the effects</w:delText>
        </w:r>
        <w:r w:rsidR="00C93F9F" w:rsidRPr="00CF5EFD">
          <w:rPr>
            <w:rFonts w:cs="Times New Roman"/>
          </w:rPr>
          <w:delText xml:space="preserve"> get</w:delText>
        </w:r>
        <w:r w:rsidR="001A75DE" w:rsidRPr="00CF5EFD">
          <w:rPr>
            <w:rFonts w:cs="Times New Roman"/>
          </w:rPr>
          <w:delText xml:space="preserve"> weaker when performed repeatedly </w:delText>
        </w:r>
        <w:r w:rsidR="00286C52" w:rsidRPr="00CF5EFD">
          <w:rPr>
            <w:rFonts w:cs="Times New Roman"/>
          </w:rPr>
          <w:delText>(e.g.,</w:delText>
        </w:r>
        <w:r w:rsidR="002B3CDE" w:rsidRPr="00CF5EFD">
          <w:rPr>
            <w:rFonts w:cs="Times New Roman"/>
          </w:rPr>
          <w:delText xml:space="preserve"> as a work requirement)?</w:delText>
        </w:r>
        <w:r w:rsidR="00853E3D" w:rsidRPr="00CF5EFD">
          <w:rPr>
            <w:rFonts w:cs="Times New Roman"/>
          </w:rPr>
          <w:delText xml:space="preserve"> </w:delText>
        </w:r>
        <w:r w:rsidR="00B17A2F" w:rsidRPr="00CF5EFD">
          <w:rPr>
            <w:rFonts w:cs="Times New Roman"/>
          </w:rPr>
          <w:delText>One possibility</w:delText>
        </w:r>
        <w:r w:rsidR="00354731" w:rsidRPr="00CF5EFD">
          <w:rPr>
            <w:rFonts w:cs="Times New Roman"/>
          </w:rPr>
          <w:delText xml:space="preserve"> is that </w:delText>
        </w:r>
        <w:r w:rsidR="006D171E" w:rsidRPr="00CF5EFD">
          <w:rPr>
            <w:rFonts w:cs="Times New Roman"/>
          </w:rPr>
          <w:delText xml:space="preserve">such </w:delText>
        </w:r>
        <w:r w:rsidR="002C3D07" w:rsidRPr="00CF5EFD">
          <w:rPr>
            <w:rFonts w:cs="Times New Roman"/>
          </w:rPr>
          <w:delText>link</w:delText>
        </w:r>
        <w:r w:rsidR="00A96C6D" w:rsidRPr="00CF5EFD">
          <w:rPr>
            <w:rFonts w:cs="Times New Roman"/>
          </w:rPr>
          <w:delText>s</w:delText>
        </w:r>
        <w:r w:rsidR="005D47EF" w:rsidRPr="00CF5EFD">
          <w:rPr>
            <w:rFonts w:cs="Times New Roman"/>
          </w:rPr>
          <w:delText xml:space="preserve"> are </w:delText>
        </w:r>
        <w:r w:rsidR="00FB6F17" w:rsidRPr="00CF5EFD">
          <w:rPr>
            <w:rFonts w:cs="Times New Roman"/>
          </w:rPr>
          <w:delText>better conceptualized</w:delText>
        </w:r>
        <w:r w:rsidR="00E0061F" w:rsidRPr="00CF5EFD">
          <w:rPr>
            <w:rFonts w:cs="Times New Roman"/>
          </w:rPr>
          <w:delText xml:space="preserve"> </w:delText>
        </w:r>
        <w:r w:rsidR="000A49BD" w:rsidRPr="00CF5EFD">
          <w:rPr>
            <w:rFonts w:cs="Times New Roman"/>
          </w:rPr>
          <w:delText>as</w:delText>
        </w:r>
        <w:r w:rsidR="0053642D" w:rsidRPr="00CF5EFD">
          <w:rPr>
            <w:rFonts w:cs="Times New Roman"/>
          </w:rPr>
          <w:delText xml:space="preserve"> association</w:delText>
        </w:r>
        <w:r w:rsidR="00A665F3" w:rsidRPr="00CF5EFD">
          <w:rPr>
            <w:rFonts w:cs="Times New Roman"/>
          </w:rPr>
          <w:delText>s</w:delText>
        </w:r>
        <w:r w:rsidR="009451F3" w:rsidRPr="00CF5EFD">
          <w:rPr>
            <w:rFonts w:cs="Times New Roman"/>
          </w:rPr>
          <w:delText xml:space="preserve"> that can be unlearned </w:delText>
        </w:r>
        <w:r w:rsidR="006D171E" w:rsidRPr="00CF5EFD">
          <w:rPr>
            <w:rFonts w:cs="Times New Roman"/>
          </w:rPr>
          <w:delText xml:space="preserve">rather than </w:delText>
        </w:r>
        <w:r w:rsidR="008C5B95" w:rsidRPr="00CF5EFD">
          <w:rPr>
            <w:rFonts w:cs="Times New Roman"/>
          </w:rPr>
          <w:delText xml:space="preserve">immutable </w:delText>
        </w:r>
        <w:r w:rsidR="006D171E" w:rsidRPr="00CF5EFD">
          <w:rPr>
            <w:rFonts w:cs="Times New Roman"/>
          </w:rPr>
          <w:delText>biologically reflexes</w:delText>
        </w:r>
        <w:r w:rsidR="007538E1" w:rsidRPr="00CF5EFD">
          <w:rPr>
            <w:rFonts w:cs="Times New Roman"/>
          </w:rPr>
          <w:delText xml:space="preserve"> (</w:delText>
        </w:r>
        <w:r w:rsidR="00D57CE4" w:rsidRPr="00D57CE4">
          <w:rPr>
            <w:rFonts w:cs="Times New Roman"/>
          </w:rPr>
          <w:delText>Berkowitz, 1990</w:delText>
        </w:r>
        <w:r w:rsidR="007538E1" w:rsidRPr="00CF5EFD">
          <w:rPr>
            <w:rFonts w:cs="Times New Roman"/>
          </w:rPr>
          <w:delText>)</w:delText>
        </w:r>
        <w:r w:rsidR="0034014E" w:rsidRPr="00CF5EFD">
          <w:rPr>
            <w:rFonts w:cs="Times New Roman"/>
          </w:rPr>
          <w:delText>.</w:delText>
        </w:r>
        <w:r w:rsidR="003066F6" w:rsidRPr="00CF5EFD">
          <w:rPr>
            <w:rFonts w:cs="Times New Roman"/>
          </w:rPr>
          <w:delText xml:space="preserve"> In other words,</w:delText>
        </w:r>
        <w:r w:rsidR="003039C5" w:rsidRPr="00CF5EFD">
          <w:rPr>
            <w:rFonts w:cs="Times New Roman"/>
          </w:rPr>
          <w:delText xml:space="preserve"> </w:delText>
        </w:r>
        <w:r w:rsidR="007E7F26" w:rsidRPr="00CF5EFD">
          <w:rPr>
            <w:rFonts w:cs="Times New Roman"/>
          </w:rPr>
          <w:delText>when forced to regularly pose smiles in</w:delText>
        </w:r>
        <w:r w:rsidR="00A81F67" w:rsidRPr="00CF5EFD">
          <w:rPr>
            <w:rFonts w:cs="Times New Roman"/>
          </w:rPr>
          <w:delText xml:space="preserve"> non-happy contexts, it’s possible </w:delText>
        </w:r>
        <w:r w:rsidR="00C85585" w:rsidRPr="00CF5EFD">
          <w:rPr>
            <w:rFonts w:cs="Times New Roman"/>
          </w:rPr>
          <w:delText xml:space="preserve">that people simply stop associating the </w:delText>
        </w:r>
        <w:r w:rsidR="001569E5" w:rsidRPr="00CF5EFD">
          <w:rPr>
            <w:rFonts w:cs="Times New Roman"/>
          </w:rPr>
          <w:delText xml:space="preserve">act with </w:delText>
        </w:r>
        <w:r w:rsidR="00656F91" w:rsidRPr="00CF5EFD">
          <w:rPr>
            <w:rFonts w:cs="Times New Roman"/>
          </w:rPr>
          <w:delText>happy thoughts, f</w:delText>
        </w:r>
        <w:r w:rsidR="00EE5049" w:rsidRPr="00CF5EFD">
          <w:rPr>
            <w:rFonts w:cs="Times New Roman"/>
          </w:rPr>
          <w:delText>eelings, and behaviors</w:delText>
        </w:r>
        <w:r w:rsidR="00656E93" w:rsidRPr="00CF5EFD">
          <w:rPr>
            <w:rFonts w:cs="Times New Roman"/>
          </w:rPr>
          <w:delText>.</w:delText>
        </w:r>
        <w:r w:rsidR="00D248E2" w:rsidRPr="00CF5EFD">
          <w:rPr>
            <w:rFonts w:cs="Times New Roman"/>
          </w:rPr>
          <w:delText xml:space="preserve"> Alternatively,</w:delText>
        </w:r>
        <w:r w:rsidR="009454FA" w:rsidRPr="00CF5EFD">
          <w:rPr>
            <w:rFonts w:cs="Times New Roman"/>
          </w:rPr>
          <w:delText xml:space="preserve"> such </w:delText>
        </w:r>
        <w:r w:rsidR="008A52F2" w:rsidRPr="00CF5EFD">
          <w:rPr>
            <w:rFonts w:cs="Times New Roman"/>
          </w:rPr>
          <w:delText>dynamics</w:delText>
        </w:r>
        <w:r w:rsidR="009454FA" w:rsidRPr="00CF5EFD">
          <w:rPr>
            <w:rFonts w:cs="Times New Roman"/>
          </w:rPr>
          <w:delText xml:space="preserve"> may once again be conceptualized </w:delText>
        </w:r>
        <w:r w:rsidR="008A52F2" w:rsidRPr="00CF5EFD">
          <w:rPr>
            <w:rFonts w:cs="Times New Roman"/>
          </w:rPr>
          <w:delText xml:space="preserve">via a </w:delText>
        </w:r>
        <w:r w:rsidR="009454FA" w:rsidRPr="00CF5EFD">
          <w:rPr>
            <w:rFonts w:cs="Times New Roman"/>
          </w:rPr>
          <w:delText xml:space="preserve">self-perception </w:delText>
        </w:r>
        <w:r w:rsidR="008A52F2" w:rsidRPr="00CF5EFD">
          <w:rPr>
            <w:rFonts w:cs="Times New Roman"/>
          </w:rPr>
          <w:delText xml:space="preserve">lens </w:delText>
        </w:r>
        <w:r w:rsidR="00E94A4B" w:rsidRPr="00CF5EFD">
          <w:rPr>
            <w:rFonts w:cs="Times New Roman"/>
          </w:rPr>
          <w:delText>(e.g.,</w:delText>
        </w:r>
        <w:r w:rsidR="006438A1" w:rsidRPr="006438A1">
          <w:delText xml:space="preserve"> </w:delText>
        </w:r>
        <w:r w:rsidR="006438A1" w:rsidRPr="006438A1">
          <w:rPr>
            <w:rFonts w:cs="Times New Roman"/>
          </w:rPr>
          <w:delText>Laird, 1974</w:delText>
        </w:r>
        <w:r w:rsidR="00E94A4B" w:rsidRPr="00CF5EFD">
          <w:rPr>
            <w:rFonts w:cs="Times New Roman"/>
          </w:rPr>
          <w:delText>)</w:delText>
        </w:r>
        <w:r w:rsidR="009454FA" w:rsidRPr="00CF5EFD">
          <w:rPr>
            <w:rFonts w:cs="Times New Roman"/>
          </w:rPr>
          <w:delText xml:space="preserve">: wherein </w:delText>
        </w:r>
        <w:r w:rsidR="00387691" w:rsidRPr="00CF5EFD">
          <w:rPr>
            <w:rFonts w:cs="Times New Roman"/>
          </w:rPr>
          <w:delText xml:space="preserve">repeated demands to pose smiles serves as an external cue </w:delText>
        </w:r>
        <w:r w:rsidR="0015229B" w:rsidRPr="00CF5EFD">
          <w:rPr>
            <w:rFonts w:cs="Times New Roman"/>
          </w:rPr>
          <w:delText xml:space="preserve">that </w:delText>
        </w:r>
        <w:r w:rsidR="00335B3F" w:rsidRPr="00CF5EFD">
          <w:rPr>
            <w:rFonts w:cs="Times New Roman"/>
          </w:rPr>
          <w:delText xml:space="preserve">the posed smiles are not </w:delText>
        </w:r>
        <w:r w:rsidR="00AD63B3" w:rsidRPr="00CF5EFD">
          <w:rPr>
            <w:rFonts w:cs="Times New Roman"/>
          </w:rPr>
          <w:delText xml:space="preserve">actually </w:delText>
        </w:r>
        <w:r w:rsidR="00335B3F" w:rsidRPr="00CF5EFD">
          <w:rPr>
            <w:rFonts w:cs="Times New Roman"/>
          </w:rPr>
          <w:delText xml:space="preserve">indicative </w:delText>
        </w:r>
        <w:r w:rsidR="00ED1437" w:rsidRPr="00CF5EFD">
          <w:rPr>
            <w:rFonts w:cs="Times New Roman"/>
          </w:rPr>
          <w:delText xml:space="preserve">of </w:delText>
        </w:r>
        <w:r w:rsidR="000F6B93" w:rsidRPr="00CF5EFD">
          <w:rPr>
            <w:rFonts w:cs="Times New Roman"/>
          </w:rPr>
          <w:delText>happiness</w:delText>
        </w:r>
        <w:r w:rsidR="00AD63B3" w:rsidRPr="00CF5EFD">
          <w:rPr>
            <w:rFonts w:cs="Times New Roman"/>
          </w:rPr>
          <w:delText>.</w:delText>
        </w:r>
        <w:r w:rsidR="00C24073" w:rsidRPr="00CF5EFD">
          <w:rPr>
            <w:rFonts w:cs="Times New Roman"/>
          </w:rPr>
          <w:delText xml:space="preserve"> </w:delText>
        </w:r>
      </w:del>
    </w:p>
    <w:p w14:paraId="48A426AE" w14:textId="46F663E7" w:rsidR="002E4AD6" w:rsidRPr="00CF5EFD" w:rsidRDefault="002E4AD6" w:rsidP="00CF5EFD">
      <w:pPr>
        <w:spacing w:before="0"/>
        <w:rPr>
          <w:rFonts w:cs="Times New Roman"/>
          <w:b/>
          <w:i/>
        </w:rPr>
      </w:pPr>
      <w:r w:rsidRPr="00CF5EFD">
        <w:rPr>
          <w:rFonts w:cs="Times New Roman"/>
          <w:b/>
          <w:i/>
        </w:rPr>
        <w:t>The</w:t>
      </w:r>
      <w:r w:rsidR="006438A1">
        <w:rPr>
          <w:rFonts w:cs="Times New Roman"/>
          <w:b/>
          <w:i/>
        </w:rPr>
        <w:t xml:space="preserve"> P</w:t>
      </w:r>
      <w:r w:rsidR="00CD3B32" w:rsidRPr="00CF5EFD">
        <w:rPr>
          <w:rFonts w:cs="Times New Roman"/>
          <w:b/>
          <w:i/>
        </w:rPr>
        <w:t>unishment</w:t>
      </w:r>
      <w:r w:rsidRPr="00CF5EFD">
        <w:rPr>
          <w:rFonts w:cs="Times New Roman"/>
          <w:b/>
          <w:i/>
        </w:rPr>
        <w:t xml:space="preserve"> </w:t>
      </w:r>
      <w:del w:id="77" w:author="Author edits" w:date="2025-12-30T12:48:00Z" w16du:dateUtc="2025-12-30T17:48:00Z">
        <w:r w:rsidR="006438A1">
          <w:rPr>
            <w:rFonts w:cs="Times New Roman"/>
            <w:b/>
            <w:i/>
          </w:rPr>
          <w:delText>A</w:delText>
        </w:r>
        <w:r w:rsidRPr="00CF5EFD">
          <w:rPr>
            <w:rFonts w:cs="Times New Roman"/>
            <w:b/>
            <w:i/>
          </w:rPr>
          <w:delText>ccount</w:delText>
        </w:r>
      </w:del>
      <w:ins w:id="78" w:author="Author edits" w:date="2025-12-30T12:48:00Z" w16du:dateUtc="2025-12-30T17:48:00Z">
        <w:r w:rsidR="00994849">
          <w:rPr>
            <w:rFonts w:cs="Times New Roman"/>
            <w:b/>
            <w:i/>
          </w:rPr>
          <w:t>Hypothesis</w:t>
        </w:r>
      </w:ins>
      <w:r w:rsidRPr="00CF5EFD">
        <w:rPr>
          <w:rFonts w:cs="Times New Roman"/>
          <w:b/>
          <w:i/>
        </w:rPr>
        <w:t xml:space="preserve">: Posed </w:t>
      </w:r>
      <w:r w:rsidR="006438A1">
        <w:rPr>
          <w:rFonts w:cs="Times New Roman"/>
          <w:b/>
          <w:i/>
        </w:rPr>
        <w:t>S</w:t>
      </w:r>
      <w:r w:rsidRPr="00CF5EFD">
        <w:rPr>
          <w:rFonts w:cs="Times New Roman"/>
          <w:b/>
          <w:i/>
        </w:rPr>
        <w:t xml:space="preserve">miles </w:t>
      </w:r>
      <w:r w:rsidR="006438A1">
        <w:rPr>
          <w:rFonts w:cs="Times New Roman"/>
          <w:b/>
          <w:i/>
        </w:rPr>
        <w:t>D</w:t>
      </w:r>
      <w:r w:rsidRPr="00CF5EFD">
        <w:rPr>
          <w:rFonts w:cs="Times New Roman"/>
          <w:b/>
          <w:i/>
        </w:rPr>
        <w:t xml:space="preserve">o </w:t>
      </w:r>
      <w:r w:rsidR="006438A1">
        <w:rPr>
          <w:rFonts w:cs="Times New Roman"/>
          <w:b/>
          <w:i/>
        </w:rPr>
        <w:t>N</w:t>
      </w:r>
      <w:r w:rsidRPr="00CF5EFD">
        <w:rPr>
          <w:rFonts w:cs="Times New Roman"/>
          <w:b/>
          <w:i/>
        </w:rPr>
        <w:t xml:space="preserve">ot </w:t>
      </w:r>
      <w:r w:rsidR="006438A1">
        <w:rPr>
          <w:rFonts w:cs="Times New Roman"/>
          <w:b/>
          <w:i/>
        </w:rPr>
        <w:t>I</w:t>
      </w:r>
      <w:r w:rsidRPr="00CF5EFD">
        <w:rPr>
          <w:rFonts w:cs="Times New Roman"/>
          <w:b/>
          <w:i/>
        </w:rPr>
        <w:t xml:space="preserve">mprove </w:t>
      </w:r>
      <w:r w:rsidR="006438A1">
        <w:rPr>
          <w:rFonts w:cs="Times New Roman"/>
          <w:b/>
          <w:i/>
        </w:rPr>
        <w:t>M</w:t>
      </w:r>
      <w:r w:rsidRPr="00CF5EFD">
        <w:rPr>
          <w:rFonts w:cs="Times New Roman"/>
          <w:b/>
          <w:i/>
        </w:rPr>
        <w:t xml:space="preserve">ood </w:t>
      </w:r>
      <w:r w:rsidR="006438A1">
        <w:rPr>
          <w:rFonts w:cs="Times New Roman"/>
          <w:b/>
          <w:i/>
        </w:rPr>
        <w:t>W</w:t>
      </w:r>
      <w:r w:rsidRPr="00CF5EFD">
        <w:rPr>
          <w:rFonts w:cs="Times New Roman"/>
          <w:b/>
          <w:i/>
        </w:rPr>
        <w:t xml:space="preserve">hen </w:t>
      </w:r>
      <w:r w:rsidR="006438A1">
        <w:rPr>
          <w:rFonts w:cs="Times New Roman"/>
          <w:b/>
          <w:i/>
        </w:rPr>
        <w:t>P</w:t>
      </w:r>
      <w:r w:rsidRPr="00CF5EFD">
        <w:rPr>
          <w:rFonts w:cs="Times New Roman"/>
          <w:b/>
          <w:i/>
        </w:rPr>
        <w:t xml:space="preserve">erformed to </w:t>
      </w:r>
      <w:r w:rsidR="006438A1">
        <w:rPr>
          <w:rFonts w:cs="Times New Roman"/>
          <w:b/>
          <w:i/>
        </w:rPr>
        <w:t>A</w:t>
      </w:r>
      <w:r w:rsidRPr="00CF5EFD">
        <w:rPr>
          <w:rFonts w:cs="Times New Roman"/>
          <w:b/>
          <w:i/>
        </w:rPr>
        <w:t xml:space="preserve">void </w:t>
      </w:r>
      <w:r w:rsidR="006438A1">
        <w:rPr>
          <w:rFonts w:cs="Times New Roman"/>
          <w:b/>
          <w:i/>
        </w:rPr>
        <w:t>P</w:t>
      </w:r>
      <w:r w:rsidRPr="00CF5EFD">
        <w:rPr>
          <w:rFonts w:cs="Times New Roman"/>
          <w:b/>
          <w:i/>
        </w:rPr>
        <w:t>unishment</w:t>
      </w:r>
    </w:p>
    <w:p w14:paraId="7D23D5B8" w14:textId="64558B40" w:rsidR="005D6CE1" w:rsidRDefault="002E4AD6" w:rsidP="081331A7">
      <w:pPr>
        <w:spacing w:before="0"/>
        <w:ind w:firstLine="720"/>
        <w:rPr>
          <w:rFonts w:cs="Times New Roman"/>
        </w:rPr>
      </w:pPr>
      <w:del w:id="79" w:author="Author edits" w:date="2025-12-30T12:48:00Z" w16du:dateUtc="2025-12-30T17:48:00Z">
        <w:r w:rsidRPr="00CF5EFD">
          <w:rPr>
            <w:rFonts w:cs="Times New Roman"/>
          </w:rPr>
          <w:lastRenderedPageBreak/>
          <w:delText>Last</w:delText>
        </w:r>
      </w:del>
      <w:ins w:id="80" w:author="Author edits" w:date="2025-12-30T12:48:00Z" w16du:dateUtc="2025-12-30T17:48:00Z">
        <w:r w:rsidR="00247E16" w:rsidRPr="081331A7">
          <w:rPr>
            <w:rFonts w:cs="Times New Roman"/>
          </w:rPr>
          <w:t>Third</w:t>
        </w:r>
      </w:ins>
      <w:r w:rsidRPr="081331A7">
        <w:rPr>
          <w:rFonts w:cs="Times New Roman"/>
        </w:rPr>
        <w:t xml:space="preserve">, we </w:t>
      </w:r>
      <w:r w:rsidR="00EF32AA" w:rsidRPr="081331A7">
        <w:rPr>
          <w:rFonts w:cs="Times New Roman"/>
        </w:rPr>
        <w:t>consider</w:t>
      </w:r>
      <w:r w:rsidRPr="081331A7">
        <w:rPr>
          <w:rFonts w:cs="Times New Roman"/>
        </w:rPr>
        <w:t xml:space="preserve"> a </w:t>
      </w:r>
      <w:r w:rsidR="00CD3B32" w:rsidRPr="081331A7">
        <w:rPr>
          <w:rFonts w:cs="Times New Roman"/>
          <w:i/>
          <w:iCs/>
        </w:rPr>
        <w:t>punishment</w:t>
      </w:r>
      <w:r w:rsidRPr="081331A7">
        <w:rPr>
          <w:rFonts w:cs="Times New Roman"/>
          <w:i/>
          <w:iCs/>
        </w:rPr>
        <w:t xml:space="preserve"> </w:t>
      </w:r>
      <w:del w:id="81" w:author="Author edits" w:date="2025-12-30T12:48:00Z" w16du:dateUtc="2025-12-30T17:48:00Z">
        <w:r w:rsidRPr="00CF5EFD">
          <w:rPr>
            <w:rFonts w:cs="Times New Roman"/>
            <w:i/>
          </w:rPr>
          <w:delText>account</w:delText>
        </w:r>
      </w:del>
      <w:ins w:id="82" w:author="Author edits" w:date="2025-12-30T12:48:00Z" w16du:dateUtc="2025-12-30T17:48:00Z">
        <w:r w:rsidR="00994849">
          <w:rPr>
            <w:rFonts w:cs="Times New Roman"/>
            <w:i/>
            <w:iCs/>
          </w:rPr>
          <w:t>hypothesis</w:t>
        </w:r>
      </w:ins>
      <w:r w:rsidRPr="081331A7">
        <w:rPr>
          <w:rFonts w:cs="Times New Roman"/>
        </w:rPr>
        <w:t xml:space="preserve">: posed smiles can improve mood </w:t>
      </w:r>
      <w:r w:rsidR="003A36C7" w:rsidRPr="081331A7">
        <w:rPr>
          <w:rFonts w:cs="Times New Roman"/>
        </w:rPr>
        <w:t>when performed relatively voluntarily</w:t>
      </w:r>
      <w:r w:rsidR="004029ED" w:rsidRPr="081331A7">
        <w:rPr>
          <w:rFonts w:cs="Times New Roman"/>
        </w:rPr>
        <w:t xml:space="preserve"> in emotion embodiment research – but not</w:t>
      </w:r>
      <w:r w:rsidR="00FF33AC" w:rsidRPr="081331A7">
        <w:rPr>
          <w:rFonts w:cs="Times New Roman"/>
        </w:rPr>
        <w:t xml:space="preserve"> when </w:t>
      </w:r>
      <w:r w:rsidR="00C7503F" w:rsidRPr="081331A7">
        <w:rPr>
          <w:rFonts w:cs="Times New Roman"/>
        </w:rPr>
        <w:t xml:space="preserve">done </w:t>
      </w:r>
      <w:r w:rsidR="002539DD" w:rsidRPr="081331A7">
        <w:rPr>
          <w:rFonts w:cs="Times New Roman"/>
        </w:rPr>
        <w:t>under threat of punishment</w:t>
      </w:r>
      <w:r w:rsidR="00EA3070" w:rsidRPr="081331A7">
        <w:rPr>
          <w:rFonts w:cs="Times New Roman"/>
        </w:rPr>
        <w:t xml:space="preserve"> </w:t>
      </w:r>
      <w:del w:id="83" w:author="Author edits" w:date="2025-12-30T12:48:00Z" w16du:dateUtc="2025-12-30T17:48:00Z">
        <w:r w:rsidR="008E19D8">
          <w:rPr>
            <w:rFonts w:cs="Times New Roman"/>
          </w:rPr>
          <w:delText xml:space="preserve">in </w:delText>
        </w:r>
        <w:r w:rsidRPr="00CF5EFD">
          <w:rPr>
            <w:rFonts w:cs="Times New Roman"/>
          </w:rPr>
          <w:delText xml:space="preserve">emotion labor research. This </w:delText>
        </w:r>
        <w:r w:rsidR="00B84C29" w:rsidRPr="00CF5EFD">
          <w:rPr>
            <w:rFonts w:cs="Times New Roman"/>
          </w:rPr>
          <w:delText xml:space="preserve">would </w:delText>
        </w:r>
        <w:r w:rsidRPr="00CF5EFD">
          <w:rPr>
            <w:rFonts w:cs="Times New Roman"/>
          </w:rPr>
          <w:delText xml:space="preserve">once again lend more support to emotion embodiment theories that emphasize the importance of context </w:delText>
        </w:r>
        <w:r w:rsidR="003A1B7B" w:rsidRPr="00CF5EFD">
          <w:rPr>
            <w:rFonts w:cs="Times New Roman"/>
          </w:rPr>
          <w:delText>(e.g.,</w:delText>
        </w:r>
        <w:r w:rsidR="00A445E4" w:rsidRPr="00A445E4">
          <w:rPr>
            <w:rFonts w:cs="Times New Roman"/>
          </w:rPr>
          <w:delText xml:space="preserve"> Laird, 1974</w:delText>
        </w:r>
        <w:r w:rsidR="003A1B7B" w:rsidRPr="00CF5EFD">
          <w:rPr>
            <w:rFonts w:cs="Times New Roman"/>
          </w:rPr>
          <w:delText xml:space="preserve">) </w:delText>
        </w:r>
        <w:r w:rsidR="006750D5" w:rsidRPr="00CF5EFD">
          <w:rPr>
            <w:rFonts w:cs="Times New Roman"/>
          </w:rPr>
          <w:delText>vs. biologically-innate connections (Levenson et al.,</w:delText>
        </w:r>
        <w:r w:rsidR="00A445E4">
          <w:rPr>
            <w:rFonts w:cs="Times New Roman"/>
          </w:rPr>
          <w:delText xml:space="preserve"> 1990</w:delText>
        </w:r>
        <w:r w:rsidR="00BA7508" w:rsidRPr="00CF5EFD">
          <w:rPr>
            <w:rFonts w:cs="Times New Roman"/>
          </w:rPr>
          <w:delText>)</w:delText>
        </w:r>
        <w:r w:rsidRPr="00CF5EFD">
          <w:rPr>
            <w:rFonts w:cs="Times New Roman"/>
          </w:rPr>
          <w:delText>.</w:delText>
        </w:r>
      </w:del>
      <w:ins w:id="84" w:author="Author edits" w:date="2025-12-30T12:48:00Z" w16du:dateUtc="2025-12-30T17:48:00Z">
        <w:r w:rsidR="339D7DFA" w:rsidRPr="081331A7">
          <w:rPr>
            <w:rFonts w:cs="Times New Roman"/>
          </w:rPr>
          <w:t xml:space="preserve">(e.g., </w:t>
        </w:r>
        <w:r w:rsidR="339D7DFA" w:rsidRPr="081331A7">
          <w:rPr>
            <w:rFonts w:eastAsia="Times New Roman" w:cs="Times New Roman"/>
          </w:rPr>
          <w:t>reduced tips, docked performance evaluations, or job loss</w:t>
        </w:r>
        <w:r w:rsidR="339D7DFA" w:rsidRPr="081331A7">
          <w:rPr>
            <w:rFonts w:cs="Times New Roman"/>
          </w:rPr>
          <w:t>)</w:t>
        </w:r>
        <w:r w:rsidR="4C860ECD" w:rsidRPr="081331A7">
          <w:rPr>
            <w:rFonts w:cs="Times New Roman"/>
          </w:rPr>
          <w:t xml:space="preserve"> </w:t>
        </w:r>
        <w:r w:rsidR="008E19D8" w:rsidRPr="081331A7">
          <w:rPr>
            <w:rFonts w:cs="Times New Roman"/>
          </w:rPr>
          <w:t xml:space="preserve">in </w:t>
        </w:r>
        <w:r w:rsidRPr="081331A7">
          <w:rPr>
            <w:rFonts w:cs="Times New Roman"/>
          </w:rPr>
          <w:t>emotion labor research.</w:t>
        </w:r>
      </w:ins>
      <w:r w:rsidRPr="081331A7">
        <w:rPr>
          <w:rFonts w:cs="Times New Roman"/>
        </w:rPr>
        <w:t xml:space="preserve"> </w:t>
      </w:r>
      <w:r w:rsidR="008F3C44" w:rsidRPr="081331A7">
        <w:rPr>
          <w:rFonts w:cs="Times New Roman"/>
        </w:rPr>
        <w:t xml:space="preserve">More practically, such results </w:t>
      </w:r>
      <w:r w:rsidR="002E0BF0" w:rsidRPr="081331A7">
        <w:rPr>
          <w:rFonts w:cs="Times New Roman"/>
        </w:rPr>
        <w:t>directl</w:t>
      </w:r>
      <w:r w:rsidR="00033B2B" w:rsidRPr="081331A7">
        <w:rPr>
          <w:rFonts w:cs="Times New Roman"/>
        </w:rPr>
        <w:t xml:space="preserve">y connect to </w:t>
      </w:r>
      <w:r w:rsidR="00FE3755" w:rsidRPr="081331A7">
        <w:rPr>
          <w:rFonts w:cs="Times New Roman"/>
        </w:rPr>
        <w:t>conversations</w:t>
      </w:r>
      <w:r w:rsidR="00033B2B" w:rsidRPr="081331A7">
        <w:rPr>
          <w:rFonts w:cs="Times New Roman"/>
        </w:rPr>
        <w:t xml:space="preserve"> </w:t>
      </w:r>
      <w:r w:rsidR="00FE3755" w:rsidRPr="081331A7">
        <w:rPr>
          <w:rFonts w:cs="Times New Roman"/>
        </w:rPr>
        <w:t xml:space="preserve">about </w:t>
      </w:r>
      <w:r w:rsidR="00033B2B" w:rsidRPr="081331A7">
        <w:rPr>
          <w:rFonts w:cs="Times New Roman"/>
        </w:rPr>
        <w:t>eradicat</w:t>
      </w:r>
      <w:r w:rsidR="00FE3755" w:rsidRPr="081331A7">
        <w:rPr>
          <w:rFonts w:cs="Times New Roman"/>
        </w:rPr>
        <w:t>ing</w:t>
      </w:r>
      <w:r w:rsidR="00033B2B" w:rsidRPr="081331A7">
        <w:rPr>
          <w:rFonts w:cs="Times New Roman"/>
        </w:rPr>
        <w:t xml:space="preserve"> emotion display requirements at work altogether</w:t>
      </w:r>
      <w:r w:rsidR="00E43925" w:rsidRPr="081331A7">
        <w:rPr>
          <w:rFonts w:cs="Times New Roman"/>
        </w:rPr>
        <w:t xml:space="preserve"> (</w:t>
      </w:r>
      <w:r w:rsidR="008B2593" w:rsidRPr="081331A7">
        <w:rPr>
          <w:rFonts w:cs="Times New Roman"/>
        </w:rPr>
        <w:t>Grandey, Rupp, &amp; Brice, 2015</w:t>
      </w:r>
      <w:r w:rsidR="00E43925" w:rsidRPr="081331A7">
        <w:rPr>
          <w:rFonts w:cs="Times New Roman"/>
        </w:rPr>
        <w:t>)</w:t>
      </w:r>
      <w:r w:rsidR="002306D1" w:rsidRPr="081331A7">
        <w:rPr>
          <w:rFonts w:cs="Times New Roman"/>
        </w:rPr>
        <w:t xml:space="preserve">. </w:t>
      </w:r>
      <w:r w:rsidR="003C3C55" w:rsidRPr="081331A7">
        <w:rPr>
          <w:rFonts w:cs="Times New Roman"/>
        </w:rPr>
        <w:t xml:space="preserve">Such </w:t>
      </w:r>
      <w:r w:rsidR="007E65A4" w:rsidRPr="081331A7">
        <w:rPr>
          <w:rFonts w:cs="Times New Roman"/>
        </w:rPr>
        <w:t>conversations</w:t>
      </w:r>
      <w:r w:rsidR="003C3C55" w:rsidRPr="081331A7">
        <w:rPr>
          <w:rFonts w:cs="Times New Roman"/>
        </w:rPr>
        <w:t xml:space="preserve"> </w:t>
      </w:r>
      <w:r w:rsidR="003A65AB" w:rsidRPr="081331A7">
        <w:rPr>
          <w:rFonts w:cs="Times New Roman"/>
        </w:rPr>
        <w:t xml:space="preserve">often </w:t>
      </w:r>
      <w:r w:rsidR="003E6B71" w:rsidRPr="081331A7">
        <w:rPr>
          <w:rFonts w:cs="Times New Roman"/>
        </w:rPr>
        <w:t>consider</w:t>
      </w:r>
      <w:r w:rsidR="0062255A" w:rsidRPr="081331A7">
        <w:rPr>
          <w:rFonts w:cs="Times New Roman"/>
        </w:rPr>
        <w:t xml:space="preserve"> </w:t>
      </w:r>
      <w:r w:rsidR="00353A4B" w:rsidRPr="081331A7">
        <w:rPr>
          <w:rFonts w:cs="Times New Roman"/>
        </w:rPr>
        <w:t xml:space="preserve">seemingly conflicting </w:t>
      </w:r>
      <w:r w:rsidR="0062255A" w:rsidRPr="081331A7">
        <w:rPr>
          <w:rFonts w:cs="Times New Roman"/>
        </w:rPr>
        <w:t xml:space="preserve">evidence </w:t>
      </w:r>
      <w:r w:rsidR="00E863DE" w:rsidRPr="081331A7">
        <w:rPr>
          <w:rFonts w:cs="Times New Roman"/>
        </w:rPr>
        <w:t xml:space="preserve">from the emotion embodiment literature: </w:t>
      </w:r>
      <w:r w:rsidR="0062255A" w:rsidRPr="081331A7">
        <w:rPr>
          <w:rFonts w:cs="Times New Roman"/>
        </w:rPr>
        <w:t xml:space="preserve">that posed smiles </w:t>
      </w:r>
      <w:r w:rsidR="00805011" w:rsidRPr="081331A7">
        <w:rPr>
          <w:rFonts w:cs="Times New Roman"/>
        </w:rPr>
        <w:t xml:space="preserve">can </w:t>
      </w:r>
      <w:r w:rsidR="0062255A" w:rsidRPr="081331A7">
        <w:rPr>
          <w:rFonts w:cs="Times New Roman"/>
        </w:rPr>
        <w:t>increase</w:t>
      </w:r>
      <w:r w:rsidR="00F91F72" w:rsidRPr="081331A7">
        <w:rPr>
          <w:rFonts w:cs="Times New Roman"/>
        </w:rPr>
        <w:t xml:space="preserve"> happiness in experimental contexts (e.g.,</w:t>
      </w:r>
      <w:r w:rsidR="00E66BA2">
        <w:t xml:space="preserve"> </w:t>
      </w:r>
      <w:proofErr w:type="spellStart"/>
      <w:r w:rsidR="00E66BA2" w:rsidRPr="081331A7">
        <w:rPr>
          <w:rFonts w:cs="Times New Roman"/>
        </w:rPr>
        <w:t>Chandwani</w:t>
      </w:r>
      <w:proofErr w:type="spellEnd"/>
      <w:r w:rsidR="00E66BA2" w:rsidRPr="081331A7">
        <w:rPr>
          <w:rFonts w:cs="Times New Roman"/>
        </w:rPr>
        <w:t xml:space="preserve"> &amp; Sharma, 2015; Choi &amp; Kim, 2015</w:t>
      </w:r>
      <w:r w:rsidR="00F91F72" w:rsidRPr="081331A7">
        <w:rPr>
          <w:rFonts w:cs="Times New Roman"/>
        </w:rPr>
        <w:t>)</w:t>
      </w:r>
      <w:r w:rsidR="00733E97" w:rsidRPr="081331A7">
        <w:rPr>
          <w:rFonts w:cs="Times New Roman"/>
        </w:rPr>
        <w:t>.</w:t>
      </w:r>
      <w:r w:rsidR="00904B9F" w:rsidRPr="081331A7">
        <w:rPr>
          <w:rFonts w:cs="Times New Roman"/>
        </w:rPr>
        <w:t xml:space="preserve"> However</w:t>
      </w:r>
      <w:r w:rsidR="00303ABA" w:rsidRPr="081331A7">
        <w:rPr>
          <w:rFonts w:cs="Times New Roman"/>
        </w:rPr>
        <w:t>, the punishment account</w:t>
      </w:r>
      <w:r w:rsidR="00F6219B" w:rsidRPr="081331A7">
        <w:rPr>
          <w:rFonts w:cs="Times New Roman"/>
        </w:rPr>
        <w:t xml:space="preserve"> </w:t>
      </w:r>
      <w:r w:rsidR="00B70F43" w:rsidRPr="081331A7">
        <w:rPr>
          <w:rFonts w:cs="Times New Roman"/>
        </w:rPr>
        <w:t xml:space="preserve">potentially explains why </w:t>
      </w:r>
      <w:r w:rsidR="00AC01EF" w:rsidRPr="081331A7">
        <w:rPr>
          <w:rFonts w:cs="Times New Roman"/>
        </w:rPr>
        <w:t xml:space="preserve">these </w:t>
      </w:r>
      <w:r w:rsidR="00DB0962" w:rsidRPr="081331A7">
        <w:rPr>
          <w:rFonts w:cs="Times New Roman"/>
        </w:rPr>
        <w:t xml:space="preserve">effects </w:t>
      </w:r>
      <w:r w:rsidR="00523094" w:rsidRPr="081331A7">
        <w:rPr>
          <w:rFonts w:cs="Times New Roman"/>
        </w:rPr>
        <w:t xml:space="preserve">do not </w:t>
      </w:r>
      <w:r w:rsidR="00AC01EF" w:rsidRPr="081331A7">
        <w:rPr>
          <w:rFonts w:cs="Times New Roman"/>
        </w:rPr>
        <w:t>generalize to work settings</w:t>
      </w:r>
      <w:r w:rsidR="00414436" w:rsidRPr="081331A7">
        <w:rPr>
          <w:rFonts w:cs="Times New Roman"/>
        </w:rPr>
        <w:t xml:space="preserve">: </w:t>
      </w:r>
      <w:r w:rsidR="001944ED" w:rsidRPr="081331A7">
        <w:rPr>
          <w:rFonts w:cs="Times New Roman"/>
        </w:rPr>
        <w:t>smiling</w:t>
      </w:r>
      <w:r w:rsidR="00835D84" w:rsidRPr="081331A7">
        <w:rPr>
          <w:rFonts w:cs="Times New Roman"/>
        </w:rPr>
        <w:t xml:space="preserve"> isn’t mood boosting</w:t>
      </w:r>
      <w:r w:rsidR="00096194" w:rsidRPr="081331A7">
        <w:rPr>
          <w:rFonts w:cs="Times New Roman"/>
        </w:rPr>
        <w:t xml:space="preserve"> when performed </w:t>
      </w:r>
      <w:r w:rsidR="007148F0" w:rsidRPr="081331A7">
        <w:rPr>
          <w:rFonts w:cs="Times New Roman"/>
        </w:rPr>
        <w:t>to avoid punishment.</w:t>
      </w:r>
      <w:r w:rsidR="00462210" w:rsidRPr="081331A7">
        <w:rPr>
          <w:rFonts w:cs="Times New Roman"/>
        </w:rPr>
        <w:t xml:space="preserve"> </w:t>
      </w:r>
    </w:p>
    <w:p w14:paraId="35CF30F6" w14:textId="77777777" w:rsidR="00F3346C" w:rsidRPr="00CF5EFD" w:rsidRDefault="00DC2955" w:rsidP="006A15A7">
      <w:pPr>
        <w:pStyle w:val="Heading1"/>
        <w:rPr>
          <w:moveTo w:id="85" w:author="Author edits" w:date="2025-12-30T12:48:00Z" w16du:dateUtc="2025-12-30T17:48:00Z"/>
          <w:rFonts w:cs="Times New Roman"/>
        </w:rPr>
      </w:pPr>
      <w:bookmarkStart w:id="86" w:name="methodology"/>
      <w:bookmarkEnd w:id="31"/>
      <w:moveToRangeStart w:id="87" w:author="Author edits" w:date="2025-12-30T12:48:00Z" w:name="move217991305"/>
      <w:moveTo w:id="88" w:author="Author edits" w:date="2025-12-30T12:48:00Z" w16du:dateUtc="2025-12-30T17:48:00Z">
        <w:r w:rsidRPr="00CF5EFD">
          <w:rPr>
            <w:rFonts w:cs="Times New Roman"/>
          </w:rPr>
          <w:t>Methodology</w:t>
        </w:r>
      </w:moveTo>
    </w:p>
    <w:moveToRangeEnd w:id="87"/>
    <w:p w14:paraId="122CDCC8" w14:textId="40CBF676" w:rsidR="00362D9C" w:rsidRPr="00CF5EFD" w:rsidRDefault="00362D9C" w:rsidP="00362D9C">
      <w:pPr>
        <w:spacing w:before="0"/>
        <w:ind w:firstLine="720"/>
        <w:rPr>
          <w:rFonts w:cs="Times New Roman"/>
        </w:rPr>
      </w:pPr>
      <w:r w:rsidRPr="00CF5EFD">
        <w:rPr>
          <w:rFonts w:cs="Times New Roman"/>
        </w:rPr>
        <w:t>In the present work, we</w:t>
      </w:r>
      <w:del w:id="89" w:author="Author edits" w:date="2025-12-30T12:48:00Z" w16du:dateUtc="2025-12-30T17:48:00Z">
        <w:r w:rsidR="002E4AD6" w:rsidRPr="00CF5EFD">
          <w:rPr>
            <w:rFonts w:cs="Times New Roman"/>
          </w:rPr>
          <w:delText xml:space="preserve"> will</w:delText>
        </w:r>
      </w:del>
      <w:r w:rsidRPr="00CF5EFD">
        <w:rPr>
          <w:rFonts w:cs="Times New Roman"/>
        </w:rPr>
        <w:t xml:space="preserve"> evaluate the emotion incongruence, repetition, and punishment accounts side-by-side. To do so, we will extend a paradigm used in the largest experimental demonstration of the mood-boosting effects of posed smiles </w:t>
      </w:r>
      <w:r>
        <w:rPr>
          <w:rFonts w:cs="Times New Roman"/>
        </w:rPr>
        <w:t xml:space="preserve">(Coles et al., 2022) </w:t>
      </w:r>
      <w:r w:rsidRPr="00CF5EFD">
        <w:rPr>
          <w:rFonts w:cs="Times New Roman"/>
        </w:rPr>
        <w:t>to include three experimentally-manipulated factors: (1) the emotional contexts in which participants pose smiles, (2) the number of times they pose the smile, and (3) whether non-compliance could lead to financial penalties.</w:t>
      </w:r>
    </w:p>
    <w:p w14:paraId="6BBAE009" w14:textId="77777777" w:rsidR="00F3346C" w:rsidRPr="00CF5EFD" w:rsidRDefault="00DC2955" w:rsidP="006A15A7">
      <w:pPr>
        <w:pStyle w:val="Heading1"/>
        <w:rPr>
          <w:moveFrom w:id="90" w:author="Author edits" w:date="2025-12-30T12:48:00Z" w16du:dateUtc="2025-12-30T17:48:00Z"/>
          <w:rFonts w:cs="Times New Roman"/>
        </w:rPr>
      </w:pPr>
      <w:moveFromRangeStart w:id="91" w:author="Author edits" w:date="2025-12-30T12:48:00Z" w:name="move217991305"/>
      <w:moveFrom w:id="92" w:author="Author edits" w:date="2025-12-30T12:48:00Z" w16du:dateUtc="2025-12-30T17:48:00Z">
        <w:r w:rsidRPr="00CF5EFD">
          <w:rPr>
            <w:rFonts w:cs="Times New Roman"/>
          </w:rPr>
          <w:t>Methodology</w:t>
        </w:r>
      </w:moveFrom>
    </w:p>
    <w:moveFromRangeEnd w:id="91"/>
    <w:p w14:paraId="35CF30F7" w14:textId="103BE564" w:rsidR="00F3346C" w:rsidRPr="00CF5EFD" w:rsidRDefault="00DC2955" w:rsidP="00B8510A">
      <w:pPr>
        <w:spacing w:before="0"/>
        <w:ind w:firstLine="720"/>
        <w:rPr>
          <w:rFonts w:cs="Times New Roman"/>
        </w:rPr>
      </w:pPr>
      <w:r w:rsidRPr="00CF5EFD">
        <w:rPr>
          <w:rFonts w:cs="Times New Roman"/>
        </w:rPr>
        <w:t xml:space="preserve">The present study features a 2 (Face </w:t>
      </w:r>
      <w:r w:rsidR="00E4568F" w:rsidRPr="00CF5EFD">
        <w:rPr>
          <w:rFonts w:cs="Times New Roman"/>
        </w:rPr>
        <w:t>Movement</w:t>
      </w:r>
      <w:r w:rsidRPr="00CF5EFD">
        <w:rPr>
          <w:rFonts w:cs="Times New Roman"/>
        </w:rPr>
        <w:t xml:space="preserve">: pose smile, express naturally) </w:t>
      </w:r>
      <w:r w:rsidR="00946524" w:rsidRPr="00CF5EFD">
        <w:rPr>
          <w:rFonts w:cs="Times New Roman"/>
        </w:rPr>
        <w:t xml:space="preserve">x 2 (Emotional Context: positive, negative) x </w:t>
      </w:r>
      <w:r w:rsidRPr="00CF5EFD">
        <w:rPr>
          <w:rFonts w:cs="Times New Roman"/>
        </w:rPr>
        <w:t>2 (</w:t>
      </w:r>
      <w:r w:rsidR="005B5E3D" w:rsidRPr="00CF5EFD">
        <w:rPr>
          <w:rFonts w:cs="Times New Roman"/>
        </w:rPr>
        <w:t xml:space="preserve">Movement </w:t>
      </w:r>
      <w:r w:rsidR="00E4568F" w:rsidRPr="00CF5EFD">
        <w:rPr>
          <w:rFonts w:cs="Times New Roman"/>
        </w:rPr>
        <w:t>Repetitions</w:t>
      </w:r>
      <w:r w:rsidRPr="00CF5EFD">
        <w:rPr>
          <w:rFonts w:cs="Times New Roman"/>
        </w:rPr>
        <w:t xml:space="preserve">: </w:t>
      </w:r>
      <w:r w:rsidR="005B5E3D" w:rsidRPr="00CF5EFD">
        <w:rPr>
          <w:rFonts w:cs="Times New Roman"/>
        </w:rPr>
        <w:t>on</w:t>
      </w:r>
      <w:r w:rsidR="00AB2B84" w:rsidRPr="00CF5EFD">
        <w:rPr>
          <w:rFonts w:cs="Times New Roman"/>
        </w:rPr>
        <w:t>e time</w:t>
      </w:r>
      <w:r w:rsidRPr="00CF5EFD">
        <w:rPr>
          <w:rFonts w:cs="Times New Roman"/>
        </w:rPr>
        <w:t xml:space="preserve">, </w:t>
      </w:r>
      <w:r w:rsidR="009B0BAD" w:rsidRPr="00CF5EFD">
        <w:rPr>
          <w:rFonts w:cs="Times New Roman"/>
        </w:rPr>
        <w:t>ten</w:t>
      </w:r>
      <w:r w:rsidR="005B5E3D" w:rsidRPr="00CF5EFD">
        <w:rPr>
          <w:rFonts w:cs="Times New Roman"/>
        </w:rPr>
        <w:t xml:space="preserve"> times</w:t>
      </w:r>
      <w:r w:rsidRPr="00CF5EFD">
        <w:rPr>
          <w:rFonts w:cs="Times New Roman"/>
        </w:rPr>
        <w:t xml:space="preserve">) </w:t>
      </w:r>
      <w:r w:rsidR="0001397E" w:rsidRPr="00CF5EFD">
        <w:rPr>
          <w:rFonts w:cs="Times New Roman"/>
        </w:rPr>
        <w:t xml:space="preserve">x 2 </w:t>
      </w:r>
      <w:r w:rsidR="0001397E" w:rsidRPr="00CF5EFD">
        <w:rPr>
          <w:rFonts w:cs="Times New Roman"/>
        </w:rPr>
        <w:lastRenderedPageBreak/>
        <w:t>(Punishment</w:t>
      </w:r>
      <w:r w:rsidR="002F3C69" w:rsidRPr="00CF5EFD">
        <w:rPr>
          <w:rFonts w:cs="Times New Roman"/>
        </w:rPr>
        <w:t xml:space="preserve"> </w:t>
      </w:r>
      <w:del w:id="93" w:author="Author edits" w:date="2025-12-30T12:48:00Z" w16du:dateUtc="2025-12-30T17:48:00Z">
        <w:r w:rsidR="002F3C69" w:rsidRPr="00CF5EFD">
          <w:rPr>
            <w:rFonts w:cs="Times New Roman"/>
          </w:rPr>
          <w:delText>threat</w:delText>
        </w:r>
      </w:del>
      <w:ins w:id="94" w:author="Author edits" w:date="2025-12-30T12:48:00Z" w16du:dateUtc="2025-12-30T17:48:00Z">
        <w:r w:rsidR="00F70CE0">
          <w:rPr>
            <w:rFonts w:cs="Times New Roman"/>
          </w:rPr>
          <w:t>T</w:t>
        </w:r>
        <w:r w:rsidR="002F3C69" w:rsidRPr="00CF5EFD">
          <w:rPr>
            <w:rFonts w:cs="Times New Roman"/>
          </w:rPr>
          <w:t>hreat</w:t>
        </w:r>
      </w:ins>
      <w:r w:rsidR="002F3C69" w:rsidRPr="00CF5EFD">
        <w:rPr>
          <w:rFonts w:cs="Times New Roman"/>
        </w:rPr>
        <w:t xml:space="preserve">: present, absent) </w:t>
      </w:r>
      <w:r w:rsidRPr="00CF5EFD">
        <w:rPr>
          <w:rFonts w:cs="Times New Roman"/>
        </w:rPr>
        <w:t xml:space="preserve">design, with the first factor manipulated within-subjects. </w:t>
      </w:r>
      <w:del w:id="95" w:author="Author edits" w:date="2025-12-30T12:48:00Z" w16du:dateUtc="2025-12-30T17:48:00Z">
        <w:r w:rsidRPr="00CF5EFD">
          <w:rPr>
            <w:rFonts w:cs="Times New Roman"/>
          </w:rPr>
          <w:delText xml:space="preserve">As a </w:delText>
        </w:r>
      </w:del>
      <w:ins w:id="96" w:author="Author edits" w:date="2025-12-30T12:48:00Z" w16du:dateUtc="2025-12-30T17:48:00Z">
        <w:r w:rsidR="00135FBF">
          <w:rPr>
            <w:rFonts w:cs="Times New Roman"/>
          </w:rPr>
          <w:t>These manipulations are designed to evaluate boundary conditions</w:t>
        </w:r>
        <w:r w:rsidR="004A59D2">
          <w:rPr>
            <w:rFonts w:cs="Times New Roman"/>
          </w:rPr>
          <w:t xml:space="preserve"> of the mood-boosting effect of posed smiles – although </w:t>
        </w:r>
        <w:r w:rsidR="00452F35">
          <w:rPr>
            <w:rFonts w:cs="Times New Roman"/>
          </w:rPr>
          <w:t xml:space="preserve">they cannot necessarily explain </w:t>
        </w:r>
        <w:r w:rsidR="00452F35">
          <w:rPr>
            <w:rFonts w:cs="Times New Roman"/>
            <w:i/>
            <w:iCs/>
          </w:rPr>
          <w:t>why</w:t>
        </w:r>
        <w:r w:rsidR="00452F35">
          <w:rPr>
            <w:rFonts w:cs="Times New Roman"/>
          </w:rPr>
          <w:t xml:space="preserve"> those conditions matter. For </w:t>
        </w:r>
        <w:r w:rsidR="00CE14DE">
          <w:rPr>
            <w:rFonts w:cs="Times New Roman"/>
          </w:rPr>
          <w:t>example, Punishment Threat may eliminate</w:t>
        </w:r>
        <w:r w:rsidR="00F234B1">
          <w:rPr>
            <w:rFonts w:cs="Times New Roman"/>
          </w:rPr>
          <w:t xml:space="preserve"> the mood-boosting effect of posed smiles because </w:t>
        </w:r>
        <w:r w:rsidR="004501D5">
          <w:rPr>
            <w:rFonts w:cs="Times New Roman"/>
          </w:rPr>
          <w:t xml:space="preserve">it shifts </w:t>
        </w:r>
        <w:r w:rsidR="008B2029">
          <w:rPr>
            <w:rFonts w:cs="Times New Roman"/>
          </w:rPr>
          <w:t>the perceived goal of the smile (</w:t>
        </w:r>
        <w:r w:rsidR="00F810E8">
          <w:rPr>
            <w:rFonts w:cs="Times New Roman"/>
          </w:rPr>
          <w:t>to avoid financial penalty vs. appease an experimenter)</w:t>
        </w:r>
        <w:r w:rsidR="004F2967">
          <w:rPr>
            <w:rFonts w:cs="Times New Roman"/>
          </w:rPr>
          <w:t>. But it may also eliminate the mood-boosting effect of posed smiles because it is</w:t>
        </w:r>
        <w:r w:rsidR="0054631B">
          <w:rPr>
            <w:rFonts w:cs="Times New Roman"/>
          </w:rPr>
          <w:t xml:space="preserve"> intrinsically unpleasant. </w:t>
        </w:r>
        <w:r w:rsidR="00EB26E8">
          <w:rPr>
            <w:rFonts w:cs="Times New Roman"/>
          </w:rPr>
          <w:t>Our</w:t>
        </w:r>
        <w:r w:rsidRPr="00CF5EFD">
          <w:rPr>
            <w:rFonts w:cs="Times New Roman"/>
          </w:rPr>
          <w:t xml:space="preserve"> </w:t>
        </w:r>
      </w:ins>
      <w:r w:rsidRPr="00CF5EFD">
        <w:rPr>
          <w:rFonts w:cs="Times New Roman"/>
        </w:rPr>
        <w:t>Registered Report</w:t>
      </w:r>
      <w:del w:id="97" w:author="Author edits" w:date="2025-12-30T12:48:00Z" w16du:dateUtc="2025-12-30T17:48:00Z">
        <w:r w:rsidRPr="00CF5EFD">
          <w:rPr>
            <w:rFonts w:cs="Times New Roman"/>
          </w:rPr>
          <w:delText xml:space="preserve">, our </w:delText>
        </w:r>
      </w:del>
      <w:ins w:id="98" w:author="Author edits" w:date="2025-12-30T12:48:00Z" w16du:dateUtc="2025-12-30T17:48:00Z">
        <w:r w:rsidR="00EB26E8">
          <w:rPr>
            <w:rFonts w:cs="Times New Roman"/>
          </w:rPr>
          <w:t xml:space="preserve"> focuse</w:t>
        </w:r>
        <w:r w:rsidR="00531DA2">
          <w:rPr>
            <w:rFonts w:cs="Times New Roman"/>
          </w:rPr>
          <w:t>s</w:t>
        </w:r>
        <w:r w:rsidR="001821C1">
          <w:rPr>
            <w:rFonts w:cs="Times New Roman"/>
          </w:rPr>
          <w:t xml:space="preserve"> on identifying </w:t>
        </w:r>
        <w:r w:rsidR="00111D1E">
          <w:rPr>
            <w:rFonts w:cs="Times New Roman"/>
          </w:rPr>
          <w:t xml:space="preserve">these </w:t>
        </w:r>
        <w:r w:rsidR="001821C1">
          <w:rPr>
            <w:rFonts w:cs="Times New Roman"/>
          </w:rPr>
          <w:t>boundary condition</w:t>
        </w:r>
        <w:r w:rsidR="00361A56">
          <w:rPr>
            <w:rFonts w:cs="Times New Roman"/>
          </w:rPr>
          <w:t>s</w:t>
        </w:r>
        <w:r w:rsidR="00B8510A">
          <w:rPr>
            <w:rFonts w:cs="Times New Roman"/>
          </w:rPr>
          <w:t xml:space="preserve"> with a </w:t>
        </w:r>
      </w:ins>
      <w:r w:rsidR="00780A49">
        <w:rPr>
          <w:rFonts w:cs="Times New Roman"/>
        </w:rPr>
        <w:t>pre-register</w:t>
      </w:r>
      <w:r w:rsidR="00B8510A">
        <w:rPr>
          <w:rFonts w:cs="Times New Roman"/>
        </w:rPr>
        <w:t xml:space="preserve">ed </w:t>
      </w:r>
      <w:ins w:id="99" w:author="Author edits" w:date="2025-12-30T12:48:00Z" w16du:dateUtc="2025-12-30T17:48:00Z">
        <w:r w:rsidR="00B8510A">
          <w:rPr>
            <w:rFonts w:cs="Times New Roman"/>
          </w:rPr>
          <w:t xml:space="preserve">and pre-vetted </w:t>
        </w:r>
      </w:ins>
      <w:r w:rsidR="00810298">
        <w:rPr>
          <w:rFonts w:cs="Times New Roman"/>
        </w:rPr>
        <w:t xml:space="preserve">design, sampling plan, and analysis </w:t>
      </w:r>
      <w:r w:rsidR="00B8510A">
        <w:rPr>
          <w:rFonts w:cs="Times New Roman"/>
        </w:rPr>
        <w:t>strategy</w:t>
      </w:r>
      <w:del w:id="100" w:author="Author edits" w:date="2025-12-30T12:48:00Z" w16du:dateUtc="2025-12-30T17:48:00Z">
        <w:r w:rsidRPr="00CF5EFD">
          <w:rPr>
            <w:rFonts w:cs="Times New Roman"/>
          </w:rPr>
          <w:delText xml:space="preserve"> </w:delText>
        </w:r>
        <w:r w:rsidR="00294350" w:rsidRPr="00CF5EFD">
          <w:rPr>
            <w:rFonts w:cs="Times New Roman"/>
          </w:rPr>
          <w:delText xml:space="preserve">were </w:delText>
        </w:r>
        <w:r w:rsidRPr="00CF5EFD">
          <w:rPr>
            <w:rFonts w:cs="Times New Roman"/>
          </w:rPr>
          <w:delText>finalized before data collection commenced</w:delText>
        </w:r>
        <w:r w:rsidR="00CC26F5" w:rsidRPr="00CF5EFD">
          <w:rPr>
            <w:rFonts w:cs="Times New Roman"/>
          </w:rPr>
          <w:delText>.</w:delText>
        </w:r>
      </w:del>
      <w:r w:rsidR="00B8510A">
        <w:rPr>
          <w:rFonts w:cs="Times New Roman"/>
        </w:rPr>
        <w:t xml:space="preserve"> </w:t>
      </w:r>
      <w:r w:rsidRPr="00CF5EFD">
        <w:rPr>
          <w:rFonts w:cs="Times New Roman"/>
        </w:rPr>
        <w:t>(</w:t>
      </w:r>
      <w:hyperlink r:id="rId13">
        <w:r w:rsidR="00F3346C" w:rsidRPr="00CF5EFD">
          <w:rPr>
            <w:rStyle w:val="Hyperlink"/>
            <w:rFonts w:cs="Times New Roman"/>
          </w:rPr>
          <w:t>https://osf.io/2suyx/?view_only=8052e16be97d4bee8f93a6fa67b02893</w:t>
        </w:r>
      </w:hyperlink>
      <w:r w:rsidRPr="00CF5EFD">
        <w:rPr>
          <w:rFonts w:cs="Times New Roman"/>
        </w:rPr>
        <w:t>).</w:t>
      </w:r>
    </w:p>
    <w:p w14:paraId="35CF30FA" w14:textId="7134773F" w:rsidR="00F3346C" w:rsidRPr="00CF5EFD" w:rsidRDefault="00DC2955" w:rsidP="006A15A7">
      <w:pPr>
        <w:pStyle w:val="Heading2"/>
      </w:pPr>
      <w:bookmarkStart w:id="101" w:name="fig:design"/>
      <w:bookmarkStart w:id="102" w:name="participants-and-procedures"/>
      <w:bookmarkEnd w:id="101"/>
      <w:r w:rsidRPr="00CF5EFD">
        <w:t xml:space="preserve">Participants and </w:t>
      </w:r>
      <w:r w:rsidR="006A15A7">
        <w:t>P</w:t>
      </w:r>
      <w:r w:rsidRPr="00CF5EFD">
        <w:t>rocedures</w:t>
      </w:r>
    </w:p>
    <w:p w14:paraId="14420108" w14:textId="7AF3CA11" w:rsidR="00BA13B6" w:rsidRDefault="00DC2955" w:rsidP="00913072">
      <w:pPr>
        <w:spacing w:before="0"/>
        <w:ind w:firstLine="720"/>
        <w:rPr>
          <w:rFonts w:cs="Times New Roman"/>
        </w:rPr>
      </w:pPr>
      <w:r w:rsidRPr="005F3483">
        <w:rPr>
          <w:rFonts w:cs="Times New Roman"/>
        </w:rPr>
        <w:t xml:space="preserve">N = </w:t>
      </w:r>
      <w:r w:rsidR="6751F997" w:rsidRPr="005F3483">
        <w:rPr>
          <w:rFonts w:cs="Times New Roman"/>
        </w:rPr>
        <w:t>1200</w:t>
      </w:r>
      <w:r w:rsidRPr="005F3483">
        <w:rPr>
          <w:rFonts w:cs="Times New Roman"/>
        </w:rPr>
        <w:t xml:space="preserve"> participants will be recruited from Prolific: an online platform where people complete studies in exchange for payment. (See </w:t>
      </w:r>
      <w:r w:rsidRPr="005F3483">
        <w:rPr>
          <w:rFonts w:cs="Times New Roman"/>
          <w:i/>
          <w:iCs/>
        </w:rPr>
        <w:t xml:space="preserve">Power </w:t>
      </w:r>
      <w:r w:rsidR="003B29E2" w:rsidRPr="005F3483">
        <w:rPr>
          <w:rFonts w:cs="Times New Roman"/>
          <w:i/>
          <w:iCs/>
        </w:rPr>
        <w:t>S</w:t>
      </w:r>
      <w:r w:rsidRPr="005F3483">
        <w:rPr>
          <w:rFonts w:cs="Times New Roman"/>
          <w:i/>
          <w:iCs/>
        </w:rPr>
        <w:t>imulation</w:t>
      </w:r>
      <w:r w:rsidRPr="005F3483">
        <w:rPr>
          <w:rFonts w:cs="Times New Roman"/>
        </w:rPr>
        <w:t xml:space="preserve"> for more information.) Workers on the platform will be eligible to participate if they (a) </w:t>
      </w:r>
      <w:r w:rsidR="00730276" w:rsidRPr="005F3483">
        <w:rPr>
          <w:rFonts w:cs="Times New Roman"/>
        </w:rPr>
        <w:t xml:space="preserve">speak English, </w:t>
      </w:r>
      <w:r w:rsidR="00801D3D">
        <w:rPr>
          <w:rFonts w:cs="Times New Roman"/>
        </w:rPr>
        <w:t xml:space="preserve">(b) have a functioning webcam, </w:t>
      </w:r>
      <w:r w:rsidR="00730276" w:rsidRPr="005F3483">
        <w:rPr>
          <w:rFonts w:cs="Times New Roman"/>
        </w:rPr>
        <w:t>(</w:t>
      </w:r>
      <w:r w:rsidR="00801D3D">
        <w:rPr>
          <w:rFonts w:cs="Times New Roman"/>
        </w:rPr>
        <w:t>c</w:t>
      </w:r>
      <w:r w:rsidR="00730276" w:rsidRPr="005F3483">
        <w:rPr>
          <w:rFonts w:cs="Times New Roman"/>
        </w:rPr>
        <w:t xml:space="preserve">) </w:t>
      </w:r>
      <w:r w:rsidRPr="005F3483">
        <w:rPr>
          <w:rFonts w:cs="Times New Roman"/>
        </w:rPr>
        <w:t xml:space="preserve">have </w:t>
      </w:r>
      <w:r w:rsidR="00420679">
        <w:rPr>
          <w:rFonts w:cs="Times New Roman"/>
        </w:rPr>
        <w:t xml:space="preserve">previously </w:t>
      </w:r>
      <w:r w:rsidRPr="005F3483">
        <w:rPr>
          <w:rFonts w:cs="Times New Roman"/>
        </w:rPr>
        <w:t>completed at least 5 studies</w:t>
      </w:r>
      <w:r w:rsidR="00420679">
        <w:rPr>
          <w:rFonts w:cs="Times New Roman"/>
        </w:rPr>
        <w:t xml:space="preserve">, </w:t>
      </w:r>
      <w:r w:rsidRPr="005F3483">
        <w:rPr>
          <w:rFonts w:cs="Times New Roman"/>
        </w:rPr>
        <w:t>and (</w:t>
      </w:r>
      <w:r w:rsidR="00801D3D">
        <w:rPr>
          <w:rFonts w:cs="Times New Roman"/>
        </w:rPr>
        <w:t>d</w:t>
      </w:r>
      <w:r w:rsidRPr="005F3483">
        <w:rPr>
          <w:rFonts w:cs="Times New Roman"/>
        </w:rPr>
        <w:t>) have at least 90% of their study submissions accepted. Th</w:t>
      </w:r>
      <w:r w:rsidR="00794BDB" w:rsidRPr="005F3483">
        <w:rPr>
          <w:rFonts w:cs="Times New Roman"/>
        </w:rPr>
        <w:t xml:space="preserve">ese latter two criteria </w:t>
      </w:r>
      <w:r w:rsidRPr="005F3483">
        <w:rPr>
          <w:rFonts w:cs="Times New Roman"/>
        </w:rPr>
        <w:t>help</w:t>
      </w:r>
      <w:r w:rsidR="00794BDB" w:rsidRPr="005F3483">
        <w:rPr>
          <w:rFonts w:cs="Times New Roman"/>
        </w:rPr>
        <w:t xml:space="preserve"> </w:t>
      </w:r>
      <w:r w:rsidRPr="005F3483">
        <w:rPr>
          <w:rFonts w:cs="Times New Roman"/>
        </w:rPr>
        <w:t xml:space="preserve">ensure that the quality of participants’ responses </w:t>
      </w:r>
      <w:r w:rsidR="6174FB1D" w:rsidRPr="005F3483">
        <w:rPr>
          <w:rFonts w:cs="Times New Roman"/>
        </w:rPr>
        <w:t>has</w:t>
      </w:r>
      <w:r w:rsidRPr="005F3483">
        <w:rPr>
          <w:rFonts w:cs="Times New Roman"/>
        </w:rPr>
        <w:t xml:space="preserve"> been vetted by other researchers</w:t>
      </w:r>
      <w:r w:rsidR="00801D3D">
        <w:rPr>
          <w:rFonts w:cs="Times New Roman"/>
        </w:rPr>
        <w:t>.</w:t>
      </w:r>
      <w:r w:rsidRPr="313472C8">
        <w:rPr>
          <w:rFonts w:cs="Times New Roman"/>
        </w:rPr>
        <w:t xml:space="preserve"> </w:t>
      </w:r>
    </w:p>
    <w:p w14:paraId="35CF30FC" w14:textId="26693733" w:rsidR="00F3346C" w:rsidRPr="00CF5EFD" w:rsidRDefault="00DC2955" w:rsidP="00FA59F0">
      <w:pPr>
        <w:spacing w:before="0"/>
        <w:ind w:firstLine="720"/>
        <w:rPr>
          <w:rFonts w:cs="Times New Roman"/>
        </w:rPr>
      </w:pPr>
      <w:r w:rsidRPr="00CF5EFD">
        <w:rPr>
          <w:rFonts w:cs="Times New Roman"/>
        </w:rPr>
        <w:t xml:space="preserve">Participants will complete the online experiment via a browser-based platform, Gorilla Experiment Builder (Anwyl-Irvine, </w:t>
      </w:r>
      <w:proofErr w:type="spellStart"/>
      <w:r w:rsidRPr="00CF5EFD">
        <w:rPr>
          <w:rFonts w:cs="Times New Roman"/>
        </w:rPr>
        <w:t>Massonnié</w:t>
      </w:r>
      <w:proofErr w:type="spellEnd"/>
      <w:r w:rsidRPr="00CF5EFD">
        <w:rPr>
          <w:rFonts w:cs="Times New Roman"/>
        </w:rPr>
        <w:t xml:space="preserve">, Flitton, Kirkham, &amp; Evershed, 2020). </w:t>
      </w:r>
      <w:r w:rsidR="003657C6" w:rsidRPr="00CF5EFD">
        <w:rPr>
          <w:rFonts w:cs="Times New Roman"/>
        </w:rPr>
        <w:t xml:space="preserve">To minimize </w:t>
      </w:r>
      <w:r w:rsidR="009F744C" w:rsidRPr="00CF5EFD">
        <w:rPr>
          <w:rFonts w:cs="Times New Roman"/>
        </w:rPr>
        <w:t xml:space="preserve">the impact of </w:t>
      </w:r>
      <w:r w:rsidR="003657C6" w:rsidRPr="00CF5EFD">
        <w:rPr>
          <w:rFonts w:cs="Times New Roman"/>
        </w:rPr>
        <w:t>demand characteristics</w:t>
      </w:r>
      <w:r w:rsidR="009F744C" w:rsidRPr="00CF5EFD">
        <w:rPr>
          <w:rFonts w:cs="Times New Roman"/>
        </w:rPr>
        <w:t xml:space="preserve"> (</w:t>
      </w:r>
      <w:r w:rsidR="00DD1B64" w:rsidRPr="00DD1B64">
        <w:rPr>
          <w:rFonts w:cs="Times New Roman"/>
        </w:rPr>
        <w:t>Coles, Wyatt, &amp; Frank, 2025; Orne, 1962</w:t>
      </w:r>
      <w:r w:rsidR="009F744C" w:rsidRPr="00CF5EFD">
        <w:rPr>
          <w:rFonts w:cs="Times New Roman"/>
        </w:rPr>
        <w:t>)</w:t>
      </w:r>
      <w:r w:rsidR="003657C6" w:rsidRPr="00CF5EFD">
        <w:rPr>
          <w:rFonts w:cs="Times New Roman"/>
        </w:rPr>
        <w:t xml:space="preserve">, participants will be told the study examines “how physical multi-tasking influences mathematical speed and accuracy”. </w:t>
      </w:r>
      <w:r w:rsidR="00D26DD2">
        <w:rPr>
          <w:rFonts w:cs="Times New Roman"/>
        </w:rPr>
        <w:t>For payment, p</w:t>
      </w:r>
      <w:r w:rsidR="00AD2AE8" w:rsidRPr="00CF5EFD">
        <w:rPr>
          <w:rFonts w:cs="Times New Roman"/>
        </w:rPr>
        <w:t xml:space="preserve">articipants will be told that they will receive </w:t>
      </w:r>
      <w:r w:rsidR="00EE1FD9" w:rsidRPr="00CF5EFD">
        <w:rPr>
          <w:rFonts w:cs="Times New Roman"/>
        </w:rPr>
        <w:t xml:space="preserve">up to </w:t>
      </w:r>
      <w:r w:rsidR="00AD2AE8" w:rsidRPr="00CF5EFD">
        <w:rPr>
          <w:rFonts w:cs="Times New Roman"/>
        </w:rPr>
        <w:t>$</w:t>
      </w:r>
      <w:r w:rsidR="00EE1FD9" w:rsidRPr="00CF5EFD">
        <w:rPr>
          <w:rFonts w:cs="Times New Roman"/>
        </w:rPr>
        <w:t>6</w:t>
      </w:r>
      <w:r w:rsidR="00AD2AE8" w:rsidRPr="00CF5EFD">
        <w:rPr>
          <w:rFonts w:cs="Times New Roman"/>
        </w:rPr>
        <w:t>.</w:t>
      </w:r>
      <w:r w:rsidR="00EE1FD9" w:rsidRPr="00CF5EFD">
        <w:rPr>
          <w:rFonts w:cs="Times New Roman"/>
        </w:rPr>
        <w:t xml:space="preserve"> </w:t>
      </w:r>
      <w:r w:rsidR="00EE1FD9" w:rsidRPr="00CF5EFD">
        <w:rPr>
          <w:rFonts w:cs="Times New Roman"/>
        </w:rPr>
        <w:lastRenderedPageBreak/>
        <w:t>Howev</w:t>
      </w:r>
      <w:r w:rsidR="004B5D1A" w:rsidRPr="00CF5EFD">
        <w:rPr>
          <w:rFonts w:cs="Times New Roman"/>
        </w:rPr>
        <w:t>er, half of participants will be informed that $2</w:t>
      </w:r>
      <w:r w:rsidR="002352C7" w:rsidRPr="00CF5EFD">
        <w:rPr>
          <w:rFonts w:cs="Times New Roman"/>
        </w:rPr>
        <w:t xml:space="preserve"> will be deducted</w:t>
      </w:r>
      <w:r w:rsidR="00BD1736" w:rsidRPr="00CF5EFD">
        <w:rPr>
          <w:rFonts w:cs="Times New Roman"/>
        </w:rPr>
        <w:t xml:space="preserve"> if we </w:t>
      </w:r>
      <w:r w:rsidR="00FA59F0">
        <w:rPr>
          <w:rFonts w:cs="Times New Roman"/>
        </w:rPr>
        <w:t xml:space="preserve">do not find that they followed instructions </w:t>
      </w:r>
      <w:r w:rsidR="00101A40" w:rsidRPr="00CF5EFD">
        <w:rPr>
          <w:rFonts w:cs="Times New Roman"/>
        </w:rPr>
        <w:t xml:space="preserve">satisfactorily </w:t>
      </w:r>
      <w:r w:rsidR="00653961" w:rsidRPr="00CF5EFD">
        <w:rPr>
          <w:rFonts w:cs="Times New Roman"/>
        </w:rPr>
        <w:t>during recorded segments of the study.</w:t>
      </w:r>
      <w:r w:rsidR="00FA59F0">
        <w:rPr>
          <w:rFonts w:cs="Times New Roman"/>
        </w:rPr>
        <w:t xml:space="preserve"> </w:t>
      </w:r>
      <w:r w:rsidR="0088416E" w:rsidRPr="00CF5EFD">
        <w:rPr>
          <w:rFonts w:cs="Times New Roman"/>
        </w:rPr>
        <w:t xml:space="preserve">This serves as our manipulation of </w:t>
      </w:r>
      <w:r w:rsidR="00D3699E" w:rsidRPr="00CF5EFD">
        <w:rPr>
          <w:rFonts w:cs="Times New Roman"/>
        </w:rPr>
        <w:t xml:space="preserve">Punishment Threat, </w:t>
      </w:r>
      <w:r w:rsidR="002906D4" w:rsidRPr="00CF5EFD">
        <w:rPr>
          <w:rFonts w:cs="Times New Roman"/>
        </w:rPr>
        <w:t xml:space="preserve">but </w:t>
      </w:r>
      <w:r w:rsidR="00C244F2" w:rsidRPr="00CF5EFD">
        <w:rPr>
          <w:rFonts w:cs="Times New Roman"/>
        </w:rPr>
        <w:t xml:space="preserve">all </w:t>
      </w:r>
      <w:r w:rsidR="00D3699E" w:rsidRPr="00CF5EFD">
        <w:rPr>
          <w:rFonts w:cs="Times New Roman"/>
        </w:rPr>
        <w:t>participants</w:t>
      </w:r>
      <w:r w:rsidR="002906D4" w:rsidRPr="00CF5EFD">
        <w:rPr>
          <w:rFonts w:cs="Times New Roman"/>
        </w:rPr>
        <w:t xml:space="preserve"> </w:t>
      </w:r>
      <w:r w:rsidR="00C244F2" w:rsidRPr="00CF5EFD">
        <w:rPr>
          <w:rFonts w:cs="Times New Roman"/>
        </w:rPr>
        <w:t xml:space="preserve">will </w:t>
      </w:r>
      <w:ins w:id="103" w:author="Author edits" w:date="2025-12-30T12:48:00Z" w16du:dateUtc="2025-12-30T17:48:00Z">
        <w:r w:rsidR="009F2466">
          <w:rPr>
            <w:rFonts w:cs="Times New Roman"/>
          </w:rPr>
          <w:t xml:space="preserve">ultimately </w:t>
        </w:r>
      </w:ins>
      <w:r w:rsidR="00C244F2" w:rsidRPr="00CF5EFD">
        <w:rPr>
          <w:rFonts w:cs="Times New Roman"/>
        </w:rPr>
        <w:t xml:space="preserve">receive full </w:t>
      </w:r>
      <w:r w:rsidR="0049253D" w:rsidRPr="00CF5EFD">
        <w:rPr>
          <w:rFonts w:cs="Times New Roman"/>
        </w:rPr>
        <w:t>compensation</w:t>
      </w:r>
      <w:r w:rsidR="00C244F2" w:rsidRPr="00CF5EFD">
        <w:rPr>
          <w:rFonts w:cs="Times New Roman"/>
        </w:rPr>
        <w:t xml:space="preserve"> ($6)</w:t>
      </w:r>
      <w:r w:rsidR="00E82161" w:rsidRPr="00CF5EFD">
        <w:rPr>
          <w:rFonts w:cs="Times New Roman"/>
        </w:rPr>
        <w:t xml:space="preserve">. </w:t>
      </w:r>
      <w:r w:rsidR="006475B7" w:rsidRPr="00CF5EFD">
        <w:rPr>
          <w:rFonts w:cs="Times New Roman"/>
        </w:rPr>
        <w:t xml:space="preserve">Regardless of </w:t>
      </w:r>
      <w:r w:rsidR="00464A04" w:rsidRPr="00CF5EFD">
        <w:rPr>
          <w:rFonts w:cs="Times New Roman"/>
        </w:rPr>
        <w:t>assigned condition</w:t>
      </w:r>
      <w:r w:rsidRPr="00CF5EFD">
        <w:rPr>
          <w:rFonts w:cs="Times New Roman"/>
        </w:rPr>
        <w:t xml:space="preserve">, participants will </w:t>
      </w:r>
      <w:r w:rsidR="00464A04" w:rsidRPr="00CF5EFD">
        <w:rPr>
          <w:rFonts w:cs="Times New Roman"/>
        </w:rPr>
        <w:t xml:space="preserve">be informed </w:t>
      </w:r>
      <w:r w:rsidR="00367FF2" w:rsidRPr="00CF5EFD">
        <w:rPr>
          <w:rFonts w:cs="Times New Roman"/>
        </w:rPr>
        <w:t>of recording</w:t>
      </w:r>
      <w:r w:rsidR="0016156E" w:rsidRPr="00CF5EFD">
        <w:rPr>
          <w:rFonts w:cs="Times New Roman"/>
        </w:rPr>
        <w:t xml:space="preserve"> and will confirm webcam functionality</w:t>
      </w:r>
      <w:r w:rsidR="0061063A" w:rsidRPr="00CF5EFD">
        <w:rPr>
          <w:rFonts w:cs="Times New Roman"/>
        </w:rPr>
        <w:t xml:space="preserve"> by submitting and confirming the playback of a short video through the survey program.</w:t>
      </w:r>
      <w:r w:rsidRPr="00CF5EFD">
        <w:rPr>
          <w:rFonts w:cs="Times New Roman"/>
        </w:rPr>
        <w:t xml:space="preserve"> </w:t>
      </w:r>
    </w:p>
    <w:p w14:paraId="7899636B" w14:textId="77777777" w:rsidR="005E7C5A" w:rsidRDefault="00DC2955" w:rsidP="005E7C5A">
      <w:pPr>
        <w:spacing w:before="0"/>
        <w:ind w:firstLine="720"/>
        <w:rPr>
          <w:rFonts w:cs="Times New Roman"/>
        </w:rPr>
      </w:pPr>
      <w:r w:rsidRPr="00CF5EFD">
        <w:rPr>
          <w:rFonts w:cs="Times New Roman"/>
        </w:rPr>
        <w:t xml:space="preserve">During the study, participants will complete </w:t>
      </w:r>
      <w:r w:rsidR="000E02B3" w:rsidRPr="00CF5EFD">
        <w:rPr>
          <w:rFonts w:cs="Times New Roman"/>
        </w:rPr>
        <w:t xml:space="preserve">four </w:t>
      </w:r>
      <w:r w:rsidR="00AA78F4" w:rsidRPr="00CF5EFD">
        <w:rPr>
          <w:rFonts w:cs="Times New Roman"/>
        </w:rPr>
        <w:t>tr</w:t>
      </w:r>
      <w:r w:rsidR="00BF793F" w:rsidRPr="00CF5EFD">
        <w:rPr>
          <w:rFonts w:cs="Times New Roman"/>
        </w:rPr>
        <w:t>ia</w:t>
      </w:r>
      <w:r w:rsidR="00AA78F4" w:rsidRPr="00CF5EFD">
        <w:rPr>
          <w:rFonts w:cs="Times New Roman"/>
        </w:rPr>
        <w:t>ls</w:t>
      </w:r>
      <w:r w:rsidRPr="00CF5EFD">
        <w:rPr>
          <w:rFonts w:cs="Times New Roman"/>
        </w:rPr>
        <w:t xml:space="preserve">, all </w:t>
      </w:r>
      <w:r w:rsidR="06C850DD" w:rsidRPr="00CF5EFD">
        <w:rPr>
          <w:rFonts w:cs="Times New Roman"/>
        </w:rPr>
        <w:t>of</w:t>
      </w:r>
      <w:r w:rsidR="00085EC2" w:rsidRPr="00CF5EFD">
        <w:rPr>
          <w:rFonts w:cs="Times New Roman"/>
        </w:rPr>
        <w:t xml:space="preserve"> </w:t>
      </w:r>
      <w:r w:rsidRPr="00CF5EFD">
        <w:rPr>
          <w:rFonts w:cs="Times New Roman"/>
        </w:rPr>
        <w:t xml:space="preserve">which are conceptual </w:t>
      </w:r>
      <w:r w:rsidR="7894A068" w:rsidRPr="00CF5EFD">
        <w:rPr>
          <w:rFonts w:cs="Times New Roman"/>
        </w:rPr>
        <w:t>replications</w:t>
      </w:r>
      <w:r w:rsidRPr="00CF5EFD">
        <w:rPr>
          <w:rFonts w:cs="Times New Roman"/>
        </w:rPr>
        <w:t xml:space="preserve"> of a large multi-lab adversarial test of facial feedback effects (Coles et al., 2022). </w:t>
      </w:r>
      <w:r w:rsidR="000E02B3" w:rsidRPr="00CF5EFD">
        <w:rPr>
          <w:rFonts w:cs="Times New Roman"/>
        </w:rPr>
        <w:t xml:space="preserve">The first and </w:t>
      </w:r>
      <w:r w:rsidR="00D2534C" w:rsidRPr="00CF5EFD">
        <w:rPr>
          <w:rFonts w:cs="Times New Roman"/>
        </w:rPr>
        <w:t xml:space="preserve">last </w:t>
      </w:r>
      <w:r w:rsidR="000E02B3" w:rsidRPr="00CF5EFD">
        <w:rPr>
          <w:rFonts w:cs="Times New Roman"/>
        </w:rPr>
        <w:t xml:space="preserve">trial </w:t>
      </w:r>
      <w:r w:rsidR="00D2534C" w:rsidRPr="00CF5EFD">
        <w:rPr>
          <w:rFonts w:cs="Times New Roman"/>
        </w:rPr>
        <w:t xml:space="preserve">are sham tasks designed to </w:t>
      </w:r>
      <w:r w:rsidRPr="00CF5EFD">
        <w:rPr>
          <w:rFonts w:cs="Times New Roman"/>
        </w:rPr>
        <w:t>corroborate the cover stor</w:t>
      </w:r>
      <w:r w:rsidR="00AA78F4" w:rsidRPr="00CF5EFD">
        <w:rPr>
          <w:rFonts w:cs="Times New Roman"/>
        </w:rPr>
        <w:t>y</w:t>
      </w:r>
      <w:r w:rsidRPr="00CF5EFD">
        <w:rPr>
          <w:rFonts w:cs="Times New Roman"/>
        </w:rPr>
        <w:t xml:space="preserve">. </w:t>
      </w:r>
      <w:r w:rsidR="008D4720" w:rsidRPr="00CF5EFD">
        <w:rPr>
          <w:rFonts w:cs="Times New Roman"/>
        </w:rPr>
        <w:t>E.g., in the first trial, participants will be asked to “place</w:t>
      </w:r>
      <w:r w:rsidRPr="00CF5EFD">
        <w:rPr>
          <w:rFonts w:cs="Times New Roman"/>
        </w:rPr>
        <w:t xml:space="preserve"> your left hand behind your head and blink your eyes once per second for 5 seconds”. In the last trial, </w:t>
      </w:r>
      <w:r w:rsidR="00F95A9C" w:rsidRPr="00CF5EFD">
        <w:rPr>
          <w:rFonts w:cs="Times New Roman"/>
        </w:rPr>
        <w:t xml:space="preserve">they </w:t>
      </w:r>
      <w:r w:rsidRPr="00CF5EFD">
        <w:rPr>
          <w:rFonts w:cs="Times New Roman"/>
        </w:rPr>
        <w:t>will be asked to “Tap your left leg with your right-hand index finger once per second for 5 seconds.”</w:t>
      </w:r>
    </w:p>
    <w:p w14:paraId="35CF30FE" w14:textId="7013E3A7" w:rsidR="00E37EBA" w:rsidRDefault="7752BEC2" w:rsidP="00E37EBA">
      <w:pPr>
        <w:spacing w:before="0"/>
        <w:ind w:firstLine="720"/>
        <w:rPr>
          <w:rFonts w:cs="Times New Roman"/>
        </w:rPr>
      </w:pPr>
      <w:r w:rsidRPr="7283F3E1">
        <w:rPr>
          <w:rFonts w:cs="Times New Roman"/>
        </w:rPr>
        <w:t xml:space="preserve">More </w:t>
      </w:r>
      <w:r w:rsidR="01398A7B" w:rsidRPr="7283F3E1">
        <w:rPr>
          <w:rFonts w:cs="Times New Roman"/>
        </w:rPr>
        <w:t>critical</w:t>
      </w:r>
      <w:r w:rsidR="242242B3" w:rsidRPr="7283F3E1">
        <w:rPr>
          <w:rFonts w:cs="Times New Roman"/>
        </w:rPr>
        <w:t>ly, in the second and third trials,</w:t>
      </w:r>
      <w:r w:rsidR="01398A7B" w:rsidRPr="7283F3E1">
        <w:rPr>
          <w:rFonts w:cs="Times New Roman"/>
        </w:rPr>
        <w:t xml:space="preserve"> </w:t>
      </w:r>
      <w:r w:rsidRPr="7283F3E1">
        <w:rPr>
          <w:rFonts w:cs="Times New Roman"/>
        </w:rPr>
        <w:t xml:space="preserve">participants </w:t>
      </w:r>
      <w:r w:rsidR="242242B3" w:rsidRPr="7283F3E1">
        <w:rPr>
          <w:rFonts w:cs="Times New Roman"/>
        </w:rPr>
        <w:t xml:space="preserve">will be </w:t>
      </w:r>
      <w:r w:rsidRPr="7283F3E1">
        <w:rPr>
          <w:rFonts w:cs="Times New Roman"/>
        </w:rPr>
        <w:t>instructed to pose</w:t>
      </w:r>
      <w:r w:rsidR="3E2BA251" w:rsidRPr="7283F3E1">
        <w:rPr>
          <w:rFonts w:cs="Times New Roman"/>
        </w:rPr>
        <w:t xml:space="preserve"> </w:t>
      </w:r>
      <w:r w:rsidRPr="7283F3E1">
        <w:rPr>
          <w:rFonts w:cs="Times New Roman"/>
        </w:rPr>
        <w:t>smile</w:t>
      </w:r>
      <w:r w:rsidR="3E2BA251" w:rsidRPr="7283F3E1">
        <w:rPr>
          <w:rFonts w:cs="Times New Roman"/>
        </w:rPr>
        <w:t>s</w:t>
      </w:r>
      <w:r w:rsidRPr="7283F3E1">
        <w:rPr>
          <w:rFonts w:cs="Times New Roman"/>
        </w:rPr>
        <w:t xml:space="preserve"> or express themselves normally for 5 seconds. </w:t>
      </w:r>
      <w:r w:rsidR="6385497E" w:rsidRPr="7283F3E1">
        <w:rPr>
          <w:rFonts w:cs="Times New Roman"/>
        </w:rPr>
        <w:t>This serves as our manipulation of Fac</w:t>
      </w:r>
      <w:r w:rsidR="427D1833" w:rsidRPr="7283F3E1">
        <w:rPr>
          <w:rFonts w:cs="Times New Roman"/>
        </w:rPr>
        <w:t>e</w:t>
      </w:r>
      <w:r w:rsidR="6385497E" w:rsidRPr="7283F3E1">
        <w:rPr>
          <w:rFonts w:cs="Times New Roman"/>
        </w:rPr>
        <w:t xml:space="preserve"> Movement. </w:t>
      </w:r>
      <w:r w:rsidR="7A6F0B8C" w:rsidRPr="7283F3E1">
        <w:rPr>
          <w:rFonts w:cs="Times New Roman"/>
        </w:rPr>
        <w:t>P</w:t>
      </w:r>
      <w:r w:rsidRPr="7283F3E1">
        <w:rPr>
          <w:rFonts w:cs="Times New Roman"/>
        </w:rPr>
        <w:t xml:space="preserve">articipants will be shown four images of actors trained to display prototypical expressions of happiness. These images were originally compiled from the Extended Cohn-Kanade Dataset (Lucey et al., 2010) and arranged in a single 2x2 image matrix (Coles et al., 2022). Participants will be asked to either (a) adopt the pictured expression, or (b) not attempt to control their </w:t>
      </w:r>
      <w:r w:rsidR="0123703A" w:rsidRPr="7283F3E1">
        <w:rPr>
          <w:rFonts w:cs="Times New Roman"/>
        </w:rPr>
        <w:t>face</w:t>
      </w:r>
      <w:r w:rsidRPr="7283F3E1">
        <w:rPr>
          <w:rFonts w:cs="Times New Roman"/>
        </w:rPr>
        <w:t xml:space="preserve"> movements. Importantly, having participants view the same image matrix in both trials helps eliminate the potentially confounding effect that images of smiling people may have on emotional experience. Limiting the </w:t>
      </w:r>
      <w:r w:rsidR="036F997F" w:rsidRPr="7283F3E1">
        <w:rPr>
          <w:rFonts w:cs="Times New Roman"/>
        </w:rPr>
        <w:t>pose</w:t>
      </w:r>
      <w:r w:rsidRPr="7283F3E1">
        <w:rPr>
          <w:rFonts w:cs="Times New Roman"/>
        </w:rPr>
        <w:t xml:space="preserve"> to 5 seconds helps ensure a similar duration as authentic emotional expressions (Ekman</w:t>
      </w:r>
      <w:r w:rsidR="47F3D1E1" w:rsidRPr="7283F3E1">
        <w:rPr>
          <w:rFonts w:cs="Times New Roman"/>
        </w:rPr>
        <w:t>, 20</w:t>
      </w:r>
      <w:r w:rsidR="0C11B8D9" w:rsidRPr="7283F3E1">
        <w:rPr>
          <w:rFonts w:cs="Times New Roman"/>
        </w:rPr>
        <w:t>0</w:t>
      </w:r>
      <w:r w:rsidR="47F3D1E1" w:rsidRPr="7283F3E1">
        <w:rPr>
          <w:rFonts w:cs="Times New Roman"/>
        </w:rPr>
        <w:t>3</w:t>
      </w:r>
      <w:r w:rsidRPr="7283F3E1">
        <w:rPr>
          <w:rFonts w:cs="Times New Roman"/>
        </w:rPr>
        <w:t>).</w:t>
      </w:r>
    </w:p>
    <w:p w14:paraId="35CF30FF" w14:textId="4C5AB34F" w:rsidR="00E37EBA" w:rsidRDefault="00DC2955" w:rsidP="00E37EBA">
      <w:pPr>
        <w:spacing w:before="0"/>
        <w:ind w:firstLine="720"/>
        <w:rPr>
          <w:rFonts w:cs="Times New Roman"/>
        </w:rPr>
      </w:pPr>
      <w:r w:rsidRPr="00CF5EFD">
        <w:rPr>
          <w:rFonts w:cs="Times New Roman"/>
        </w:rPr>
        <w:lastRenderedPageBreak/>
        <w:t xml:space="preserve">During the two </w:t>
      </w:r>
      <w:r w:rsidR="00BF793F" w:rsidRPr="00CF5EFD">
        <w:rPr>
          <w:rFonts w:cs="Times New Roman"/>
        </w:rPr>
        <w:t>face movement trials</w:t>
      </w:r>
      <w:r w:rsidRPr="00CF5EFD">
        <w:rPr>
          <w:rFonts w:cs="Times New Roman"/>
        </w:rPr>
        <w:t xml:space="preserve">, participants will encounter </w:t>
      </w:r>
      <w:r w:rsidR="005D7DF1" w:rsidRPr="00CF5EFD">
        <w:rPr>
          <w:rFonts w:cs="Times New Roman"/>
        </w:rPr>
        <w:t>images</w:t>
      </w:r>
      <w:r w:rsidRPr="00CF5EFD">
        <w:rPr>
          <w:rFonts w:cs="Times New Roman"/>
        </w:rPr>
        <w:t xml:space="preserve"> </w:t>
      </w:r>
      <w:r w:rsidR="003E6385" w:rsidRPr="00CF5EFD">
        <w:rPr>
          <w:rFonts w:cs="Times New Roman"/>
        </w:rPr>
        <w:t xml:space="preserve">previously </w:t>
      </w:r>
      <w:r w:rsidRPr="00CF5EFD">
        <w:rPr>
          <w:rFonts w:cs="Times New Roman"/>
        </w:rPr>
        <w:t>validated to elicit either a positive or negative mood</w:t>
      </w:r>
      <w:r w:rsidR="009462DA" w:rsidRPr="00CF5EFD">
        <w:rPr>
          <w:rFonts w:cs="Times New Roman"/>
        </w:rPr>
        <w:t xml:space="preserve"> (</w:t>
      </w:r>
      <w:r w:rsidR="00E37EBA" w:rsidRPr="00E37EBA">
        <w:rPr>
          <w:rFonts w:cs="Times New Roman"/>
        </w:rPr>
        <w:t>Coles, 2020</w:t>
      </w:r>
      <w:r w:rsidR="009462DA" w:rsidRPr="00CF5EFD">
        <w:rPr>
          <w:rFonts w:cs="Times New Roman"/>
        </w:rPr>
        <w:t>)</w:t>
      </w:r>
      <w:r w:rsidRPr="00CF5EFD">
        <w:rPr>
          <w:rFonts w:cs="Times New Roman"/>
        </w:rPr>
        <w:t xml:space="preserve">. </w:t>
      </w:r>
      <w:r w:rsidR="003B1F2B" w:rsidRPr="00CF5EFD">
        <w:rPr>
          <w:rFonts w:cs="Times New Roman"/>
        </w:rPr>
        <w:t xml:space="preserve">This serves as our manipulation of Emotional Context. </w:t>
      </w:r>
      <w:r w:rsidRPr="00CF5EFD">
        <w:rPr>
          <w:rFonts w:cs="Times New Roman"/>
        </w:rPr>
        <w:t xml:space="preserve">For positive </w:t>
      </w:r>
      <w:r w:rsidR="003B1F2B" w:rsidRPr="00CF5EFD">
        <w:rPr>
          <w:rFonts w:cs="Times New Roman"/>
        </w:rPr>
        <w:t>contexts</w:t>
      </w:r>
      <w:r w:rsidRPr="00CF5EFD">
        <w:rPr>
          <w:rFonts w:cs="Times New Roman"/>
        </w:rPr>
        <w:t xml:space="preserve">, participants will view </w:t>
      </w:r>
      <w:r w:rsidR="005D7DF1" w:rsidRPr="00CF5EFD">
        <w:rPr>
          <w:rFonts w:cs="Times New Roman"/>
        </w:rPr>
        <w:t>images</w:t>
      </w:r>
      <w:r w:rsidRPr="00CF5EFD">
        <w:rPr>
          <w:rFonts w:cs="Times New Roman"/>
        </w:rPr>
        <w:t xml:space="preserve"> of </w:t>
      </w:r>
      <w:del w:id="104" w:author="Author edits" w:date="2025-12-30T12:48:00Z" w16du:dateUtc="2025-12-30T17:48:00Z">
        <w:r w:rsidRPr="00CF5EFD">
          <w:rPr>
            <w:rFonts w:cs="Times New Roman"/>
          </w:rPr>
          <w:delText>flower</w:delText>
        </w:r>
      </w:del>
      <w:ins w:id="105" w:author="Author edits" w:date="2025-12-30T12:48:00Z" w16du:dateUtc="2025-12-30T17:48:00Z">
        <w:r w:rsidRPr="00CF5EFD">
          <w:rPr>
            <w:rFonts w:cs="Times New Roman"/>
          </w:rPr>
          <w:t>flower</w:t>
        </w:r>
        <w:r w:rsidR="004963D5">
          <w:rPr>
            <w:rFonts w:cs="Times New Roman"/>
          </w:rPr>
          <w:t>s</w:t>
        </w:r>
      </w:ins>
      <w:r w:rsidRPr="00CF5EFD">
        <w:rPr>
          <w:rFonts w:cs="Times New Roman"/>
        </w:rPr>
        <w:t xml:space="preserve">, kittens, and rainbows, arranged in a single 1 x 3 row. </w:t>
      </w:r>
      <w:r w:rsidR="00624F1A" w:rsidRPr="00CF5EFD">
        <w:rPr>
          <w:rFonts w:cs="Times New Roman"/>
        </w:rPr>
        <w:t xml:space="preserve">For </w:t>
      </w:r>
      <w:r w:rsidRPr="00CF5EFD">
        <w:rPr>
          <w:rFonts w:cs="Times New Roman"/>
        </w:rPr>
        <w:t xml:space="preserve">negative </w:t>
      </w:r>
      <w:r w:rsidR="003B1F2B" w:rsidRPr="00CF5EFD">
        <w:rPr>
          <w:rFonts w:cs="Times New Roman"/>
        </w:rPr>
        <w:t>contexts</w:t>
      </w:r>
      <w:r w:rsidRPr="00CF5EFD">
        <w:rPr>
          <w:rFonts w:cs="Times New Roman"/>
        </w:rPr>
        <w:t xml:space="preserve">, they will view </w:t>
      </w:r>
      <w:r w:rsidR="005D7DF1" w:rsidRPr="00CF5EFD">
        <w:rPr>
          <w:rFonts w:cs="Times New Roman"/>
        </w:rPr>
        <w:t xml:space="preserve">images </w:t>
      </w:r>
      <w:r w:rsidRPr="00CF5EFD">
        <w:rPr>
          <w:rFonts w:cs="Times New Roman"/>
        </w:rPr>
        <w:t>of inconsiderately parked vehicles, acts of theft, and animal maltreatment (</w:t>
      </w:r>
      <w:r w:rsidR="00624F1A" w:rsidRPr="00CF5EFD">
        <w:rPr>
          <w:rFonts w:cs="Times New Roman"/>
        </w:rPr>
        <w:t xml:space="preserve">also </w:t>
      </w:r>
      <w:r w:rsidRPr="00CF5EFD">
        <w:rPr>
          <w:rFonts w:cs="Times New Roman"/>
        </w:rPr>
        <w:t xml:space="preserve">arranged in a single row). </w:t>
      </w:r>
      <w:r w:rsidR="006812EB" w:rsidRPr="00CF5EFD">
        <w:rPr>
          <w:rFonts w:cs="Times New Roman"/>
        </w:rPr>
        <w:t xml:space="preserve">Images will be displayed alongside an on-screen timer while </w:t>
      </w:r>
      <w:r w:rsidRPr="00CF5EFD">
        <w:rPr>
          <w:rFonts w:cs="Times New Roman"/>
        </w:rPr>
        <w:t xml:space="preserve">participants complete the </w:t>
      </w:r>
      <w:r w:rsidR="003B1F2B" w:rsidRPr="00CF5EFD">
        <w:rPr>
          <w:rFonts w:cs="Times New Roman"/>
        </w:rPr>
        <w:t>face</w:t>
      </w:r>
      <w:r w:rsidRPr="00CF5EFD">
        <w:rPr>
          <w:rFonts w:cs="Times New Roman"/>
        </w:rPr>
        <w:t xml:space="preserve"> movement </w:t>
      </w:r>
      <w:r w:rsidR="005D7DF1" w:rsidRPr="00CF5EFD">
        <w:rPr>
          <w:rFonts w:cs="Times New Roman"/>
        </w:rPr>
        <w:t>ta</w:t>
      </w:r>
      <w:r w:rsidR="009462DA" w:rsidRPr="00CF5EFD">
        <w:rPr>
          <w:rFonts w:cs="Times New Roman"/>
        </w:rPr>
        <w:t>s</w:t>
      </w:r>
      <w:r w:rsidR="005D7DF1" w:rsidRPr="00CF5EFD">
        <w:rPr>
          <w:rFonts w:cs="Times New Roman"/>
        </w:rPr>
        <w:t>k</w:t>
      </w:r>
      <w:r w:rsidRPr="00CF5EFD">
        <w:rPr>
          <w:rFonts w:cs="Times New Roman"/>
        </w:rPr>
        <w:t xml:space="preserve">. While doing so, </w:t>
      </w:r>
      <w:del w:id="106" w:author="Author edits" w:date="2025-12-30T12:48:00Z" w16du:dateUtc="2025-12-30T17:48:00Z">
        <w:r w:rsidRPr="00CF5EFD">
          <w:rPr>
            <w:rFonts w:cs="Times New Roman"/>
          </w:rPr>
          <w:delText>participants’</w:delText>
        </w:r>
      </w:del>
      <w:ins w:id="107" w:author="Author edits" w:date="2025-12-30T12:48:00Z" w16du:dateUtc="2025-12-30T17:48:00Z">
        <w:r w:rsidRPr="00CF5EFD">
          <w:rPr>
            <w:rFonts w:cs="Times New Roman"/>
          </w:rPr>
          <w:t>participants</w:t>
        </w:r>
      </w:ins>
      <w:r w:rsidRPr="00CF5EFD">
        <w:rPr>
          <w:rFonts w:cs="Times New Roman"/>
        </w:rPr>
        <w:t xml:space="preserve"> will be recorded through their webcam, which </w:t>
      </w:r>
      <w:del w:id="108" w:author="Author edits" w:date="2025-12-30T12:48:00Z" w16du:dateUtc="2025-12-30T17:48:00Z">
        <w:r w:rsidRPr="00CF5EFD">
          <w:rPr>
            <w:rFonts w:cs="Times New Roman"/>
          </w:rPr>
          <w:delText>is</w:delText>
        </w:r>
      </w:del>
      <w:ins w:id="109" w:author="Author edits" w:date="2025-12-30T12:48:00Z" w16du:dateUtc="2025-12-30T17:48:00Z">
        <w:r w:rsidR="00CA27F0">
          <w:rPr>
            <w:rFonts w:cs="Times New Roman"/>
          </w:rPr>
          <w:t>will be</w:t>
        </w:r>
      </w:ins>
      <w:r w:rsidRPr="00CF5EFD">
        <w:rPr>
          <w:rFonts w:cs="Times New Roman"/>
        </w:rPr>
        <w:t xml:space="preserve"> automatically toggled </w:t>
      </w:r>
      <w:del w:id="110" w:author="Author edits" w:date="2025-12-30T12:48:00Z" w16du:dateUtc="2025-12-30T17:48:00Z">
        <w:r w:rsidRPr="00CF5EFD">
          <w:rPr>
            <w:rFonts w:cs="Times New Roman"/>
          </w:rPr>
          <w:delText>through</w:delText>
        </w:r>
      </w:del>
      <w:ins w:id="111" w:author="Author edits" w:date="2025-12-30T12:48:00Z" w16du:dateUtc="2025-12-30T17:48:00Z">
        <w:r w:rsidR="00CA27F0">
          <w:rPr>
            <w:rFonts w:cs="Times New Roman"/>
          </w:rPr>
          <w:t>on and off by</w:t>
        </w:r>
      </w:ins>
      <w:r w:rsidRPr="00CF5EFD">
        <w:rPr>
          <w:rFonts w:cs="Times New Roman"/>
        </w:rPr>
        <w:t xml:space="preserve"> the survey program.</w:t>
      </w:r>
    </w:p>
    <w:p w14:paraId="35CF3100" w14:textId="7B4353DB" w:rsidR="00797C93" w:rsidRDefault="00C2481F" w:rsidP="00797C93">
      <w:pPr>
        <w:spacing w:before="0"/>
        <w:ind w:firstLine="720"/>
        <w:rPr>
          <w:rFonts w:cs="Times New Roman"/>
        </w:rPr>
      </w:pPr>
      <w:r w:rsidRPr="081331A7">
        <w:rPr>
          <w:rFonts w:cs="Times New Roman"/>
        </w:rPr>
        <w:t>H</w:t>
      </w:r>
      <w:r w:rsidR="00CF6D6E" w:rsidRPr="081331A7">
        <w:rPr>
          <w:rFonts w:cs="Times New Roman"/>
        </w:rPr>
        <w:t xml:space="preserve">alf of </w:t>
      </w:r>
      <w:r w:rsidR="004C3D08" w:rsidRPr="081331A7">
        <w:rPr>
          <w:rFonts w:cs="Times New Roman"/>
        </w:rPr>
        <w:t xml:space="preserve">participants </w:t>
      </w:r>
      <w:r w:rsidR="00C24A97" w:rsidRPr="081331A7">
        <w:rPr>
          <w:rFonts w:cs="Times New Roman"/>
        </w:rPr>
        <w:t xml:space="preserve">will be </w:t>
      </w:r>
      <w:r w:rsidR="008F13D1" w:rsidRPr="081331A7">
        <w:rPr>
          <w:rFonts w:cs="Times New Roman"/>
        </w:rPr>
        <w:t>randomly assigned</w:t>
      </w:r>
      <w:r w:rsidR="00C24A97" w:rsidRPr="081331A7">
        <w:rPr>
          <w:rFonts w:cs="Times New Roman"/>
        </w:rPr>
        <w:t xml:space="preserve"> to complete </w:t>
      </w:r>
      <w:r w:rsidR="004C3D08" w:rsidRPr="081331A7">
        <w:rPr>
          <w:rFonts w:cs="Times New Roman"/>
        </w:rPr>
        <w:t xml:space="preserve">the </w:t>
      </w:r>
      <w:r w:rsidR="003B1F2B" w:rsidRPr="081331A7">
        <w:rPr>
          <w:rFonts w:cs="Times New Roman"/>
        </w:rPr>
        <w:t>face</w:t>
      </w:r>
      <w:r w:rsidR="004C3D08" w:rsidRPr="081331A7">
        <w:rPr>
          <w:rFonts w:cs="Times New Roman"/>
        </w:rPr>
        <w:t xml:space="preserve"> movement task once</w:t>
      </w:r>
      <w:r w:rsidR="00424388" w:rsidRPr="081331A7">
        <w:rPr>
          <w:rFonts w:cs="Times New Roman"/>
        </w:rPr>
        <w:t xml:space="preserve"> before proceeding to the next trial</w:t>
      </w:r>
      <w:r w:rsidRPr="081331A7">
        <w:rPr>
          <w:rFonts w:cs="Times New Roman"/>
        </w:rPr>
        <w:t>, which serves as a conceptual replication of Coles et al. (2022)</w:t>
      </w:r>
      <w:r w:rsidR="00CF6D6E" w:rsidRPr="081331A7">
        <w:rPr>
          <w:rFonts w:cs="Times New Roman"/>
        </w:rPr>
        <w:t xml:space="preserve">. The other half of participants will be </w:t>
      </w:r>
      <w:r w:rsidR="008F13D1" w:rsidRPr="081331A7">
        <w:rPr>
          <w:rFonts w:cs="Times New Roman"/>
        </w:rPr>
        <w:t>assigned</w:t>
      </w:r>
      <w:r w:rsidR="00CF6D6E" w:rsidRPr="081331A7">
        <w:rPr>
          <w:rFonts w:cs="Times New Roman"/>
        </w:rPr>
        <w:t xml:space="preserve"> to complete the task </w:t>
      </w:r>
      <w:r w:rsidR="009B0BAD" w:rsidRPr="081331A7">
        <w:rPr>
          <w:rFonts w:cs="Times New Roman"/>
        </w:rPr>
        <w:t>ten</w:t>
      </w:r>
      <w:r w:rsidR="00CF6D6E" w:rsidRPr="081331A7">
        <w:rPr>
          <w:rFonts w:cs="Times New Roman"/>
        </w:rPr>
        <w:t xml:space="preserve"> times. </w:t>
      </w:r>
      <w:r w:rsidR="00D66356" w:rsidRPr="081331A7">
        <w:rPr>
          <w:rFonts w:cs="Times New Roman"/>
        </w:rPr>
        <w:t xml:space="preserve">This serves as our manipulation of Repetition. </w:t>
      </w:r>
      <w:r w:rsidR="004C3D08" w:rsidRPr="081331A7">
        <w:rPr>
          <w:rFonts w:cs="Times New Roman"/>
        </w:rPr>
        <w:t>Immediately after</w:t>
      </w:r>
      <w:r w:rsidR="000D78EC" w:rsidRPr="081331A7">
        <w:rPr>
          <w:rFonts w:cs="Times New Roman"/>
        </w:rPr>
        <w:t xml:space="preserve"> completing the </w:t>
      </w:r>
      <w:r w:rsidR="003B1F2B" w:rsidRPr="081331A7">
        <w:rPr>
          <w:rFonts w:cs="Times New Roman"/>
        </w:rPr>
        <w:t>face</w:t>
      </w:r>
      <w:r w:rsidR="000D78EC" w:rsidRPr="081331A7">
        <w:rPr>
          <w:rFonts w:cs="Times New Roman"/>
        </w:rPr>
        <w:t xml:space="preserve"> movement task (either once or </w:t>
      </w:r>
      <w:r w:rsidR="009B0BAD" w:rsidRPr="081331A7">
        <w:rPr>
          <w:rFonts w:cs="Times New Roman"/>
        </w:rPr>
        <w:t>ten</w:t>
      </w:r>
      <w:r w:rsidR="000D78EC" w:rsidRPr="081331A7">
        <w:rPr>
          <w:rFonts w:cs="Times New Roman"/>
        </w:rPr>
        <w:t xml:space="preserve"> times)</w:t>
      </w:r>
      <w:r w:rsidR="004C3D08" w:rsidRPr="081331A7">
        <w:rPr>
          <w:rFonts w:cs="Times New Roman"/>
        </w:rPr>
        <w:t>, participants will complete a modified Discrete Emotions Questionnaire</w:t>
      </w:r>
      <w:r w:rsidR="005D6DDC" w:rsidRPr="081331A7">
        <w:rPr>
          <w:rFonts w:cs="Times New Roman"/>
        </w:rPr>
        <w:t>,</w:t>
      </w:r>
      <w:r w:rsidR="004C3D08" w:rsidRPr="081331A7">
        <w:rPr>
          <w:rFonts w:cs="Times New Roman"/>
        </w:rPr>
        <w:t xml:space="preserve"> wherein they </w:t>
      </w:r>
      <w:r w:rsidR="005D6DDC" w:rsidRPr="081331A7">
        <w:rPr>
          <w:rFonts w:cs="Times New Roman"/>
        </w:rPr>
        <w:t xml:space="preserve">will </w:t>
      </w:r>
      <w:r w:rsidR="004C3D08" w:rsidRPr="081331A7">
        <w:rPr>
          <w:rFonts w:cs="Times New Roman"/>
        </w:rPr>
        <w:t>report the extent to which they experienced a variety of emotions during the preceding trial (1 = Not at all, 7 = An extreme amount</w:t>
      </w:r>
      <w:r w:rsidR="00447C9D" w:rsidRPr="081331A7">
        <w:rPr>
          <w:rFonts w:cs="Times New Roman"/>
        </w:rPr>
        <w:t>; Harmon-Jones, Bastian, &amp; Harmon-Jones, 2016</w:t>
      </w:r>
      <w:r w:rsidR="004C3D08" w:rsidRPr="081331A7">
        <w:rPr>
          <w:rFonts w:cs="Times New Roman"/>
        </w:rPr>
        <w:t>). Following</w:t>
      </w:r>
      <w:r w:rsidR="005D6DDC" w:rsidRPr="081331A7">
        <w:rPr>
          <w:rFonts w:cs="Times New Roman"/>
        </w:rPr>
        <w:t xml:space="preserve"> </w:t>
      </w:r>
      <w:r w:rsidR="004C3D08" w:rsidRPr="081331A7">
        <w:rPr>
          <w:rFonts w:cs="Times New Roman"/>
        </w:rPr>
        <w:t>Coles et al. (2023)</w:t>
      </w:r>
      <w:r w:rsidR="00DC4C91" w:rsidRPr="081331A7">
        <w:rPr>
          <w:rFonts w:cs="Times New Roman"/>
        </w:rPr>
        <w:t xml:space="preserve">, we </w:t>
      </w:r>
      <w:r w:rsidR="004C3D08" w:rsidRPr="081331A7">
        <w:rPr>
          <w:rFonts w:cs="Times New Roman"/>
        </w:rPr>
        <w:t xml:space="preserve">modified the questionnaire in three </w:t>
      </w:r>
      <w:r w:rsidR="005D6DDC" w:rsidRPr="081331A7">
        <w:rPr>
          <w:rFonts w:cs="Times New Roman"/>
        </w:rPr>
        <w:t>ways</w:t>
      </w:r>
      <w:r w:rsidR="004C3D08" w:rsidRPr="081331A7">
        <w:rPr>
          <w:rFonts w:cs="Times New Roman"/>
        </w:rPr>
        <w:t xml:space="preserve">. First, to shorten the </w:t>
      </w:r>
      <w:r w:rsidR="005D6DDC" w:rsidRPr="081331A7">
        <w:rPr>
          <w:rFonts w:cs="Times New Roman"/>
        </w:rPr>
        <w:t>length</w:t>
      </w:r>
      <w:r w:rsidR="004C3D08" w:rsidRPr="081331A7">
        <w:rPr>
          <w:rFonts w:cs="Times New Roman"/>
        </w:rPr>
        <w:t xml:space="preserve">, we limited ourselves to </w:t>
      </w:r>
      <w:r w:rsidR="00DC4C91" w:rsidRPr="081331A7">
        <w:rPr>
          <w:rFonts w:cs="Times New Roman"/>
        </w:rPr>
        <w:t xml:space="preserve">three items per subscale. </w:t>
      </w:r>
      <w:r w:rsidR="00083054" w:rsidRPr="081331A7">
        <w:rPr>
          <w:rFonts w:cs="Times New Roman"/>
        </w:rPr>
        <w:t>Second, we replaced the original anger items (anger, rage, mad, and pissed off) with more moderate options (e.g., irritation). Third</w:t>
      </w:r>
      <w:r w:rsidR="00DC4C91" w:rsidRPr="081331A7">
        <w:rPr>
          <w:rFonts w:cs="Times New Roman"/>
        </w:rPr>
        <w:t xml:space="preserve">, we limited ourselves to </w:t>
      </w:r>
      <w:r w:rsidR="004315E7" w:rsidRPr="081331A7">
        <w:rPr>
          <w:rFonts w:cs="Times New Roman"/>
        </w:rPr>
        <w:t xml:space="preserve">three </w:t>
      </w:r>
      <w:r w:rsidR="00084EC8" w:rsidRPr="081331A7">
        <w:rPr>
          <w:rFonts w:cs="Times New Roman"/>
        </w:rPr>
        <w:t xml:space="preserve">emotion </w:t>
      </w:r>
      <w:r w:rsidR="004315E7" w:rsidRPr="081331A7">
        <w:rPr>
          <w:rFonts w:cs="Times New Roman"/>
        </w:rPr>
        <w:t>subscales:</w:t>
      </w:r>
      <w:r w:rsidR="00083054" w:rsidRPr="081331A7">
        <w:rPr>
          <w:rFonts w:cs="Times New Roman"/>
        </w:rPr>
        <w:t xml:space="preserve"> </w:t>
      </w:r>
      <w:r w:rsidR="004C3D08" w:rsidRPr="081331A7">
        <w:rPr>
          <w:rFonts w:cs="Times New Roman"/>
        </w:rPr>
        <w:t xml:space="preserve">happiness (three averaged items: happiness, satisfaction, and enjoyment), anger (irritation, aggravation, and annoyance), and fear (alarmed, scared, fear). </w:t>
      </w:r>
      <w:ins w:id="112" w:author="Author edits" w:date="2025-12-30T12:48:00Z" w16du:dateUtc="2025-12-30T17:48:00Z">
        <w:r w:rsidR="002F3131" w:rsidRPr="081331A7">
          <w:rPr>
            <w:rFonts w:cs="Times New Roman"/>
          </w:rPr>
          <w:t>Multiple emotion</w:t>
        </w:r>
        <w:r w:rsidR="006D1F22" w:rsidRPr="081331A7">
          <w:rPr>
            <w:rFonts w:cs="Times New Roman"/>
          </w:rPr>
          <w:t xml:space="preserve"> subscales</w:t>
        </w:r>
        <w:r w:rsidR="00B802A5" w:rsidRPr="081331A7">
          <w:rPr>
            <w:rFonts w:cs="Times New Roman"/>
          </w:rPr>
          <w:t xml:space="preserve"> </w:t>
        </w:r>
        <w:r w:rsidR="002F3131" w:rsidRPr="081331A7">
          <w:rPr>
            <w:rFonts w:cs="Times New Roman"/>
          </w:rPr>
          <w:t xml:space="preserve">were used </w:t>
        </w:r>
        <w:r w:rsidR="144454A4" w:rsidRPr="081331A7">
          <w:rPr>
            <w:rFonts w:cs="Times New Roman"/>
          </w:rPr>
          <w:t xml:space="preserve">to </w:t>
        </w:r>
        <w:r w:rsidR="00B802A5" w:rsidRPr="081331A7">
          <w:rPr>
            <w:rFonts w:cs="Times New Roman"/>
          </w:rPr>
          <w:t xml:space="preserve">obscure our interest in </w:t>
        </w:r>
        <w:r w:rsidR="002F3131" w:rsidRPr="081331A7">
          <w:rPr>
            <w:rFonts w:cs="Times New Roman"/>
          </w:rPr>
          <w:t>any specific emotional state</w:t>
        </w:r>
        <w:r w:rsidR="00B802A5" w:rsidRPr="081331A7">
          <w:rPr>
            <w:rFonts w:cs="Times New Roman"/>
          </w:rPr>
          <w:t>.</w:t>
        </w:r>
      </w:ins>
    </w:p>
    <w:p w14:paraId="35CF3101" w14:textId="3D3D778C" w:rsidR="00D54534" w:rsidRDefault="00DC2955" w:rsidP="00D54534">
      <w:pPr>
        <w:spacing w:before="0"/>
        <w:ind w:firstLine="720"/>
        <w:rPr>
          <w:rFonts w:cs="Times New Roman"/>
        </w:rPr>
      </w:pPr>
      <w:r w:rsidRPr="00CF5EFD">
        <w:rPr>
          <w:rFonts w:cs="Times New Roman"/>
        </w:rPr>
        <w:lastRenderedPageBreak/>
        <w:t xml:space="preserve">The key outcome-of-interest is self-reported happiness. However, </w:t>
      </w:r>
      <w:r w:rsidR="00083054" w:rsidRPr="00CF5EFD">
        <w:rPr>
          <w:rFonts w:cs="Times New Roman"/>
        </w:rPr>
        <w:t xml:space="preserve">we will also explore </w:t>
      </w:r>
      <w:r w:rsidRPr="00CF5EFD">
        <w:rPr>
          <w:rFonts w:cs="Times New Roman"/>
        </w:rPr>
        <w:t xml:space="preserve">effects on two other outcomes frequently discussed in the emotion labor literature: well-being and burnout. </w:t>
      </w:r>
      <w:del w:id="113" w:author="Author edits" w:date="2025-12-30T12:48:00Z" w16du:dateUtc="2025-12-30T17:48:00Z">
        <w:r w:rsidRPr="00CF5EFD">
          <w:rPr>
            <w:rFonts w:cs="Times New Roman"/>
          </w:rPr>
          <w:delText>To do so</w:delText>
        </w:r>
      </w:del>
      <w:ins w:id="114" w:author="Author edits" w:date="2025-12-30T12:48:00Z" w16du:dateUtc="2025-12-30T17:48:00Z">
        <w:r w:rsidR="005F3504">
          <w:rPr>
            <w:rFonts w:cs="Times New Roman"/>
          </w:rPr>
          <w:t>After self-reporting their emotions</w:t>
        </w:r>
      </w:ins>
      <w:r w:rsidRPr="00CF5EFD">
        <w:rPr>
          <w:rFonts w:cs="Times New Roman"/>
        </w:rPr>
        <w:t xml:space="preserve">, participants will complete measures of satisfaction with life </w:t>
      </w:r>
      <w:r w:rsidR="00797C93">
        <w:rPr>
          <w:rFonts w:cs="Times New Roman"/>
        </w:rPr>
        <w:t>(</w:t>
      </w:r>
      <w:r w:rsidRPr="00CF5EFD">
        <w:rPr>
          <w:rFonts w:cs="Times New Roman"/>
        </w:rPr>
        <w:t xml:space="preserve">e.g., “In most ways my life is close to my ideal”; 1 = Strongly Disagree, 7 = Strongly Agree; Diener, Emmons, Larsen, </w:t>
      </w:r>
      <w:r w:rsidR="00797C93">
        <w:rPr>
          <w:rFonts w:cs="Times New Roman"/>
        </w:rPr>
        <w:t xml:space="preserve">&amp; </w:t>
      </w:r>
      <w:r w:rsidRPr="00CF5EFD">
        <w:rPr>
          <w:rFonts w:cs="Times New Roman"/>
        </w:rPr>
        <w:t>Griffin</w:t>
      </w:r>
      <w:r w:rsidR="00797C93">
        <w:rPr>
          <w:rFonts w:cs="Times New Roman"/>
        </w:rPr>
        <w:t xml:space="preserve">; </w:t>
      </w:r>
      <w:r w:rsidRPr="00CF5EFD">
        <w:rPr>
          <w:rFonts w:cs="Times New Roman"/>
        </w:rPr>
        <w:t xml:space="preserve">1985) and burnout </w:t>
      </w:r>
      <w:r w:rsidR="00FD12A2">
        <w:rPr>
          <w:rFonts w:cs="Times New Roman"/>
        </w:rPr>
        <w:t>(</w:t>
      </w:r>
      <w:r w:rsidRPr="00CF5EFD">
        <w:rPr>
          <w:rFonts w:cs="Times New Roman"/>
        </w:rPr>
        <w:t>e.g., “To what extent to you feel hopeless</w:t>
      </w:r>
      <w:del w:id="115" w:author="Author edits" w:date="2025-12-30T12:48:00Z" w16du:dateUtc="2025-12-30T17:48:00Z">
        <w:r w:rsidRPr="00CF5EFD">
          <w:rPr>
            <w:rFonts w:cs="Times New Roman"/>
          </w:rPr>
          <w:delText>;</w:delText>
        </w:r>
      </w:del>
      <w:ins w:id="116" w:author="Author edits" w:date="2025-12-30T12:48:00Z" w16du:dateUtc="2025-12-30T17:48:00Z">
        <w:r w:rsidR="00F71DC4">
          <w:rPr>
            <w:rFonts w:cs="Times New Roman"/>
          </w:rPr>
          <w:t>”</w:t>
        </w:r>
        <w:r w:rsidRPr="00CF5EFD">
          <w:rPr>
            <w:rFonts w:cs="Times New Roman"/>
          </w:rPr>
          <w:t>;</w:t>
        </w:r>
      </w:ins>
      <w:r w:rsidRPr="00CF5EFD">
        <w:rPr>
          <w:rFonts w:cs="Times New Roman"/>
        </w:rPr>
        <w:t xml:space="preserve"> 1 = Not at all, 7 = An extreme amount; Malach-Pines</w:t>
      </w:r>
      <w:r w:rsidR="00FD12A2">
        <w:rPr>
          <w:rFonts w:cs="Times New Roman"/>
        </w:rPr>
        <w:t xml:space="preserve">, </w:t>
      </w:r>
      <w:r w:rsidRPr="00CF5EFD">
        <w:rPr>
          <w:rFonts w:cs="Times New Roman"/>
        </w:rPr>
        <w:t>2005</w:t>
      </w:r>
      <w:del w:id="117" w:author="Author edits" w:date="2025-12-30T12:48:00Z" w16du:dateUtc="2025-12-30T17:48:00Z">
        <w:r w:rsidRPr="00CF5EFD">
          <w:rPr>
            <w:rFonts w:cs="Times New Roman"/>
          </w:rPr>
          <w:delText>)</w:delText>
        </w:r>
        <w:r w:rsidR="009D0539" w:rsidRPr="00CF5EFD">
          <w:rPr>
            <w:rFonts w:cs="Times New Roman"/>
          </w:rPr>
          <w:delText xml:space="preserve"> after the Discrete Emotion Questionnaire</w:delText>
        </w:r>
        <w:r w:rsidRPr="00CF5EFD">
          <w:rPr>
            <w:rFonts w:cs="Times New Roman"/>
          </w:rPr>
          <w:delText>.</w:delText>
        </w:r>
      </w:del>
      <w:ins w:id="118" w:author="Author edits" w:date="2025-12-30T12:48:00Z" w16du:dateUtc="2025-12-30T17:48:00Z">
        <w:r w:rsidRPr="00CF5EFD">
          <w:rPr>
            <w:rFonts w:cs="Times New Roman"/>
          </w:rPr>
          <w:t>).</w:t>
        </w:r>
      </w:ins>
      <w:r w:rsidRPr="00CF5EFD">
        <w:rPr>
          <w:rFonts w:cs="Times New Roman"/>
        </w:rPr>
        <w:t xml:space="preserve"> Afterwards, participants will complete a simple filler math problem (e.g., 2+ 2 </w:t>
      </w:r>
      <w:proofErr w:type="gramStart"/>
      <w:r w:rsidRPr="00CF5EFD">
        <w:rPr>
          <w:rFonts w:cs="Times New Roman"/>
        </w:rPr>
        <w:t>= ?</w:t>
      </w:r>
      <w:proofErr w:type="gramEnd"/>
      <w:r w:rsidRPr="00CF5EFD">
        <w:rPr>
          <w:rFonts w:cs="Times New Roman"/>
        </w:rPr>
        <w:t xml:space="preserve">). This is done to both (a) corroborate the cover story and (b) evaluate whether participants are paying attention. </w:t>
      </w:r>
    </w:p>
    <w:p w14:paraId="6234107F" w14:textId="283495CB" w:rsidR="00860235" w:rsidRDefault="00DC2955" w:rsidP="00860235">
      <w:pPr>
        <w:spacing w:before="0"/>
        <w:ind w:firstLine="720"/>
        <w:rPr>
          <w:rFonts w:cs="Times New Roman"/>
        </w:rPr>
      </w:pPr>
      <w:r w:rsidRPr="00CF5EFD">
        <w:rPr>
          <w:rFonts w:cs="Times New Roman"/>
        </w:rPr>
        <w:t xml:space="preserve">After completing all trials, participants will self-report their age, gender </w:t>
      </w:r>
      <w:r w:rsidR="00D54534">
        <w:rPr>
          <w:rFonts w:cs="Times New Roman"/>
        </w:rPr>
        <w:t>(</w:t>
      </w:r>
      <w:r w:rsidRPr="00CF5EFD">
        <w:rPr>
          <w:rFonts w:cs="Times New Roman"/>
        </w:rPr>
        <w:t>Male, Female, Nonbinary;</w:t>
      </w:r>
      <w:r w:rsidR="009850FA" w:rsidRPr="009850FA">
        <w:t xml:space="preserve"> </w:t>
      </w:r>
      <w:proofErr w:type="spellStart"/>
      <w:r w:rsidR="009850FA" w:rsidRPr="009850FA">
        <w:rPr>
          <w:rFonts w:cs="Times New Roman"/>
        </w:rPr>
        <w:t>Garbarski</w:t>
      </w:r>
      <w:proofErr w:type="spellEnd"/>
      <w:r w:rsidR="009850FA" w:rsidRPr="009850FA">
        <w:rPr>
          <w:rFonts w:cs="Times New Roman"/>
        </w:rPr>
        <w:t>, Dykema, Yonker, Bae, &amp; Rosenfeld, 2025</w:t>
      </w:r>
      <w:r w:rsidRPr="00CF5EFD">
        <w:rPr>
          <w:rFonts w:cs="Times New Roman"/>
        </w:rPr>
        <w:t>), and ethnicity (</w:t>
      </w:r>
      <w:r w:rsidR="003110CE" w:rsidRPr="003110CE">
        <w:rPr>
          <w:rFonts w:cs="Times New Roman"/>
        </w:rPr>
        <w:t>Revesz</w:t>
      </w:r>
      <w:r w:rsidRPr="00CF5EFD">
        <w:rPr>
          <w:rFonts w:cs="Times New Roman"/>
        </w:rPr>
        <w:t xml:space="preserve">, 2024). Afterwards, participants will be asked two questions </w:t>
      </w:r>
      <w:r w:rsidR="00523181" w:rsidRPr="00CF5EFD">
        <w:rPr>
          <w:rFonts w:cs="Times New Roman"/>
        </w:rPr>
        <w:t>in a funnel debriefing</w:t>
      </w:r>
      <w:r w:rsidRPr="00CF5EFD">
        <w:rPr>
          <w:rFonts w:cs="Times New Roman"/>
        </w:rPr>
        <w:t xml:space="preserve">. First, participants will simply be asked what they believe was the purpose of this study. Second, they will be informed that “There are details about the purpose of this study that we have not yet told you about” and asked to guess those details. </w:t>
      </w:r>
      <w:r w:rsidR="00474268" w:rsidRPr="00CF5EFD">
        <w:rPr>
          <w:rFonts w:cs="Times New Roman"/>
        </w:rPr>
        <w:t>Afterwards</w:t>
      </w:r>
      <w:r w:rsidRPr="00CF5EFD">
        <w:rPr>
          <w:rFonts w:cs="Times New Roman"/>
        </w:rPr>
        <w:t>, participants will be fully debriefed</w:t>
      </w:r>
      <w:r w:rsidR="00B0159B" w:rsidRPr="00CF5EFD">
        <w:rPr>
          <w:rFonts w:cs="Times New Roman"/>
        </w:rPr>
        <w:t>.</w:t>
      </w:r>
    </w:p>
    <w:p w14:paraId="35CF3103" w14:textId="1F1368D1" w:rsidR="00F3346C" w:rsidRPr="00CF5EFD" w:rsidRDefault="00DC2955" w:rsidP="00860235">
      <w:pPr>
        <w:spacing w:before="0"/>
        <w:ind w:firstLine="720"/>
        <w:rPr>
          <w:rFonts w:cs="Times New Roman"/>
        </w:rPr>
      </w:pPr>
      <w:r w:rsidRPr="00CF5EFD">
        <w:rPr>
          <w:rFonts w:cs="Times New Roman"/>
        </w:rPr>
        <w:t xml:space="preserve">After the study is complete, we will </w:t>
      </w:r>
      <w:r w:rsidR="00161057">
        <w:rPr>
          <w:rFonts w:cs="Times New Roman"/>
        </w:rPr>
        <w:t>evaluate how well</w:t>
      </w:r>
      <w:r w:rsidRPr="00CF5EFD">
        <w:rPr>
          <w:rFonts w:cs="Times New Roman"/>
        </w:rPr>
        <w:t xml:space="preserve"> participants complete</w:t>
      </w:r>
      <w:r w:rsidR="007F01C5" w:rsidRPr="00CF5EFD">
        <w:rPr>
          <w:rFonts w:cs="Times New Roman"/>
        </w:rPr>
        <w:t>d</w:t>
      </w:r>
      <w:r w:rsidRPr="00CF5EFD">
        <w:rPr>
          <w:rFonts w:cs="Times New Roman"/>
        </w:rPr>
        <w:t xml:space="preserve"> the </w:t>
      </w:r>
      <w:r w:rsidR="003B1F2B" w:rsidRPr="00CF5EFD">
        <w:rPr>
          <w:rFonts w:cs="Times New Roman"/>
        </w:rPr>
        <w:t>face</w:t>
      </w:r>
      <w:r w:rsidRPr="00CF5EFD">
        <w:rPr>
          <w:rFonts w:cs="Times New Roman"/>
        </w:rPr>
        <w:t xml:space="preserve"> movement tasks. To do so, we will use a commercially available emotion expression recognition model, Hume AI</w:t>
      </w:r>
      <w:r w:rsidR="002C7ACF" w:rsidRPr="00CF5EFD">
        <w:rPr>
          <w:rFonts w:cs="Times New Roman"/>
        </w:rPr>
        <w:t xml:space="preserve"> (https://www.hume.ai/)</w:t>
      </w:r>
      <w:r w:rsidRPr="00CF5EFD">
        <w:rPr>
          <w:rFonts w:cs="Times New Roman"/>
        </w:rPr>
        <w:t xml:space="preserve">. Like other emotion expression recognition models, Hume AI uses computer vision to track facial landmarks (e.g., lips) associated with emotion expression (e.g., smiling) </w:t>
      </w:r>
      <w:r w:rsidR="00B0159B" w:rsidRPr="00CF5EFD">
        <w:rPr>
          <w:rFonts w:cs="Times New Roman"/>
        </w:rPr>
        <w:t xml:space="preserve">in each frame of </w:t>
      </w:r>
      <w:r w:rsidR="00751386" w:rsidRPr="00CF5EFD">
        <w:rPr>
          <w:rFonts w:cs="Times New Roman"/>
        </w:rPr>
        <w:t>a</w:t>
      </w:r>
      <w:r w:rsidR="00B0159B" w:rsidRPr="00CF5EFD">
        <w:rPr>
          <w:rFonts w:cs="Times New Roman"/>
        </w:rPr>
        <w:t xml:space="preserve"> user-uploaded video</w:t>
      </w:r>
      <w:r w:rsidRPr="00CF5EFD">
        <w:rPr>
          <w:rFonts w:cs="Times New Roman"/>
        </w:rPr>
        <w:t xml:space="preserve">. These features are passed through a </w:t>
      </w:r>
      <w:r w:rsidR="003C5D4F" w:rsidRPr="00CF5EFD">
        <w:rPr>
          <w:rFonts w:cs="Times New Roman"/>
        </w:rPr>
        <w:t xml:space="preserve">pre-trained </w:t>
      </w:r>
      <w:r w:rsidRPr="00CF5EFD">
        <w:rPr>
          <w:rFonts w:cs="Times New Roman"/>
        </w:rPr>
        <w:t>deep neural network to predict observer ratings of emotion (</w:t>
      </w:r>
      <w:r w:rsidR="006B7D44">
        <w:rPr>
          <w:rFonts w:cs="Times New Roman"/>
        </w:rPr>
        <w:t>Cowen et al., 2021</w:t>
      </w:r>
      <w:r w:rsidRPr="00CF5EFD">
        <w:rPr>
          <w:rFonts w:cs="Times New Roman"/>
        </w:rPr>
        <w:t xml:space="preserve">). To be clear, such models can fail to accurately infer peoples’ subjective emotional experiences in complex and/or real-world scenarios (Cross, Acevedo, &amp; Hunter, 2023). However, </w:t>
      </w:r>
      <w:r w:rsidRPr="00CF5EFD">
        <w:rPr>
          <w:rFonts w:cs="Times New Roman"/>
        </w:rPr>
        <w:lastRenderedPageBreak/>
        <w:t xml:space="preserve">in relatively simple experimental contexts </w:t>
      </w:r>
      <w:r w:rsidR="003A6B87" w:rsidRPr="00CF5EFD">
        <w:rPr>
          <w:rFonts w:cs="Times New Roman"/>
        </w:rPr>
        <w:t xml:space="preserve">like </w:t>
      </w:r>
      <w:r w:rsidRPr="00CF5EFD">
        <w:rPr>
          <w:rFonts w:cs="Times New Roman"/>
        </w:rPr>
        <w:t xml:space="preserve">ours, </w:t>
      </w:r>
      <w:r w:rsidR="003A6B87" w:rsidRPr="00CF5EFD">
        <w:rPr>
          <w:rFonts w:cs="Times New Roman"/>
        </w:rPr>
        <w:t xml:space="preserve">such </w:t>
      </w:r>
      <w:r w:rsidRPr="00CF5EFD">
        <w:rPr>
          <w:rFonts w:cs="Times New Roman"/>
        </w:rPr>
        <w:t>models have been successfully deployed to identify non-smiling participants</w:t>
      </w:r>
      <w:r w:rsidR="00505D3B" w:rsidRPr="00CF5EFD">
        <w:rPr>
          <w:rFonts w:cs="Times New Roman"/>
        </w:rPr>
        <w:t xml:space="preserve"> in an efficient and scalable manner </w:t>
      </w:r>
      <w:r w:rsidRPr="00CF5EFD">
        <w:rPr>
          <w:rFonts w:cs="Times New Roman"/>
        </w:rPr>
        <w:t xml:space="preserve">(Coles, 2020; Coles et al., 2022). </w:t>
      </w:r>
      <w:r w:rsidR="003A6B87" w:rsidRPr="00CF5EFD">
        <w:rPr>
          <w:rFonts w:cs="Times New Roman"/>
        </w:rPr>
        <w:t xml:space="preserve">In </w:t>
      </w:r>
      <w:r w:rsidRPr="00CF5EFD">
        <w:rPr>
          <w:rFonts w:cs="Times New Roman"/>
        </w:rPr>
        <w:t xml:space="preserve">the present work, </w:t>
      </w:r>
      <w:r w:rsidR="00505D3B" w:rsidRPr="00CF5EFD">
        <w:rPr>
          <w:rFonts w:cs="Times New Roman"/>
        </w:rPr>
        <w:t>we wil</w:t>
      </w:r>
      <w:r w:rsidR="00ED2196" w:rsidRPr="00CF5EFD">
        <w:rPr>
          <w:rFonts w:cs="Times New Roman"/>
        </w:rPr>
        <w:t xml:space="preserve">l use </w:t>
      </w:r>
      <w:r w:rsidRPr="00CF5EFD">
        <w:rPr>
          <w:rFonts w:cs="Times New Roman"/>
        </w:rPr>
        <w:t xml:space="preserve">Hume AI </w:t>
      </w:r>
      <w:r w:rsidR="00ED2196" w:rsidRPr="00CF5EFD">
        <w:rPr>
          <w:rFonts w:cs="Times New Roman"/>
        </w:rPr>
        <w:t xml:space="preserve">to generate </w:t>
      </w:r>
      <w:r w:rsidRPr="00CF5EFD">
        <w:rPr>
          <w:rFonts w:cs="Times New Roman"/>
        </w:rPr>
        <w:t xml:space="preserve">moment-to-moment estimates of smiling-related activity using Facial Action Coding System classifications (Ekman &amp; Friesen, 1978). We will focus on Action Unit </w:t>
      </w:r>
      <w:proofErr w:type="gramStart"/>
      <w:r w:rsidRPr="00CF5EFD">
        <w:rPr>
          <w:rFonts w:cs="Times New Roman"/>
        </w:rPr>
        <w:t>12 in particular</w:t>
      </w:r>
      <w:proofErr w:type="gramEnd"/>
      <w:r w:rsidR="003A6B87" w:rsidRPr="00CF5EFD">
        <w:rPr>
          <w:rFonts w:cs="Times New Roman"/>
        </w:rPr>
        <w:t xml:space="preserve"> (</w:t>
      </w:r>
      <w:r w:rsidR="008351B7">
        <w:rPr>
          <w:rFonts w:cs="Times New Roman"/>
        </w:rPr>
        <w:t xml:space="preserve">measured on a </w:t>
      </w:r>
      <w:r w:rsidR="003A6B87" w:rsidRPr="00CF5EFD">
        <w:rPr>
          <w:rFonts w:cs="Times New Roman"/>
        </w:rPr>
        <w:t>0 – 1</w:t>
      </w:r>
      <w:r w:rsidR="008351B7">
        <w:rPr>
          <w:rFonts w:cs="Times New Roman"/>
        </w:rPr>
        <w:t xml:space="preserve"> scale</w:t>
      </w:r>
      <w:r w:rsidR="003A6B87" w:rsidRPr="00CF5EFD">
        <w:rPr>
          <w:rFonts w:cs="Times New Roman"/>
        </w:rPr>
        <w:t>)</w:t>
      </w:r>
      <w:r w:rsidRPr="00CF5EFD">
        <w:rPr>
          <w:rFonts w:cs="Times New Roman"/>
        </w:rPr>
        <w:t xml:space="preserve">, which is associated with pulling the corner of the lips back towards the ear. </w:t>
      </w:r>
    </w:p>
    <w:p w14:paraId="35CF3104" w14:textId="00D41423" w:rsidR="00F3346C" w:rsidRPr="00CF5EFD" w:rsidRDefault="00162755" w:rsidP="008351B7">
      <w:pPr>
        <w:pStyle w:val="Heading2"/>
      </w:pPr>
      <w:bookmarkStart w:id="119" w:name="hypotheses"/>
      <w:bookmarkEnd w:id="102"/>
      <w:r w:rsidRPr="00CF5EFD">
        <w:t>Potential Patterns of Results</w:t>
      </w:r>
    </w:p>
    <w:p w14:paraId="521E9267" w14:textId="17543959" w:rsidR="008351B7" w:rsidRDefault="0031634F" w:rsidP="008351B7">
      <w:pPr>
        <w:spacing w:before="0"/>
        <w:ind w:firstLine="720"/>
        <w:rPr>
          <w:rFonts w:cs="Times New Roman"/>
        </w:rPr>
      </w:pPr>
      <w:r w:rsidRPr="00CF5EFD">
        <w:rPr>
          <w:rFonts w:cs="Times New Roman"/>
        </w:rPr>
        <w:t>As a remind</w:t>
      </w:r>
      <w:r w:rsidR="0058542E" w:rsidRPr="00CF5EFD">
        <w:rPr>
          <w:rFonts w:cs="Times New Roman"/>
        </w:rPr>
        <w:t>er, our study deploys a</w:t>
      </w:r>
      <w:r w:rsidR="00B23903" w:rsidRPr="00CF5EFD">
        <w:rPr>
          <w:rFonts w:cs="Times New Roman"/>
        </w:rPr>
        <w:t xml:space="preserve"> </w:t>
      </w:r>
      <w:r w:rsidR="00CA0BFD" w:rsidRPr="00CF5EFD">
        <w:rPr>
          <w:rFonts w:cs="Times New Roman"/>
        </w:rPr>
        <w:t>2 (Face Movement: pose smile, express naturally) x 2 (Emotional Context: positive, negative) x 2 (Movement Repetitions: one time, ten times) x 2 (Punishment threat: present, absent) design</w:t>
      </w:r>
      <w:r w:rsidR="00B23903" w:rsidRPr="00CF5EFD">
        <w:rPr>
          <w:rFonts w:cs="Times New Roman"/>
        </w:rPr>
        <w:t>, with Face Movement manipulated within-subject.</w:t>
      </w:r>
      <w:r w:rsidR="00575B48" w:rsidRPr="00CF5EFD">
        <w:rPr>
          <w:rFonts w:cs="Times New Roman"/>
        </w:rPr>
        <w:t xml:space="preserve"> </w:t>
      </w:r>
    </w:p>
    <w:p w14:paraId="7D61C9DB" w14:textId="20D61A48" w:rsidR="00156FF2" w:rsidRPr="00CF5EFD" w:rsidRDefault="003F77DA" w:rsidP="008351B7">
      <w:pPr>
        <w:spacing w:before="0"/>
        <w:ind w:firstLine="720"/>
        <w:rPr>
          <w:rFonts w:cs="Times New Roman"/>
        </w:rPr>
      </w:pPr>
      <w:r w:rsidRPr="00CF5EFD">
        <w:rPr>
          <w:rFonts w:cs="Times New Roman"/>
        </w:rPr>
        <w:t>The emotion incongruence</w:t>
      </w:r>
      <w:r w:rsidR="002F7879" w:rsidRPr="00CF5EFD">
        <w:rPr>
          <w:rFonts w:cs="Times New Roman"/>
        </w:rPr>
        <w:t xml:space="preserve">, </w:t>
      </w:r>
      <w:r w:rsidRPr="00CF5EFD">
        <w:rPr>
          <w:rFonts w:cs="Times New Roman"/>
        </w:rPr>
        <w:t xml:space="preserve">repetition, and punishment </w:t>
      </w:r>
      <w:del w:id="120" w:author="Author edits" w:date="2025-12-30T12:48:00Z" w16du:dateUtc="2025-12-30T17:48:00Z">
        <w:r w:rsidRPr="00CF5EFD">
          <w:rPr>
            <w:rFonts w:cs="Times New Roman"/>
          </w:rPr>
          <w:delText>accounts</w:delText>
        </w:r>
      </w:del>
      <w:ins w:id="121" w:author="Author edits" w:date="2025-12-30T12:48:00Z" w16du:dateUtc="2025-12-30T17:48:00Z">
        <w:r w:rsidR="00164543">
          <w:rPr>
            <w:rFonts w:cs="Times New Roman"/>
          </w:rPr>
          <w:t>hypotheses</w:t>
        </w:r>
      </w:ins>
      <w:r w:rsidR="00164543" w:rsidRPr="00CF5EFD">
        <w:rPr>
          <w:rFonts w:cs="Times New Roman"/>
        </w:rPr>
        <w:t xml:space="preserve"> </w:t>
      </w:r>
      <w:r w:rsidR="002F7879" w:rsidRPr="00CF5EFD">
        <w:rPr>
          <w:rFonts w:cs="Times New Roman"/>
        </w:rPr>
        <w:t xml:space="preserve">all </w:t>
      </w:r>
      <w:r w:rsidRPr="00CF5EFD">
        <w:rPr>
          <w:rFonts w:cs="Times New Roman"/>
        </w:rPr>
        <w:t>predict</w:t>
      </w:r>
      <w:r w:rsidR="002F7879" w:rsidRPr="00CF5EFD">
        <w:rPr>
          <w:rFonts w:cs="Times New Roman"/>
        </w:rPr>
        <w:t xml:space="preserve"> a two-way interaction with Face Movement</w:t>
      </w:r>
      <w:r w:rsidR="0058115A" w:rsidRPr="00CF5EFD">
        <w:rPr>
          <w:rFonts w:cs="Times New Roman"/>
        </w:rPr>
        <w:t xml:space="preserve"> – but </w:t>
      </w:r>
      <w:r w:rsidR="0071142B" w:rsidRPr="00CF5EFD">
        <w:rPr>
          <w:rFonts w:cs="Times New Roman"/>
        </w:rPr>
        <w:t>differ in their proposed moderat</w:t>
      </w:r>
      <w:r w:rsidR="00AE5812" w:rsidRPr="00CF5EFD">
        <w:rPr>
          <w:rFonts w:cs="Times New Roman"/>
        </w:rPr>
        <w:t>ing factor</w:t>
      </w:r>
      <w:r w:rsidR="00E405D8" w:rsidRPr="00CF5EFD">
        <w:rPr>
          <w:rFonts w:cs="Times New Roman"/>
        </w:rPr>
        <w:t xml:space="preserve">. </w:t>
      </w:r>
      <w:r w:rsidR="00164943" w:rsidRPr="00CF5EFD">
        <w:rPr>
          <w:rFonts w:cs="Times New Roman"/>
        </w:rPr>
        <w:t>More specifically</w:t>
      </w:r>
      <w:r w:rsidR="00E405D8" w:rsidRPr="00CF5EFD">
        <w:rPr>
          <w:rFonts w:cs="Times New Roman"/>
        </w:rPr>
        <w:t xml:space="preserve">, the emotion incongruence </w:t>
      </w:r>
      <w:del w:id="122" w:author="Author edits" w:date="2025-12-30T12:48:00Z" w16du:dateUtc="2025-12-30T17:48:00Z">
        <w:r w:rsidR="00E405D8" w:rsidRPr="00CF5EFD">
          <w:rPr>
            <w:rFonts w:cs="Times New Roman"/>
          </w:rPr>
          <w:delText>account</w:delText>
        </w:r>
      </w:del>
      <w:ins w:id="123" w:author="Author edits" w:date="2025-12-30T12:48:00Z" w16du:dateUtc="2025-12-30T17:48:00Z">
        <w:r w:rsidR="00164543">
          <w:rPr>
            <w:rFonts w:cs="Times New Roman"/>
          </w:rPr>
          <w:t>hypothesis</w:t>
        </w:r>
      </w:ins>
      <w:r w:rsidR="00164543" w:rsidRPr="00CF5EFD">
        <w:rPr>
          <w:rFonts w:cs="Times New Roman"/>
        </w:rPr>
        <w:t xml:space="preserve"> </w:t>
      </w:r>
      <w:r w:rsidR="00E405D8" w:rsidRPr="00CF5EFD">
        <w:rPr>
          <w:rFonts w:cs="Times New Roman"/>
        </w:rPr>
        <w:t xml:space="preserve">predicts a two-way interaction between Face Movement and Emotional Context, wherein </w:t>
      </w:r>
      <w:r w:rsidR="0004308E">
        <w:rPr>
          <w:rFonts w:cs="Times New Roman"/>
        </w:rPr>
        <w:t xml:space="preserve">there are only positive simple effects of </w:t>
      </w:r>
      <w:r w:rsidR="00E405D8" w:rsidRPr="00CF5EFD">
        <w:rPr>
          <w:rFonts w:cs="Times New Roman"/>
        </w:rPr>
        <w:t xml:space="preserve">Face Movement </w:t>
      </w:r>
      <w:r w:rsidR="00A03324" w:rsidRPr="00CF5EFD">
        <w:rPr>
          <w:rFonts w:cs="Times New Roman"/>
        </w:rPr>
        <w:t>in positive contexts (Table 1).</w:t>
      </w:r>
      <w:r w:rsidR="00164943" w:rsidRPr="00CF5EFD">
        <w:rPr>
          <w:rFonts w:cs="Times New Roman"/>
        </w:rPr>
        <w:t xml:space="preserve"> The </w:t>
      </w:r>
      <w:r w:rsidR="0058115A" w:rsidRPr="00CF5EFD">
        <w:rPr>
          <w:rFonts w:cs="Times New Roman"/>
        </w:rPr>
        <w:t xml:space="preserve">repetition </w:t>
      </w:r>
      <w:del w:id="124" w:author="Author edits" w:date="2025-12-30T12:48:00Z" w16du:dateUtc="2025-12-30T17:48:00Z">
        <w:r w:rsidR="0058115A" w:rsidRPr="00CF5EFD">
          <w:rPr>
            <w:rFonts w:cs="Times New Roman"/>
          </w:rPr>
          <w:delText>account</w:delText>
        </w:r>
      </w:del>
      <w:ins w:id="125" w:author="Author edits" w:date="2025-12-30T12:48:00Z" w16du:dateUtc="2025-12-30T17:48:00Z">
        <w:r w:rsidR="00164543">
          <w:rPr>
            <w:rFonts w:cs="Times New Roman"/>
          </w:rPr>
          <w:t>hypothesis</w:t>
        </w:r>
      </w:ins>
      <w:r w:rsidR="00164543" w:rsidRPr="00CF5EFD" w:rsidDel="00164543">
        <w:rPr>
          <w:rFonts w:cs="Times New Roman"/>
        </w:rPr>
        <w:t xml:space="preserve"> </w:t>
      </w:r>
      <w:r w:rsidR="0058115A" w:rsidRPr="00CF5EFD">
        <w:rPr>
          <w:rFonts w:cs="Times New Roman"/>
        </w:rPr>
        <w:t xml:space="preserve">predicts </w:t>
      </w:r>
      <w:r w:rsidR="00156FF2" w:rsidRPr="00CF5EFD">
        <w:rPr>
          <w:rFonts w:cs="Times New Roman"/>
        </w:rPr>
        <w:t xml:space="preserve">a two-way interaction between Face Movement and </w:t>
      </w:r>
      <w:r w:rsidR="003A3D4D" w:rsidRPr="00CF5EFD">
        <w:rPr>
          <w:rFonts w:cs="Times New Roman"/>
        </w:rPr>
        <w:t xml:space="preserve">Movement </w:t>
      </w:r>
      <w:r w:rsidR="00156FF2" w:rsidRPr="00CF5EFD">
        <w:rPr>
          <w:rFonts w:cs="Times New Roman"/>
        </w:rPr>
        <w:t xml:space="preserve">Repetition, wherein Face Movement only has a positive simple effect when repeated once (Table 1). Last, the punishment </w:t>
      </w:r>
      <w:del w:id="126" w:author="Author edits" w:date="2025-12-30T12:48:00Z" w16du:dateUtc="2025-12-30T17:48:00Z">
        <w:r w:rsidR="00156FF2" w:rsidRPr="00CF5EFD">
          <w:rPr>
            <w:rFonts w:cs="Times New Roman"/>
          </w:rPr>
          <w:delText>account</w:delText>
        </w:r>
      </w:del>
      <w:ins w:id="127" w:author="Author edits" w:date="2025-12-30T12:48:00Z" w16du:dateUtc="2025-12-30T17:48:00Z">
        <w:r w:rsidR="00164543">
          <w:rPr>
            <w:rFonts w:cs="Times New Roman"/>
          </w:rPr>
          <w:t>hypothesis</w:t>
        </w:r>
      </w:ins>
      <w:r w:rsidR="00164543" w:rsidRPr="00CF5EFD" w:rsidDel="00164543">
        <w:rPr>
          <w:rFonts w:cs="Times New Roman"/>
        </w:rPr>
        <w:t xml:space="preserve"> </w:t>
      </w:r>
      <w:r w:rsidR="00156FF2" w:rsidRPr="00CF5EFD">
        <w:rPr>
          <w:rFonts w:cs="Times New Roman"/>
        </w:rPr>
        <w:t xml:space="preserve">predicts a two-way interaction between Face Movement and Punishment, wherein </w:t>
      </w:r>
      <w:r w:rsidR="00601D7D">
        <w:rPr>
          <w:rFonts w:cs="Times New Roman"/>
        </w:rPr>
        <w:t xml:space="preserve">there are only positive simple effects of </w:t>
      </w:r>
      <w:r w:rsidR="00156FF2" w:rsidRPr="00CF5EFD">
        <w:rPr>
          <w:rFonts w:cs="Times New Roman"/>
        </w:rPr>
        <w:t xml:space="preserve">Face Movement when there is no stated punishment for non-adherence (Table 1). </w:t>
      </w:r>
    </w:p>
    <w:p w14:paraId="1EC5D02E" w14:textId="1E71327B" w:rsidR="00B1463A" w:rsidRPr="00CF5EFD" w:rsidRDefault="00B1463A" w:rsidP="00CF5EFD">
      <w:pPr>
        <w:spacing w:before="0"/>
        <w:rPr>
          <w:rFonts w:cs="Times New Roman"/>
        </w:rPr>
        <w:sectPr w:rsidR="00B1463A" w:rsidRPr="00CF5EFD" w:rsidSect="00084144">
          <w:headerReference w:type="even" r:id="rId14"/>
          <w:headerReference w:type="default" r:id="rId15"/>
          <w:footerReference w:type="default" r:id="rId16"/>
          <w:headerReference w:type="first" r:id="rId17"/>
          <w:pgSz w:w="12240" w:h="15840"/>
          <w:pgMar w:top="1417" w:right="1417" w:bottom="1134" w:left="1417" w:header="720" w:footer="720" w:gutter="0"/>
          <w:cols w:space="720"/>
          <w:titlePg/>
          <w:docGrid w:linePitch="326"/>
        </w:sectPr>
      </w:pPr>
    </w:p>
    <w:p w14:paraId="0A5F1D1D" w14:textId="50BB0CDA" w:rsidR="00921ED8" w:rsidRPr="00CF5EFD" w:rsidRDefault="22425973" w:rsidP="7283F3E1">
      <w:pPr>
        <w:spacing w:before="0"/>
        <w:rPr>
          <w:rFonts w:cs="Times New Roman"/>
          <w:b/>
          <w:bCs/>
        </w:rPr>
      </w:pPr>
      <w:r w:rsidRPr="7283F3E1">
        <w:rPr>
          <w:rFonts w:cs="Times New Roman"/>
          <w:b/>
          <w:bCs/>
        </w:rPr>
        <w:lastRenderedPageBreak/>
        <w:t xml:space="preserve">Table 1. </w:t>
      </w:r>
      <w:r w:rsidRPr="7283F3E1">
        <w:rPr>
          <w:rFonts w:cs="Times New Roman"/>
        </w:rPr>
        <w:t xml:space="preserve">Overview of potential patterns when </w:t>
      </w:r>
      <w:r w:rsidR="20404C73" w:rsidRPr="7283F3E1">
        <w:rPr>
          <w:rFonts w:cs="Times New Roman"/>
        </w:rPr>
        <w:t>examining</w:t>
      </w:r>
      <w:r w:rsidRPr="7283F3E1">
        <w:rPr>
          <w:rFonts w:cs="Times New Roman"/>
        </w:rPr>
        <w:t xml:space="preserve"> the simple effects of Face Movement in a </w:t>
      </w:r>
      <w:r w:rsidR="64BD7A25" w:rsidRPr="7283F3E1">
        <w:rPr>
          <w:rFonts w:cs="Times New Roman"/>
        </w:rPr>
        <w:t>2 (Face Movement: pose smile, express naturally) x 2 (Movement Repetitions: one time, ten times) x 2 (Emotional Context: positive, negative) x 2 (Punishment threat: present, absent) design</w:t>
      </w:r>
      <w:r w:rsidRPr="7283F3E1">
        <w:rPr>
          <w:rFonts w:cs="Times New Roman"/>
        </w:rPr>
        <w:t xml:space="preserve">. For each joint condition (e.g., </w:t>
      </w:r>
      <w:r w:rsidR="707CEBB2" w:rsidRPr="7283F3E1">
        <w:rPr>
          <w:rFonts w:cs="Times New Roman"/>
        </w:rPr>
        <w:t>one</w:t>
      </w:r>
      <w:r w:rsidRPr="7283F3E1">
        <w:rPr>
          <w:rFonts w:cs="Times New Roman"/>
        </w:rPr>
        <w:t xml:space="preserve"> movement repetition, </w:t>
      </w:r>
      <w:r w:rsidR="707CEBB2" w:rsidRPr="7283F3E1">
        <w:rPr>
          <w:rFonts w:cs="Times New Roman"/>
        </w:rPr>
        <w:t xml:space="preserve">positive </w:t>
      </w:r>
      <w:r w:rsidRPr="7283F3E1">
        <w:rPr>
          <w:rFonts w:cs="Times New Roman"/>
        </w:rPr>
        <w:t>context</w:t>
      </w:r>
      <w:r w:rsidR="707CEBB2" w:rsidRPr="7283F3E1">
        <w:rPr>
          <w:rFonts w:cs="Times New Roman"/>
        </w:rPr>
        <w:t>, with the potential for punishment</w:t>
      </w:r>
      <w:r w:rsidRPr="7283F3E1">
        <w:rPr>
          <w:rFonts w:cs="Times New Roman"/>
        </w:rPr>
        <w:t xml:space="preserve">), </w:t>
      </w:r>
      <w:r w:rsidRPr="7283F3E1">
        <w:rPr>
          <w:rFonts w:ascii="Segoe UI Symbol" w:hAnsi="Segoe UI Symbol" w:cs="Segoe UI Symbol"/>
        </w:rPr>
        <w:t>✓</w:t>
      </w:r>
      <w:r w:rsidRPr="7283F3E1">
        <w:rPr>
          <w:rFonts w:cs="Times New Roman"/>
        </w:rPr>
        <w:t xml:space="preserve">'s denote a predicted </w:t>
      </w:r>
      <w:r w:rsidR="392771D5" w:rsidRPr="7283F3E1">
        <w:rPr>
          <w:rFonts w:cs="Times New Roman"/>
        </w:rPr>
        <w:t>positive</w:t>
      </w:r>
      <w:r w:rsidRPr="7283F3E1">
        <w:rPr>
          <w:rFonts w:cs="Times New Roman"/>
        </w:rPr>
        <w:t xml:space="preserve"> effect</w:t>
      </w:r>
      <w:r w:rsidR="392771D5" w:rsidRPr="7283F3E1">
        <w:rPr>
          <w:rFonts w:cs="Times New Roman"/>
        </w:rPr>
        <w:t xml:space="preserve"> of F</w:t>
      </w:r>
      <w:r w:rsidR="3621D9E7" w:rsidRPr="7283F3E1">
        <w:rPr>
          <w:rFonts w:cs="Times New Roman"/>
        </w:rPr>
        <w:t>ace Movement on self-reported happiness</w:t>
      </w:r>
      <w:r w:rsidRPr="7283F3E1">
        <w:rPr>
          <w:rFonts w:cs="Times New Roman"/>
        </w:rPr>
        <w:t>.</w:t>
      </w:r>
      <w:r w:rsidR="31777723" w:rsidRPr="7283F3E1">
        <w:rPr>
          <w:rFonts w:cs="Times New Roman"/>
        </w:rPr>
        <w:t xml:space="preserve"> Potential patterns are shown separately for the emotion incongruence, repetition, and punishment </w:t>
      </w:r>
      <w:del w:id="130" w:author="Author edits" w:date="2025-12-30T12:48:00Z" w16du:dateUtc="2025-12-30T17:48:00Z">
        <w:r w:rsidR="31777723" w:rsidRPr="7283F3E1">
          <w:rPr>
            <w:rFonts w:cs="Times New Roman"/>
          </w:rPr>
          <w:delText>accounts</w:delText>
        </w:r>
      </w:del>
      <w:ins w:id="131" w:author="Author edits" w:date="2025-12-30T12:48:00Z" w16du:dateUtc="2025-12-30T17:48:00Z">
        <w:r w:rsidR="00164543">
          <w:rPr>
            <w:rFonts w:cs="Times New Roman"/>
          </w:rPr>
          <w:t>hypotheses</w:t>
        </w:r>
      </w:ins>
      <w:r w:rsidR="31777723" w:rsidRPr="7283F3E1">
        <w:rPr>
          <w:rFonts w:cs="Times New Roman"/>
        </w:rPr>
        <w:t>.</w:t>
      </w:r>
    </w:p>
    <w:tbl>
      <w:tblPr>
        <w:tblW w:w="12134" w:type="dxa"/>
        <w:tblLook w:val="04A0" w:firstRow="1" w:lastRow="0" w:firstColumn="1" w:lastColumn="0" w:noHBand="0" w:noVBand="1"/>
      </w:tblPr>
      <w:tblGrid>
        <w:gridCol w:w="2250"/>
        <w:gridCol w:w="2610"/>
        <w:gridCol w:w="1443"/>
        <w:gridCol w:w="345"/>
        <w:gridCol w:w="2556"/>
        <w:gridCol w:w="1380"/>
        <w:gridCol w:w="1550"/>
      </w:tblGrid>
      <w:tr w:rsidR="00F07DEA" w:rsidRPr="00CF5EFD" w14:paraId="0F0CBBEA" w14:textId="77777777" w:rsidTr="75D636F5">
        <w:trPr>
          <w:trHeight w:val="320"/>
        </w:trPr>
        <w:tc>
          <w:tcPr>
            <w:tcW w:w="6303" w:type="dxa"/>
            <w:gridSpan w:val="3"/>
            <w:tcBorders>
              <w:top w:val="single" w:sz="4" w:space="0" w:color="auto"/>
              <w:left w:val="nil"/>
              <w:bottom w:val="single" w:sz="4" w:space="0" w:color="auto"/>
              <w:right w:val="nil"/>
            </w:tcBorders>
            <w:noWrap/>
            <w:vAlign w:val="bottom"/>
            <w:hideMark/>
          </w:tcPr>
          <w:p w14:paraId="4421030F" w14:textId="6B0E6B34" w:rsidR="00B1463A" w:rsidRPr="00CF5EFD" w:rsidRDefault="00B1463A" w:rsidP="00E541FB">
            <w:pPr>
              <w:spacing w:after="0" w:line="360" w:lineRule="auto"/>
              <w:jc w:val="center"/>
              <w:rPr>
                <w:rFonts w:eastAsia="Times New Roman" w:cs="Times New Roman"/>
                <w:b/>
                <w:bCs/>
                <w:color w:val="000000"/>
              </w:rPr>
            </w:pPr>
            <w:r w:rsidRPr="00CF5EFD">
              <w:rPr>
                <w:rFonts w:eastAsia="Times New Roman" w:cs="Times New Roman"/>
                <w:b/>
                <w:bCs/>
                <w:color w:val="000000"/>
              </w:rPr>
              <w:t xml:space="preserve">Factor </w:t>
            </w:r>
            <w:r w:rsidR="00F4601C" w:rsidRPr="00CF5EFD">
              <w:rPr>
                <w:rFonts w:eastAsia="Times New Roman" w:cs="Times New Roman"/>
                <w:b/>
                <w:bCs/>
                <w:color w:val="000000"/>
              </w:rPr>
              <w:t>L</w:t>
            </w:r>
            <w:r w:rsidRPr="00CF5EFD">
              <w:rPr>
                <w:rFonts w:eastAsia="Times New Roman" w:cs="Times New Roman"/>
                <w:b/>
                <w:bCs/>
                <w:color w:val="000000"/>
              </w:rPr>
              <w:t>evels</w:t>
            </w:r>
          </w:p>
        </w:tc>
        <w:tc>
          <w:tcPr>
            <w:tcW w:w="345" w:type="dxa"/>
            <w:tcBorders>
              <w:top w:val="single" w:sz="4" w:space="0" w:color="auto"/>
              <w:left w:val="nil"/>
              <w:bottom w:val="nil"/>
              <w:right w:val="nil"/>
            </w:tcBorders>
            <w:noWrap/>
            <w:vAlign w:val="bottom"/>
            <w:hideMark/>
          </w:tcPr>
          <w:p w14:paraId="417F28CC" w14:textId="384EF174" w:rsidR="00B1463A" w:rsidRPr="00CF5EFD" w:rsidRDefault="00B1463A" w:rsidP="00E541FB">
            <w:pPr>
              <w:spacing w:after="0" w:line="360" w:lineRule="auto"/>
              <w:jc w:val="center"/>
              <w:rPr>
                <w:rFonts w:eastAsia="Times New Roman" w:cs="Times New Roman"/>
                <w:b/>
                <w:bCs/>
                <w:color w:val="000000"/>
              </w:rPr>
            </w:pPr>
          </w:p>
        </w:tc>
        <w:tc>
          <w:tcPr>
            <w:tcW w:w="5486" w:type="dxa"/>
            <w:gridSpan w:val="3"/>
            <w:tcBorders>
              <w:top w:val="single" w:sz="4" w:space="0" w:color="auto"/>
              <w:left w:val="nil"/>
              <w:bottom w:val="single" w:sz="4" w:space="0" w:color="auto"/>
              <w:right w:val="nil"/>
            </w:tcBorders>
            <w:noWrap/>
            <w:vAlign w:val="bottom"/>
            <w:hideMark/>
          </w:tcPr>
          <w:p w14:paraId="464CE57D" w14:textId="32E8F916" w:rsidR="00B1463A" w:rsidRPr="00CF5EFD" w:rsidRDefault="00B1463A" w:rsidP="00E541FB">
            <w:pPr>
              <w:spacing w:after="0" w:line="360" w:lineRule="auto"/>
              <w:jc w:val="center"/>
              <w:rPr>
                <w:rFonts w:eastAsia="Times New Roman" w:cs="Times New Roman"/>
                <w:b/>
                <w:bCs/>
                <w:color w:val="000000"/>
              </w:rPr>
            </w:pPr>
            <w:del w:id="132" w:author="Author edits" w:date="2025-12-30T12:48:00Z" w16du:dateUtc="2025-12-30T17:48:00Z">
              <w:r w:rsidRPr="00CF5EFD">
                <w:rPr>
                  <w:rFonts w:eastAsia="Times New Roman" w:cs="Times New Roman"/>
                  <w:b/>
                  <w:bCs/>
                  <w:color w:val="000000"/>
                </w:rPr>
                <w:delText>Accounts</w:delText>
              </w:r>
            </w:del>
            <w:ins w:id="133" w:author="Author edits" w:date="2025-12-30T12:48:00Z" w16du:dateUtc="2025-12-30T17:48:00Z">
              <w:r w:rsidR="00164543">
                <w:rPr>
                  <w:rFonts w:eastAsia="Times New Roman" w:cs="Times New Roman"/>
                  <w:b/>
                  <w:bCs/>
                  <w:color w:val="000000"/>
                </w:rPr>
                <w:t>Hypotheses</w:t>
              </w:r>
            </w:ins>
          </w:p>
        </w:tc>
      </w:tr>
      <w:tr w:rsidR="00F07DEA" w:rsidRPr="00CF5EFD" w14:paraId="7EEBD57A" w14:textId="77777777" w:rsidTr="75D636F5">
        <w:trPr>
          <w:trHeight w:val="320"/>
        </w:trPr>
        <w:tc>
          <w:tcPr>
            <w:tcW w:w="2250" w:type="dxa"/>
            <w:tcBorders>
              <w:top w:val="nil"/>
              <w:left w:val="nil"/>
              <w:bottom w:val="single" w:sz="4" w:space="0" w:color="auto"/>
              <w:right w:val="nil"/>
            </w:tcBorders>
            <w:noWrap/>
            <w:vAlign w:val="bottom"/>
            <w:hideMark/>
          </w:tcPr>
          <w:p w14:paraId="7691A8C4" w14:textId="3AD36589" w:rsidR="00B1463A" w:rsidRPr="00CF5EFD" w:rsidRDefault="00844E1C"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Emotional Context </w:t>
            </w:r>
          </w:p>
        </w:tc>
        <w:tc>
          <w:tcPr>
            <w:tcW w:w="2610" w:type="dxa"/>
            <w:tcBorders>
              <w:top w:val="nil"/>
              <w:left w:val="nil"/>
              <w:bottom w:val="single" w:sz="4" w:space="0" w:color="auto"/>
              <w:right w:val="nil"/>
            </w:tcBorders>
            <w:noWrap/>
            <w:vAlign w:val="bottom"/>
            <w:hideMark/>
          </w:tcPr>
          <w:p w14:paraId="4D046036" w14:textId="17EE38CA" w:rsidR="00B1463A" w:rsidRPr="00CF5EFD" w:rsidRDefault="00844E1C" w:rsidP="0044601D">
            <w:pPr>
              <w:spacing w:after="0" w:line="360" w:lineRule="auto"/>
              <w:rPr>
                <w:rFonts w:eastAsia="Times New Roman" w:cs="Times New Roman"/>
                <w:b/>
                <w:bCs/>
                <w:color w:val="000000"/>
              </w:rPr>
            </w:pPr>
            <w:r w:rsidRPr="00CF5EFD">
              <w:rPr>
                <w:rFonts w:eastAsia="Times New Roman" w:cs="Times New Roman"/>
                <w:b/>
                <w:bCs/>
                <w:color w:val="000000"/>
              </w:rPr>
              <w:t>Movement Repetitions</w:t>
            </w:r>
          </w:p>
        </w:tc>
        <w:tc>
          <w:tcPr>
            <w:tcW w:w="1443" w:type="dxa"/>
            <w:tcBorders>
              <w:top w:val="nil"/>
              <w:left w:val="nil"/>
              <w:bottom w:val="single" w:sz="4" w:space="0" w:color="auto"/>
              <w:right w:val="nil"/>
            </w:tcBorders>
            <w:noWrap/>
            <w:vAlign w:val="bottom"/>
            <w:hideMark/>
          </w:tcPr>
          <w:p w14:paraId="3BEBDEF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c>
          <w:tcPr>
            <w:tcW w:w="345" w:type="dxa"/>
            <w:tcBorders>
              <w:top w:val="nil"/>
              <w:left w:val="nil"/>
              <w:bottom w:val="single" w:sz="4" w:space="0" w:color="auto"/>
              <w:right w:val="nil"/>
            </w:tcBorders>
            <w:noWrap/>
            <w:vAlign w:val="bottom"/>
            <w:hideMark/>
          </w:tcPr>
          <w:p w14:paraId="62D4AFE5"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 </w:t>
            </w:r>
          </w:p>
        </w:tc>
        <w:tc>
          <w:tcPr>
            <w:tcW w:w="2556" w:type="dxa"/>
            <w:tcBorders>
              <w:top w:val="nil"/>
              <w:left w:val="nil"/>
              <w:bottom w:val="single" w:sz="4" w:space="0" w:color="auto"/>
              <w:right w:val="nil"/>
            </w:tcBorders>
            <w:noWrap/>
            <w:vAlign w:val="bottom"/>
            <w:hideMark/>
          </w:tcPr>
          <w:p w14:paraId="146CD70F" w14:textId="39068322"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 </w:t>
            </w:r>
            <w:r w:rsidR="00F4601C" w:rsidRPr="00CF5EFD">
              <w:rPr>
                <w:rFonts w:eastAsia="Times New Roman" w:cs="Times New Roman"/>
                <w:b/>
                <w:bCs/>
                <w:color w:val="000000"/>
              </w:rPr>
              <w:t>I</w:t>
            </w:r>
            <w:r w:rsidRPr="00CF5EFD">
              <w:rPr>
                <w:rFonts w:eastAsia="Times New Roman" w:cs="Times New Roman"/>
                <w:b/>
                <w:bCs/>
                <w:color w:val="000000"/>
              </w:rPr>
              <w:t>ncongruence</w:t>
            </w:r>
          </w:p>
        </w:tc>
        <w:tc>
          <w:tcPr>
            <w:tcW w:w="1380" w:type="dxa"/>
            <w:tcBorders>
              <w:top w:val="nil"/>
              <w:left w:val="nil"/>
              <w:bottom w:val="single" w:sz="4" w:space="0" w:color="auto"/>
              <w:right w:val="nil"/>
            </w:tcBorders>
            <w:noWrap/>
            <w:vAlign w:val="bottom"/>
            <w:hideMark/>
          </w:tcPr>
          <w:p w14:paraId="2E831F6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Repetition</w:t>
            </w:r>
          </w:p>
        </w:tc>
        <w:tc>
          <w:tcPr>
            <w:tcW w:w="1550" w:type="dxa"/>
            <w:tcBorders>
              <w:top w:val="nil"/>
              <w:left w:val="nil"/>
              <w:bottom w:val="single" w:sz="4" w:space="0" w:color="auto"/>
              <w:right w:val="nil"/>
            </w:tcBorders>
            <w:noWrap/>
            <w:vAlign w:val="bottom"/>
            <w:hideMark/>
          </w:tcPr>
          <w:p w14:paraId="7757D0A2" w14:textId="77777777" w:rsidR="00B1463A" w:rsidRPr="00CF5EFD" w:rsidRDefault="00B1463A"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r>
      <w:tr w:rsidR="00F07DEA" w:rsidRPr="00CF5EFD" w14:paraId="2F24BAA1" w14:textId="77777777" w:rsidTr="75D636F5">
        <w:trPr>
          <w:trHeight w:val="320"/>
        </w:trPr>
        <w:tc>
          <w:tcPr>
            <w:tcW w:w="2250" w:type="dxa"/>
            <w:tcBorders>
              <w:top w:val="nil"/>
              <w:left w:val="nil"/>
              <w:bottom w:val="nil"/>
              <w:right w:val="nil"/>
            </w:tcBorders>
            <w:noWrap/>
            <w:vAlign w:val="bottom"/>
            <w:hideMark/>
          </w:tcPr>
          <w:p w14:paraId="3869A879" w14:textId="15A78777" w:rsidR="00B1463A" w:rsidRPr="00CF5EFD" w:rsidRDefault="00844E1C" w:rsidP="0044601D">
            <w:pPr>
              <w:spacing w:after="0" w:line="360" w:lineRule="auto"/>
              <w:rPr>
                <w:rFonts w:eastAsia="Times New Roman" w:cs="Times New Roman"/>
                <w:color w:val="000000"/>
              </w:rPr>
            </w:pPr>
            <w:r w:rsidRPr="00CF5EFD">
              <w:rPr>
                <w:rFonts w:eastAsia="Times New Roman" w:cs="Times New Roman"/>
                <w:color w:val="000000"/>
              </w:rPr>
              <w:t>positive</w:t>
            </w:r>
          </w:p>
        </w:tc>
        <w:tc>
          <w:tcPr>
            <w:tcW w:w="2610" w:type="dxa"/>
            <w:tcBorders>
              <w:top w:val="nil"/>
              <w:left w:val="nil"/>
              <w:bottom w:val="nil"/>
              <w:right w:val="nil"/>
            </w:tcBorders>
            <w:noWrap/>
            <w:vAlign w:val="bottom"/>
            <w:hideMark/>
          </w:tcPr>
          <w:p w14:paraId="48710D3D" w14:textId="5DB574BF" w:rsidR="00B1463A" w:rsidRPr="00CF5EFD" w:rsidRDefault="00844E1C" w:rsidP="0044601D">
            <w:pPr>
              <w:spacing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
          <w:p w14:paraId="3415AA7D" w14:textId="1C7BBD3B" w:rsidR="00B1463A" w:rsidRPr="00CF5EFD" w:rsidRDefault="00303968" w:rsidP="0044601D">
            <w:pPr>
              <w:spacing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3E3A4245" w14:textId="77777777" w:rsidR="00B1463A" w:rsidRPr="00CF5EFD" w:rsidRDefault="00B1463A" w:rsidP="0044601D">
            <w:pPr>
              <w:spacing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5C0D2822" w14:textId="77777777" w:rsidR="00B1463A" w:rsidRPr="00CF5EFD" w:rsidRDefault="00B1463A"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7FC97CBC" w14:textId="77777777" w:rsidR="00B1463A" w:rsidRPr="00CF5EFD" w:rsidRDefault="00B1463A"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bottom"/>
            <w:hideMark/>
          </w:tcPr>
          <w:p w14:paraId="6FC33713" w14:textId="4A03A84A" w:rsidR="00B1463A" w:rsidRPr="00CF5EFD" w:rsidRDefault="00303968"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r>
      <w:tr w:rsidR="00F07DEA" w:rsidRPr="00CF5EFD" w14:paraId="193C6B12" w14:textId="77777777" w:rsidTr="75D636F5">
        <w:trPr>
          <w:trHeight w:val="320"/>
        </w:trPr>
        <w:tc>
          <w:tcPr>
            <w:tcW w:w="2250" w:type="dxa"/>
            <w:tcBorders>
              <w:top w:val="nil"/>
              <w:left w:val="nil"/>
              <w:bottom w:val="nil"/>
              <w:right w:val="nil"/>
            </w:tcBorders>
            <w:noWrap/>
            <w:vAlign w:val="bottom"/>
            <w:hideMark/>
          </w:tcPr>
          <w:p w14:paraId="2F188D87" w14:textId="77777777" w:rsidR="00B1463A" w:rsidRPr="00CF5EFD" w:rsidRDefault="00B1463A"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5BFA421E" w14:textId="77777777" w:rsidR="00B1463A" w:rsidRPr="00CF5EFD" w:rsidRDefault="00B1463A"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2AC75D14" w14:textId="388C181A" w:rsidR="00303968" w:rsidRPr="00CF5EFD" w:rsidRDefault="00303968"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3D4A9C7C" w14:textId="77777777" w:rsidR="00B1463A" w:rsidRPr="00CF5EFD" w:rsidRDefault="00B1463A"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7262212D" w14:textId="77777777" w:rsidR="00B1463A" w:rsidRPr="00CF5EFD" w:rsidRDefault="00B1463A"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399FBD46" w14:textId="77777777" w:rsidR="00B1463A" w:rsidRPr="00CF5EFD" w:rsidRDefault="00B1463A"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center"/>
            <w:hideMark/>
          </w:tcPr>
          <w:p w14:paraId="402CFEEC" w14:textId="60201648" w:rsidR="00B1463A" w:rsidRPr="00CF5EFD" w:rsidRDefault="00B1463A" w:rsidP="0044601D">
            <w:pPr>
              <w:spacing w:before="0" w:after="0" w:line="360" w:lineRule="auto"/>
              <w:jc w:val="center"/>
              <w:rPr>
                <w:rFonts w:eastAsia="Times New Roman" w:cs="Times New Roman"/>
                <w:color w:val="000000"/>
              </w:rPr>
            </w:pPr>
          </w:p>
        </w:tc>
      </w:tr>
      <w:tr w:rsidR="00F07DEA" w:rsidRPr="00CF5EFD" w14:paraId="5126C50C" w14:textId="77777777" w:rsidTr="75D636F5">
        <w:trPr>
          <w:trHeight w:val="320"/>
        </w:trPr>
        <w:tc>
          <w:tcPr>
            <w:tcW w:w="2250" w:type="dxa"/>
            <w:tcBorders>
              <w:top w:val="nil"/>
              <w:left w:val="nil"/>
              <w:bottom w:val="nil"/>
              <w:right w:val="nil"/>
            </w:tcBorders>
            <w:noWrap/>
            <w:vAlign w:val="bottom"/>
            <w:hideMark/>
          </w:tcPr>
          <w:p w14:paraId="3DE44205" w14:textId="77777777" w:rsidR="00844E1C" w:rsidRPr="00CF5EFD" w:rsidRDefault="00844E1C"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
          <w:p w14:paraId="78C5814B" w14:textId="6B64D4E2"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
          <w:p w14:paraId="4BFE2563" w14:textId="43440C0F"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6FED2CA4" w14:textId="77777777" w:rsidR="00844E1C" w:rsidRPr="00CF5EFD" w:rsidRDefault="00844E1C"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78D67C12" w14:textId="0215458D" w:rsidR="00844E1C" w:rsidRPr="00CF5EFD" w:rsidRDefault="00844E1C"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5762BF57" w14:textId="04241A9C" w:rsidR="00844E1C" w:rsidRPr="00CF5EFD" w:rsidRDefault="00844E1C" w:rsidP="0044601D">
            <w:pPr>
              <w:spacing w:before="0" w:after="0" w:line="360" w:lineRule="auto"/>
              <w:jc w:val="center"/>
              <w:rPr>
                <w:rFonts w:eastAsia="Times New Roman" w:cs="Times New Roman"/>
                <w:color w:val="000000"/>
              </w:rPr>
            </w:pPr>
          </w:p>
        </w:tc>
        <w:tc>
          <w:tcPr>
            <w:tcW w:w="1550" w:type="dxa"/>
            <w:tcBorders>
              <w:top w:val="nil"/>
              <w:left w:val="nil"/>
              <w:bottom w:val="nil"/>
              <w:right w:val="nil"/>
            </w:tcBorders>
            <w:noWrap/>
            <w:vAlign w:val="bottom"/>
            <w:hideMark/>
          </w:tcPr>
          <w:p w14:paraId="02534FBD" w14:textId="28A3BFE8" w:rsidR="00844E1C" w:rsidRPr="00CF5EFD" w:rsidRDefault="00844E1C"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r>
      <w:tr w:rsidR="00F07DEA" w:rsidRPr="00CF5EFD" w14:paraId="7CA734E9" w14:textId="77777777" w:rsidTr="75D636F5">
        <w:trPr>
          <w:trHeight w:val="320"/>
        </w:trPr>
        <w:tc>
          <w:tcPr>
            <w:tcW w:w="2250" w:type="dxa"/>
            <w:tcBorders>
              <w:top w:val="nil"/>
              <w:left w:val="nil"/>
              <w:bottom w:val="nil"/>
              <w:right w:val="nil"/>
            </w:tcBorders>
            <w:noWrap/>
            <w:vAlign w:val="bottom"/>
            <w:hideMark/>
          </w:tcPr>
          <w:p w14:paraId="576250D3" w14:textId="77777777" w:rsidR="00844E1C" w:rsidRPr="00CF5EFD" w:rsidRDefault="00844E1C"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71C39BF8" w14:textId="77777777" w:rsidR="00844E1C" w:rsidRPr="00CF5EFD" w:rsidRDefault="00844E1C"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784379D1" w14:textId="0FD99DC6" w:rsidR="00844E1C" w:rsidRPr="00CF5EFD" w:rsidRDefault="00844E1C"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4FA54960" w14:textId="77777777" w:rsidR="00844E1C" w:rsidRPr="00CF5EFD" w:rsidRDefault="00844E1C"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12FCCADC" w14:textId="0519EF5E" w:rsidR="00844E1C" w:rsidRPr="00CF5EFD" w:rsidRDefault="00844E1C"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380" w:type="dxa"/>
            <w:tcBorders>
              <w:top w:val="nil"/>
              <w:left w:val="nil"/>
              <w:bottom w:val="nil"/>
              <w:right w:val="nil"/>
            </w:tcBorders>
            <w:noWrap/>
            <w:vAlign w:val="center"/>
            <w:hideMark/>
          </w:tcPr>
          <w:p w14:paraId="06FF0B61" w14:textId="781D77D5" w:rsidR="00844E1C" w:rsidRPr="00CF5EFD" w:rsidRDefault="00844E1C" w:rsidP="0044601D">
            <w:pPr>
              <w:spacing w:before="0" w:after="0" w:line="360" w:lineRule="auto"/>
              <w:jc w:val="center"/>
              <w:rPr>
                <w:rFonts w:eastAsia="Times New Roman" w:cs="Times New Roman"/>
                <w:color w:val="000000"/>
              </w:rPr>
            </w:pPr>
          </w:p>
        </w:tc>
        <w:tc>
          <w:tcPr>
            <w:tcW w:w="1550" w:type="dxa"/>
            <w:tcBorders>
              <w:top w:val="nil"/>
              <w:left w:val="nil"/>
              <w:bottom w:val="nil"/>
              <w:right w:val="nil"/>
            </w:tcBorders>
            <w:noWrap/>
            <w:vAlign w:val="center"/>
            <w:hideMark/>
          </w:tcPr>
          <w:p w14:paraId="01643739" w14:textId="095BFA73" w:rsidR="00844E1C" w:rsidRPr="00CF5EFD" w:rsidRDefault="00844E1C" w:rsidP="0044601D">
            <w:pPr>
              <w:spacing w:before="0" w:after="0" w:line="360" w:lineRule="auto"/>
              <w:jc w:val="center"/>
              <w:rPr>
                <w:rFonts w:eastAsia="Times New Roman" w:cs="Times New Roman"/>
                <w:color w:val="000000"/>
              </w:rPr>
            </w:pPr>
          </w:p>
        </w:tc>
      </w:tr>
      <w:tr w:rsidR="00F07DEA" w:rsidRPr="00CF5EFD" w14:paraId="20841024" w14:textId="77777777" w:rsidTr="75D636F5">
        <w:trPr>
          <w:trHeight w:val="320"/>
        </w:trPr>
        <w:tc>
          <w:tcPr>
            <w:tcW w:w="2250" w:type="dxa"/>
            <w:tcBorders>
              <w:top w:val="nil"/>
              <w:left w:val="nil"/>
              <w:bottom w:val="nil"/>
              <w:right w:val="nil"/>
            </w:tcBorders>
            <w:noWrap/>
            <w:vAlign w:val="bottom"/>
            <w:hideMark/>
          </w:tcPr>
          <w:p w14:paraId="35A5B91F" w14:textId="2C2D8A44"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negative</w:t>
            </w:r>
          </w:p>
        </w:tc>
        <w:tc>
          <w:tcPr>
            <w:tcW w:w="2610" w:type="dxa"/>
            <w:tcBorders>
              <w:top w:val="nil"/>
              <w:left w:val="nil"/>
              <w:bottom w:val="nil"/>
              <w:right w:val="nil"/>
            </w:tcBorders>
            <w:noWrap/>
            <w:vAlign w:val="bottom"/>
            <w:hideMark/>
          </w:tcPr>
          <w:p w14:paraId="31BB9D79" w14:textId="53AC1E23"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
          <w:p w14:paraId="0595022D" w14:textId="0D6D2BA8"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40813C4F"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38F372E0" w14:textId="4F4F99B4" w:rsidR="00405AFE" w:rsidRPr="00CF5EFD" w:rsidRDefault="00405AFE" w:rsidP="0044601D">
            <w:pPr>
              <w:spacing w:before="0" w:after="0" w:line="360" w:lineRule="auto"/>
              <w:jc w:val="center"/>
              <w:rPr>
                <w:rFonts w:eastAsia="Times New Roman" w:cs="Times New Roman"/>
                <w:color w:val="000000"/>
              </w:rPr>
            </w:pPr>
          </w:p>
        </w:tc>
        <w:tc>
          <w:tcPr>
            <w:tcW w:w="1380" w:type="dxa"/>
            <w:tcBorders>
              <w:top w:val="nil"/>
              <w:left w:val="nil"/>
              <w:bottom w:val="nil"/>
              <w:right w:val="nil"/>
            </w:tcBorders>
            <w:noWrap/>
            <w:vAlign w:val="center"/>
            <w:hideMark/>
          </w:tcPr>
          <w:p w14:paraId="6E8ABC7C" w14:textId="3BEFD792" w:rsidR="00405AFE" w:rsidRPr="00CF5EFD" w:rsidRDefault="00405AFE"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bottom"/>
            <w:hideMark/>
          </w:tcPr>
          <w:p w14:paraId="5B6DDB54" w14:textId="5B9020EF" w:rsidR="00405AFE" w:rsidRPr="00CF5EFD" w:rsidRDefault="00405AFE"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r>
      <w:tr w:rsidR="00F07DEA" w:rsidRPr="00CF5EFD" w14:paraId="5D721750" w14:textId="77777777" w:rsidTr="75D636F5">
        <w:trPr>
          <w:trHeight w:val="320"/>
        </w:trPr>
        <w:tc>
          <w:tcPr>
            <w:tcW w:w="2250" w:type="dxa"/>
            <w:tcBorders>
              <w:top w:val="nil"/>
              <w:left w:val="nil"/>
              <w:bottom w:val="nil"/>
              <w:right w:val="nil"/>
            </w:tcBorders>
            <w:noWrap/>
            <w:vAlign w:val="bottom"/>
            <w:hideMark/>
          </w:tcPr>
          <w:p w14:paraId="056BFAC4" w14:textId="77777777" w:rsidR="00405AFE" w:rsidRPr="00CF5EFD" w:rsidRDefault="00405AFE"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
          <w:p w14:paraId="1A7FE1D6" w14:textId="77777777" w:rsidR="00405AFE" w:rsidRPr="00CF5EFD" w:rsidRDefault="00405AFE"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
          <w:p w14:paraId="37077DCC" w14:textId="3B558110"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vAlign w:val="bottom"/>
            <w:hideMark/>
          </w:tcPr>
          <w:p w14:paraId="3571D7A6"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center"/>
            <w:hideMark/>
          </w:tcPr>
          <w:p w14:paraId="6B6ABB4B" w14:textId="3BC87604" w:rsidR="00405AFE" w:rsidRPr="00CF5EFD" w:rsidRDefault="00405AFE" w:rsidP="0044601D">
            <w:pPr>
              <w:spacing w:before="0" w:after="0" w:line="360" w:lineRule="auto"/>
              <w:jc w:val="center"/>
              <w:rPr>
                <w:rFonts w:eastAsia="Times New Roman" w:cs="Times New Roman"/>
                <w:color w:val="000000"/>
              </w:rPr>
            </w:pPr>
          </w:p>
        </w:tc>
        <w:tc>
          <w:tcPr>
            <w:tcW w:w="1380" w:type="dxa"/>
            <w:tcBorders>
              <w:top w:val="nil"/>
              <w:left w:val="nil"/>
              <w:bottom w:val="nil"/>
              <w:right w:val="nil"/>
            </w:tcBorders>
            <w:noWrap/>
            <w:vAlign w:val="center"/>
            <w:hideMark/>
          </w:tcPr>
          <w:p w14:paraId="78A00ABA" w14:textId="7B2DBF06" w:rsidR="00405AFE" w:rsidRPr="00CF5EFD" w:rsidRDefault="00405AFE"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50" w:type="dxa"/>
            <w:tcBorders>
              <w:top w:val="nil"/>
              <w:left w:val="nil"/>
              <w:bottom w:val="nil"/>
              <w:right w:val="nil"/>
            </w:tcBorders>
            <w:noWrap/>
            <w:vAlign w:val="center"/>
            <w:hideMark/>
          </w:tcPr>
          <w:p w14:paraId="2EC883B9" w14:textId="01ACC1B6" w:rsidR="00405AFE" w:rsidRPr="00CF5EFD" w:rsidRDefault="00405AFE" w:rsidP="0044601D">
            <w:pPr>
              <w:spacing w:before="0" w:after="0" w:line="360" w:lineRule="auto"/>
              <w:jc w:val="center"/>
              <w:rPr>
                <w:rFonts w:eastAsia="Times New Roman" w:cs="Times New Roman"/>
                <w:color w:val="000000"/>
              </w:rPr>
            </w:pPr>
          </w:p>
        </w:tc>
      </w:tr>
      <w:tr w:rsidR="00F07DEA" w:rsidRPr="00CF5EFD" w14:paraId="162B2F6C" w14:textId="77777777" w:rsidTr="75D636F5">
        <w:trPr>
          <w:trHeight w:val="320"/>
        </w:trPr>
        <w:tc>
          <w:tcPr>
            <w:tcW w:w="2250" w:type="dxa"/>
            <w:tcBorders>
              <w:top w:val="nil"/>
              <w:left w:val="nil"/>
              <w:bottom w:val="nil"/>
              <w:right w:val="nil"/>
            </w:tcBorders>
            <w:noWrap/>
            <w:vAlign w:val="bottom"/>
            <w:hideMark/>
          </w:tcPr>
          <w:p w14:paraId="7CF5405C" w14:textId="77777777" w:rsidR="00405AFE" w:rsidRPr="00CF5EFD" w:rsidRDefault="00405AFE"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
          <w:p w14:paraId="67B303A1" w14:textId="0E386130"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
          <w:p w14:paraId="599F1B37" w14:textId="24B30BAF"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vAlign w:val="bottom"/>
            <w:hideMark/>
          </w:tcPr>
          <w:p w14:paraId="47E4041E" w14:textId="77777777" w:rsidR="00405AFE" w:rsidRPr="00CF5EFD" w:rsidRDefault="00405AFE" w:rsidP="008351B7">
            <w:pPr>
              <w:spacing w:before="0" w:after="0" w:line="360" w:lineRule="auto"/>
              <w:rPr>
                <w:rFonts w:eastAsia="Times New Roman" w:cs="Times New Roman"/>
                <w:color w:val="000000"/>
              </w:rPr>
            </w:pPr>
          </w:p>
        </w:tc>
        <w:tc>
          <w:tcPr>
            <w:tcW w:w="2556" w:type="dxa"/>
            <w:tcBorders>
              <w:top w:val="nil"/>
              <w:left w:val="nil"/>
              <w:bottom w:val="nil"/>
              <w:right w:val="nil"/>
            </w:tcBorders>
            <w:noWrap/>
            <w:vAlign w:val="bottom"/>
            <w:hideMark/>
          </w:tcPr>
          <w:p w14:paraId="117EC566" w14:textId="77777777" w:rsidR="00405AFE" w:rsidRPr="00CF5EFD" w:rsidRDefault="00405AFE" w:rsidP="0044601D">
            <w:pPr>
              <w:spacing w:before="0" w:after="0" w:line="360" w:lineRule="auto"/>
              <w:jc w:val="center"/>
              <w:rPr>
                <w:rFonts w:eastAsia="Times New Roman" w:cs="Times New Roman"/>
              </w:rPr>
            </w:pPr>
          </w:p>
        </w:tc>
        <w:tc>
          <w:tcPr>
            <w:tcW w:w="1380" w:type="dxa"/>
            <w:tcBorders>
              <w:top w:val="nil"/>
              <w:left w:val="nil"/>
              <w:bottom w:val="nil"/>
              <w:right w:val="nil"/>
            </w:tcBorders>
            <w:noWrap/>
            <w:vAlign w:val="bottom"/>
            <w:hideMark/>
          </w:tcPr>
          <w:p w14:paraId="47678D01" w14:textId="77777777" w:rsidR="00405AFE" w:rsidRPr="00CF5EFD" w:rsidRDefault="00405AFE" w:rsidP="0044601D">
            <w:pPr>
              <w:spacing w:before="0" w:after="0" w:line="360" w:lineRule="auto"/>
              <w:jc w:val="center"/>
              <w:rPr>
                <w:rFonts w:eastAsia="Times New Roman" w:cs="Times New Roman"/>
              </w:rPr>
            </w:pPr>
          </w:p>
        </w:tc>
        <w:tc>
          <w:tcPr>
            <w:tcW w:w="1550" w:type="dxa"/>
            <w:tcBorders>
              <w:top w:val="nil"/>
              <w:left w:val="nil"/>
              <w:bottom w:val="nil"/>
              <w:right w:val="nil"/>
            </w:tcBorders>
            <w:noWrap/>
            <w:vAlign w:val="bottom"/>
            <w:hideMark/>
          </w:tcPr>
          <w:p w14:paraId="6A994CFB" w14:textId="1B314C1F" w:rsidR="00405AFE" w:rsidRPr="00CF5EFD" w:rsidRDefault="00405AFE"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r>
      <w:tr w:rsidR="00F07DEA" w:rsidRPr="00CF5EFD" w14:paraId="1FCD0094" w14:textId="77777777" w:rsidTr="75D636F5">
        <w:trPr>
          <w:trHeight w:val="300"/>
        </w:trPr>
        <w:tc>
          <w:tcPr>
            <w:tcW w:w="2250" w:type="dxa"/>
            <w:tcBorders>
              <w:top w:val="nil"/>
              <w:left w:val="nil"/>
              <w:bottom w:val="single" w:sz="4" w:space="0" w:color="auto"/>
              <w:right w:val="nil"/>
            </w:tcBorders>
            <w:noWrap/>
            <w:vAlign w:val="bottom"/>
            <w:hideMark/>
          </w:tcPr>
          <w:p w14:paraId="11C70DD7"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610" w:type="dxa"/>
            <w:tcBorders>
              <w:top w:val="nil"/>
              <w:left w:val="nil"/>
              <w:bottom w:val="single" w:sz="4" w:space="0" w:color="auto"/>
              <w:right w:val="nil"/>
            </w:tcBorders>
            <w:noWrap/>
            <w:vAlign w:val="bottom"/>
            <w:hideMark/>
          </w:tcPr>
          <w:p w14:paraId="1C6AAF26"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443" w:type="dxa"/>
            <w:tcBorders>
              <w:top w:val="nil"/>
              <w:left w:val="nil"/>
              <w:bottom w:val="single" w:sz="4" w:space="0" w:color="auto"/>
              <w:right w:val="nil"/>
            </w:tcBorders>
            <w:noWrap/>
            <w:vAlign w:val="bottom"/>
            <w:hideMark/>
          </w:tcPr>
          <w:p w14:paraId="43CE0791" w14:textId="421745E3"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single" w:sz="4" w:space="0" w:color="auto"/>
              <w:right w:val="nil"/>
            </w:tcBorders>
            <w:noWrap/>
            <w:vAlign w:val="bottom"/>
            <w:hideMark/>
          </w:tcPr>
          <w:p w14:paraId="52051972"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556" w:type="dxa"/>
            <w:tcBorders>
              <w:top w:val="nil"/>
              <w:left w:val="nil"/>
              <w:bottom w:val="single" w:sz="4" w:space="0" w:color="auto"/>
              <w:right w:val="nil"/>
            </w:tcBorders>
            <w:noWrap/>
            <w:vAlign w:val="bottom"/>
            <w:hideMark/>
          </w:tcPr>
          <w:p w14:paraId="28AE071A"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380" w:type="dxa"/>
            <w:tcBorders>
              <w:top w:val="nil"/>
              <w:left w:val="nil"/>
              <w:bottom w:val="single" w:sz="4" w:space="0" w:color="auto"/>
              <w:right w:val="nil"/>
            </w:tcBorders>
            <w:noWrap/>
            <w:vAlign w:val="bottom"/>
            <w:hideMark/>
          </w:tcPr>
          <w:p w14:paraId="37533E5F" w14:textId="77777777" w:rsidR="00405AFE" w:rsidRPr="00CF5EFD" w:rsidRDefault="00405AFE"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550" w:type="dxa"/>
            <w:tcBorders>
              <w:top w:val="nil"/>
              <w:left w:val="nil"/>
              <w:bottom w:val="single" w:sz="4" w:space="0" w:color="auto"/>
              <w:right w:val="nil"/>
            </w:tcBorders>
            <w:noWrap/>
            <w:vAlign w:val="center"/>
            <w:hideMark/>
          </w:tcPr>
          <w:p w14:paraId="0F8C98C2" w14:textId="3B6E97B8" w:rsidR="00405AFE" w:rsidRPr="00CF5EFD" w:rsidRDefault="00405AFE" w:rsidP="008351B7">
            <w:pPr>
              <w:spacing w:before="0" w:after="0" w:line="360" w:lineRule="auto"/>
              <w:rPr>
                <w:rFonts w:eastAsia="Times New Roman" w:cs="Times New Roman"/>
                <w:color w:val="000000"/>
              </w:rPr>
            </w:pPr>
          </w:p>
        </w:tc>
      </w:tr>
    </w:tbl>
    <w:p w14:paraId="446821EF" w14:textId="77777777" w:rsidR="00B1463A" w:rsidRPr="00CF5EFD" w:rsidRDefault="00B1463A" w:rsidP="00CF5EFD">
      <w:pPr>
        <w:spacing w:before="0"/>
        <w:rPr>
          <w:rFonts w:cs="Times New Roman"/>
        </w:rPr>
        <w:sectPr w:rsidR="00B1463A" w:rsidRPr="00CF5EFD" w:rsidSect="00B1463A">
          <w:pgSz w:w="15840" w:h="12240" w:orient="landscape"/>
          <w:pgMar w:top="1417" w:right="1134" w:bottom="1417" w:left="1417" w:header="720" w:footer="720" w:gutter="0"/>
          <w:cols w:space="720"/>
          <w:titlePg/>
          <w:docGrid w:linePitch="326"/>
        </w:sectPr>
      </w:pPr>
    </w:p>
    <w:p w14:paraId="35CF3109" w14:textId="70F91C53" w:rsidR="00F3346C" w:rsidRPr="00CF5EFD" w:rsidRDefault="00DC2955" w:rsidP="006B6C41">
      <w:pPr>
        <w:pStyle w:val="Heading2"/>
      </w:pPr>
      <w:bookmarkStart w:id="134" w:name="primary-analyses"/>
      <w:bookmarkEnd w:id="119"/>
      <w:r w:rsidRPr="00CF5EFD">
        <w:lastRenderedPageBreak/>
        <w:t xml:space="preserve">Primary </w:t>
      </w:r>
      <w:r w:rsidR="008502A4">
        <w:t>A</w:t>
      </w:r>
      <w:r w:rsidRPr="00CF5EFD">
        <w:t>nalyses</w:t>
      </w:r>
    </w:p>
    <w:p w14:paraId="35CF310A" w14:textId="15D2A8D9" w:rsidR="006B6C41" w:rsidRDefault="00DC2955" w:rsidP="006B6C41">
      <w:pPr>
        <w:spacing w:before="0"/>
        <w:ind w:firstLine="720"/>
        <w:rPr>
          <w:rFonts w:cs="Times New Roman"/>
        </w:rPr>
      </w:pPr>
      <w:del w:id="135" w:author="Author edits" w:date="2025-12-30T12:48:00Z" w16du:dateUtc="2025-12-30T17:48:00Z">
        <w:r w:rsidRPr="00CF5EFD">
          <w:rPr>
            <w:rFonts w:cs="Times New Roman"/>
          </w:rPr>
          <w:delText>Due to the nested nature of the data (</w:delText>
        </w:r>
      </w:del>
      <w:ins w:id="136" w:author="Author edits" w:date="2025-12-30T12:48:00Z" w16du:dateUtc="2025-12-30T17:48:00Z">
        <w:r w:rsidR="00164543">
          <w:rPr>
            <w:rFonts w:cs="Times New Roman"/>
          </w:rPr>
          <w:t xml:space="preserve">Because </w:t>
        </w:r>
      </w:ins>
      <w:r w:rsidR="00164543">
        <w:rPr>
          <w:rFonts w:cs="Times New Roman"/>
        </w:rPr>
        <w:t>o</w:t>
      </w:r>
      <w:r w:rsidRPr="00CF5EFD">
        <w:rPr>
          <w:rFonts w:cs="Times New Roman"/>
        </w:rPr>
        <w:t xml:space="preserve">bservations </w:t>
      </w:r>
      <w:ins w:id="137" w:author="Author edits" w:date="2025-12-30T12:48:00Z" w16du:dateUtc="2025-12-30T17:48:00Z">
        <w:r w:rsidR="00164543">
          <w:rPr>
            <w:rFonts w:cs="Times New Roman"/>
          </w:rPr>
          <w:t xml:space="preserve">are </w:t>
        </w:r>
      </w:ins>
      <w:r w:rsidRPr="00CF5EFD">
        <w:rPr>
          <w:rFonts w:cs="Times New Roman"/>
        </w:rPr>
        <w:t>nested within participants</w:t>
      </w:r>
      <w:del w:id="138" w:author="Author edits" w:date="2025-12-30T12:48:00Z" w16du:dateUtc="2025-12-30T17:48:00Z">
        <w:r w:rsidRPr="00CF5EFD">
          <w:rPr>
            <w:rFonts w:cs="Times New Roman"/>
          </w:rPr>
          <w:delText>),</w:delText>
        </w:r>
      </w:del>
      <w:ins w:id="139" w:author="Author edits" w:date="2025-12-30T12:48:00Z" w16du:dateUtc="2025-12-30T17:48:00Z">
        <w:r w:rsidRPr="00CF5EFD">
          <w:rPr>
            <w:rFonts w:cs="Times New Roman"/>
          </w:rPr>
          <w:t>,</w:t>
        </w:r>
      </w:ins>
      <w:r w:rsidRPr="00CF5EFD">
        <w:rPr>
          <w:rFonts w:cs="Times New Roman"/>
        </w:rPr>
        <w:t xml:space="preserve"> we will fit a multi-level model using the lme4 R package (Bates, Mächler, Bolker, &amp; Walker, 2015). Happiness reports will be modeled with (a) Face Movement, </w:t>
      </w:r>
      <w:r w:rsidR="007C463F" w:rsidRPr="00CF5EFD">
        <w:rPr>
          <w:rFonts w:cs="Times New Roman"/>
        </w:rPr>
        <w:t xml:space="preserve">Movement </w:t>
      </w:r>
      <w:r w:rsidR="008302E8" w:rsidRPr="00CF5EFD">
        <w:rPr>
          <w:rFonts w:cs="Times New Roman"/>
        </w:rPr>
        <w:t>Repetitions</w:t>
      </w:r>
      <w:r w:rsidRPr="00CF5EFD">
        <w:rPr>
          <w:rFonts w:cs="Times New Roman"/>
        </w:rPr>
        <w:t>,</w:t>
      </w:r>
      <w:r w:rsidR="007C463F" w:rsidRPr="00CF5EFD">
        <w:rPr>
          <w:rFonts w:cs="Times New Roman"/>
        </w:rPr>
        <w:t xml:space="preserve"> </w:t>
      </w:r>
      <w:r w:rsidRPr="00CF5EFD">
        <w:rPr>
          <w:rFonts w:cs="Times New Roman"/>
        </w:rPr>
        <w:t>Emotional Context</w:t>
      </w:r>
      <w:r w:rsidR="007C463F" w:rsidRPr="00CF5EFD">
        <w:rPr>
          <w:rFonts w:cs="Times New Roman"/>
        </w:rPr>
        <w:t xml:space="preserve">, and Punishment </w:t>
      </w:r>
      <w:r w:rsidRPr="00CF5EFD">
        <w:rPr>
          <w:rFonts w:cs="Times New Roman"/>
        </w:rPr>
        <w:t>entered as effect-coded factors, (b) all higher-order interactions, and (c) random intercepts for participants.</w:t>
      </w:r>
    </w:p>
    <w:p w14:paraId="22D6167E" w14:textId="4FFD0830" w:rsidR="00D51C0E" w:rsidRDefault="7752BEC2" w:rsidP="007250B5">
      <w:pPr>
        <w:spacing w:before="0"/>
        <w:ind w:firstLine="720"/>
        <w:rPr>
          <w:rFonts w:cs="Times New Roman"/>
        </w:rPr>
      </w:pPr>
      <w:r w:rsidRPr="7283F3E1">
        <w:rPr>
          <w:rFonts w:cs="Times New Roman"/>
        </w:rPr>
        <w:t xml:space="preserve">Using the lmerTest R package (Kuznetsova, Brockhoff, &amp; Christensen, 2017), we will test the significance of main effects and higher-order interactions via ANOVA-style tests with Satterthwaite degrees of freedom. </w:t>
      </w:r>
      <w:r w:rsidR="095BDBC5" w:rsidRPr="7283F3E1">
        <w:rPr>
          <w:rFonts w:cs="Times New Roman"/>
        </w:rPr>
        <w:t xml:space="preserve">Face Movement is expected to interact with </w:t>
      </w:r>
      <w:r w:rsidR="0C82F207" w:rsidRPr="7283F3E1">
        <w:rPr>
          <w:rFonts w:cs="Times New Roman"/>
        </w:rPr>
        <w:t>Emotional Context</w:t>
      </w:r>
      <w:r w:rsidR="3A49C3F8" w:rsidRPr="7283F3E1">
        <w:rPr>
          <w:rFonts w:cs="Times New Roman"/>
        </w:rPr>
        <w:t xml:space="preserve"> </w:t>
      </w:r>
      <w:del w:id="140" w:author="Author edits" w:date="2025-12-30T12:48:00Z" w16du:dateUtc="2025-12-30T17:48:00Z">
        <w:r w:rsidR="3A49C3F8" w:rsidRPr="7283F3E1">
          <w:rPr>
            <w:rFonts w:cs="Times New Roman"/>
          </w:rPr>
          <w:delText xml:space="preserve">in the </w:delText>
        </w:r>
      </w:del>
      <w:ins w:id="141" w:author="Author edits" w:date="2025-12-30T12:48:00Z" w16du:dateUtc="2025-12-30T17:48:00Z">
        <w:r w:rsidR="00095014">
          <w:rPr>
            <w:rFonts w:cs="Times New Roman"/>
          </w:rPr>
          <w:t>(</w:t>
        </w:r>
      </w:ins>
      <w:r w:rsidR="684B8545" w:rsidRPr="7283F3E1">
        <w:rPr>
          <w:rFonts w:cs="Times New Roman"/>
        </w:rPr>
        <w:t xml:space="preserve">emotion congruence </w:t>
      </w:r>
      <w:del w:id="142" w:author="Author edits" w:date="2025-12-30T12:48:00Z" w16du:dateUtc="2025-12-30T17:48:00Z">
        <w:r w:rsidR="684B8545" w:rsidRPr="7283F3E1">
          <w:rPr>
            <w:rFonts w:cs="Times New Roman"/>
          </w:rPr>
          <w:delText>account</w:delText>
        </w:r>
        <w:r w:rsidR="5B026238" w:rsidRPr="7283F3E1">
          <w:rPr>
            <w:rFonts w:cs="Times New Roman"/>
          </w:rPr>
          <w:delText>,</w:delText>
        </w:r>
      </w:del>
      <w:ins w:id="143" w:author="Author edits" w:date="2025-12-30T12:48:00Z" w16du:dateUtc="2025-12-30T17:48:00Z">
        <w:r w:rsidR="004033FB">
          <w:rPr>
            <w:rFonts w:cs="Times New Roman"/>
          </w:rPr>
          <w:t>hypothesis</w:t>
        </w:r>
        <w:r w:rsidR="00095014">
          <w:rPr>
            <w:rFonts w:cs="Times New Roman"/>
          </w:rPr>
          <w:t>)</w:t>
        </w:r>
        <w:r w:rsidR="5B026238" w:rsidRPr="7283F3E1">
          <w:rPr>
            <w:rFonts w:cs="Times New Roman"/>
          </w:rPr>
          <w:t>,</w:t>
        </w:r>
      </w:ins>
      <w:r w:rsidR="5B026238" w:rsidRPr="7283F3E1">
        <w:rPr>
          <w:rFonts w:cs="Times New Roman"/>
        </w:rPr>
        <w:t xml:space="preserve"> Movement Rep</w:t>
      </w:r>
      <w:r w:rsidR="2D44D65C" w:rsidRPr="7283F3E1">
        <w:rPr>
          <w:rFonts w:cs="Times New Roman"/>
        </w:rPr>
        <w:t xml:space="preserve">etition </w:t>
      </w:r>
      <w:del w:id="144" w:author="Author edits" w:date="2025-12-30T12:48:00Z" w16du:dateUtc="2025-12-30T17:48:00Z">
        <w:r w:rsidR="2D44D65C" w:rsidRPr="7283F3E1">
          <w:rPr>
            <w:rFonts w:cs="Times New Roman"/>
          </w:rPr>
          <w:delText xml:space="preserve">in the </w:delText>
        </w:r>
      </w:del>
      <w:ins w:id="145" w:author="Author edits" w:date="2025-12-30T12:48:00Z" w16du:dateUtc="2025-12-30T17:48:00Z">
        <w:r w:rsidR="00095014">
          <w:rPr>
            <w:rFonts w:cs="Times New Roman"/>
          </w:rPr>
          <w:t>(</w:t>
        </w:r>
      </w:ins>
      <w:r w:rsidR="2D44D65C" w:rsidRPr="7283F3E1">
        <w:rPr>
          <w:rFonts w:cs="Times New Roman"/>
        </w:rPr>
        <w:t xml:space="preserve">repetition </w:t>
      </w:r>
      <w:del w:id="146" w:author="Author edits" w:date="2025-12-30T12:48:00Z" w16du:dateUtc="2025-12-30T17:48:00Z">
        <w:r w:rsidR="2D44D65C" w:rsidRPr="7283F3E1">
          <w:rPr>
            <w:rFonts w:cs="Times New Roman"/>
          </w:rPr>
          <w:delText>account, and</w:delText>
        </w:r>
      </w:del>
      <w:ins w:id="147" w:author="Author edits" w:date="2025-12-30T12:48:00Z" w16du:dateUtc="2025-12-30T17:48:00Z">
        <w:r w:rsidR="00095014">
          <w:rPr>
            <w:rFonts w:cs="Times New Roman"/>
          </w:rPr>
          <w:t>hypothesis)</w:t>
        </w:r>
        <w:r w:rsidR="2D44D65C" w:rsidRPr="7283F3E1">
          <w:rPr>
            <w:rFonts w:cs="Times New Roman"/>
          </w:rPr>
          <w:t xml:space="preserve">, </w:t>
        </w:r>
        <w:r w:rsidR="00095014">
          <w:rPr>
            <w:rFonts w:cs="Times New Roman"/>
          </w:rPr>
          <w:t>or</w:t>
        </w:r>
      </w:ins>
      <w:r w:rsidR="00095014">
        <w:rPr>
          <w:rFonts w:cs="Times New Roman"/>
        </w:rPr>
        <w:t xml:space="preserve"> </w:t>
      </w:r>
      <w:r w:rsidR="2D44D65C" w:rsidRPr="7283F3E1">
        <w:rPr>
          <w:rFonts w:cs="Times New Roman"/>
        </w:rPr>
        <w:t xml:space="preserve">Punishment </w:t>
      </w:r>
      <w:del w:id="148" w:author="Author edits" w:date="2025-12-30T12:48:00Z" w16du:dateUtc="2025-12-30T17:48:00Z">
        <w:r w:rsidR="2D44D65C" w:rsidRPr="7283F3E1">
          <w:rPr>
            <w:rFonts w:cs="Times New Roman"/>
          </w:rPr>
          <w:delText xml:space="preserve">in the </w:delText>
        </w:r>
      </w:del>
      <w:ins w:id="149" w:author="Author edits" w:date="2025-12-30T12:48:00Z" w16du:dateUtc="2025-12-30T17:48:00Z">
        <w:r w:rsidR="00095014">
          <w:rPr>
            <w:rFonts w:cs="Times New Roman"/>
          </w:rPr>
          <w:t>(</w:t>
        </w:r>
      </w:ins>
      <w:r w:rsidR="2D44D65C" w:rsidRPr="7283F3E1">
        <w:rPr>
          <w:rFonts w:cs="Times New Roman"/>
        </w:rPr>
        <w:t xml:space="preserve">punishment </w:t>
      </w:r>
      <w:del w:id="150" w:author="Author edits" w:date="2025-12-30T12:48:00Z" w16du:dateUtc="2025-12-30T17:48:00Z">
        <w:r w:rsidR="2D44D65C" w:rsidRPr="7283F3E1">
          <w:rPr>
            <w:rFonts w:cs="Times New Roman"/>
          </w:rPr>
          <w:delText>account.</w:delText>
        </w:r>
      </w:del>
      <w:ins w:id="151" w:author="Author edits" w:date="2025-12-30T12:48:00Z" w16du:dateUtc="2025-12-30T17:48:00Z">
        <w:r w:rsidR="00095014">
          <w:rPr>
            <w:rFonts w:cs="Times New Roman"/>
          </w:rPr>
          <w:t>hypothesis)</w:t>
        </w:r>
        <w:r w:rsidR="2D44D65C" w:rsidRPr="7283F3E1">
          <w:rPr>
            <w:rFonts w:cs="Times New Roman"/>
          </w:rPr>
          <w:t>.</w:t>
        </w:r>
      </w:ins>
      <w:r w:rsidRPr="7283F3E1">
        <w:rPr>
          <w:rFonts w:cs="Times New Roman"/>
        </w:rPr>
        <w:t xml:space="preserve"> Regardless of the significance of these </w:t>
      </w:r>
      <w:r w:rsidR="69826520" w:rsidRPr="7283F3E1">
        <w:rPr>
          <w:rFonts w:cs="Times New Roman"/>
        </w:rPr>
        <w:t xml:space="preserve">two-way </w:t>
      </w:r>
      <w:r w:rsidRPr="7283F3E1">
        <w:rPr>
          <w:rFonts w:cs="Times New Roman"/>
        </w:rPr>
        <w:t xml:space="preserve">interactions, we will estimate the simple effects of Face Movement within each crossed level of </w:t>
      </w:r>
      <w:r w:rsidR="72E7E13A" w:rsidRPr="7283F3E1">
        <w:rPr>
          <w:rFonts w:cs="Times New Roman"/>
        </w:rPr>
        <w:t xml:space="preserve">Emotional Context, </w:t>
      </w:r>
      <w:r w:rsidR="5F07B0B4" w:rsidRPr="7283F3E1">
        <w:rPr>
          <w:rFonts w:cs="Times New Roman"/>
        </w:rPr>
        <w:t xml:space="preserve">Movement </w:t>
      </w:r>
      <w:r w:rsidR="6D72224D" w:rsidRPr="7283F3E1">
        <w:rPr>
          <w:rFonts w:cs="Times New Roman"/>
        </w:rPr>
        <w:t>Repetition</w:t>
      </w:r>
      <w:r w:rsidR="72E7E13A" w:rsidRPr="7283F3E1">
        <w:rPr>
          <w:rFonts w:cs="Times New Roman"/>
        </w:rPr>
        <w:t>, and Punishment</w:t>
      </w:r>
      <w:r w:rsidR="6D72224D" w:rsidRPr="7283F3E1">
        <w:rPr>
          <w:rFonts w:cs="Times New Roman"/>
        </w:rPr>
        <w:t xml:space="preserve"> </w:t>
      </w:r>
      <w:r w:rsidRPr="7283F3E1">
        <w:rPr>
          <w:rFonts w:cs="Times New Roman"/>
        </w:rPr>
        <w:t>using the emmeans R package (Lenth, 202</w:t>
      </w:r>
      <w:r w:rsidR="34C5F68A" w:rsidRPr="7283F3E1">
        <w:rPr>
          <w:rFonts w:cs="Times New Roman"/>
        </w:rPr>
        <w:t>5</w:t>
      </w:r>
      <w:r w:rsidR="1BCB2522" w:rsidRPr="7283F3E1">
        <w:rPr>
          <w:rFonts w:cs="Times New Roman"/>
        </w:rPr>
        <w:t>).</w:t>
      </w:r>
      <w:r w:rsidR="72E7E13A" w:rsidRPr="7283F3E1">
        <w:rPr>
          <w:rFonts w:cs="Times New Roman"/>
        </w:rPr>
        <w:t xml:space="preserve"> </w:t>
      </w:r>
      <w:r w:rsidRPr="7283F3E1">
        <w:rPr>
          <w:rFonts w:cs="Times New Roman"/>
        </w:rPr>
        <w:t>Analyses will focus on the statistical significance of modeled higher-order interactions and simple effects</w:t>
      </w:r>
      <w:r w:rsidR="1BCB2522" w:rsidRPr="7283F3E1">
        <w:rPr>
          <w:rFonts w:cs="Times New Roman"/>
        </w:rPr>
        <w:t xml:space="preserve"> (</w:t>
      </w:r>
      <w:r w:rsidR="128AD1ED" w:rsidRPr="7283F3E1">
        <w:rPr>
          <w:rFonts w:cs="Times New Roman"/>
        </w:rPr>
        <w:t>α = .05)</w:t>
      </w:r>
      <w:r w:rsidRPr="7283F3E1">
        <w:rPr>
          <w:rFonts w:cs="Times New Roman"/>
        </w:rPr>
        <w:t xml:space="preserve">. However, Bayes factors will also be computed using the BayesFactor R package using </w:t>
      </w:r>
      <w:r w:rsidR="128AD1ED" w:rsidRPr="7283F3E1">
        <w:rPr>
          <w:rFonts w:cs="Times New Roman"/>
        </w:rPr>
        <w:t xml:space="preserve">default </w:t>
      </w:r>
      <w:r w:rsidRPr="7283F3E1">
        <w:rPr>
          <w:rFonts w:cs="Times New Roman"/>
        </w:rPr>
        <w:t xml:space="preserve">priors on the alternative hypotheses and the default Markov chain Monte Carlo settings (Morey &amp; Rouder, 2024). </w:t>
      </w:r>
    </w:p>
    <w:p w14:paraId="022F12FE" w14:textId="7F7DBD7F" w:rsidR="006B4C06" w:rsidRPr="00CF5EFD" w:rsidRDefault="00722145" w:rsidP="00D51C0E">
      <w:pPr>
        <w:spacing w:before="0"/>
        <w:ind w:firstLine="720"/>
        <w:rPr>
          <w:rFonts w:cs="Times New Roman"/>
        </w:rPr>
      </w:pPr>
      <w:r w:rsidRPr="00CF5EFD">
        <w:rPr>
          <w:rFonts w:cs="Times New Roman"/>
        </w:rPr>
        <w:t xml:space="preserve">To avoid </w:t>
      </w:r>
      <w:r w:rsidR="006A3AFF" w:rsidRPr="00CF5EFD">
        <w:rPr>
          <w:rFonts w:cs="Times New Roman"/>
        </w:rPr>
        <w:t xml:space="preserve">potential concerns </w:t>
      </w:r>
      <w:r w:rsidRPr="00CF5EFD">
        <w:rPr>
          <w:rFonts w:cs="Times New Roman"/>
        </w:rPr>
        <w:t xml:space="preserve">with post-treatment </w:t>
      </w:r>
      <w:r w:rsidR="006A3AFF" w:rsidRPr="00CF5EFD">
        <w:rPr>
          <w:rFonts w:cs="Times New Roman"/>
        </w:rPr>
        <w:t xml:space="preserve">estimation bias, </w:t>
      </w:r>
      <w:r w:rsidR="006106FF" w:rsidRPr="00CF5EFD">
        <w:rPr>
          <w:rFonts w:cs="Times New Roman"/>
        </w:rPr>
        <w:t>a</w:t>
      </w:r>
      <w:r w:rsidR="007C5519" w:rsidRPr="00CF5EFD">
        <w:rPr>
          <w:rFonts w:cs="Times New Roman"/>
        </w:rPr>
        <w:t>ll data will be included in initial confirmatory analyses</w:t>
      </w:r>
      <w:r w:rsidR="006106FF" w:rsidRPr="00CF5EFD">
        <w:rPr>
          <w:rFonts w:cs="Times New Roman"/>
        </w:rPr>
        <w:t xml:space="preserve"> (Rohrer, 2023; Mathur, 2025). However, </w:t>
      </w:r>
      <w:r w:rsidR="00217AB0" w:rsidRPr="00CF5EFD">
        <w:rPr>
          <w:rFonts w:cs="Times New Roman"/>
        </w:rPr>
        <w:t xml:space="preserve">we will conduct additional sensitivity analyses excluding </w:t>
      </w:r>
      <w:r w:rsidR="003B6CEC" w:rsidRPr="00CF5EFD">
        <w:rPr>
          <w:rFonts w:cs="Times New Roman"/>
        </w:rPr>
        <w:t xml:space="preserve">participants </w:t>
      </w:r>
      <w:r w:rsidR="00DC2955" w:rsidRPr="00CF5EFD">
        <w:rPr>
          <w:rFonts w:cs="Times New Roman"/>
        </w:rPr>
        <w:t>who (</w:t>
      </w:r>
      <w:r w:rsidR="003B6CEC" w:rsidRPr="00CF5EFD">
        <w:rPr>
          <w:rFonts w:cs="Times New Roman"/>
        </w:rPr>
        <w:t>1</w:t>
      </w:r>
      <w:r w:rsidR="00DC2955" w:rsidRPr="00CF5EFD">
        <w:rPr>
          <w:rFonts w:cs="Times New Roman"/>
        </w:rPr>
        <w:t>) did not complete the entire study, (</w:t>
      </w:r>
      <w:r w:rsidR="003B6CEC" w:rsidRPr="00CF5EFD">
        <w:rPr>
          <w:rFonts w:cs="Times New Roman"/>
        </w:rPr>
        <w:t>2</w:t>
      </w:r>
      <w:r w:rsidR="00DC2955" w:rsidRPr="00CF5EFD">
        <w:rPr>
          <w:rFonts w:cs="Times New Roman"/>
        </w:rPr>
        <w:t xml:space="preserve">) </w:t>
      </w:r>
      <w:r w:rsidR="002E526A" w:rsidRPr="00CF5EFD">
        <w:rPr>
          <w:rFonts w:cs="Times New Roman"/>
        </w:rPr>
        <w:t xml:space="preserve">incorrectly answered </w:t>
      </w:r>
      <w:r w:rsidR="00DB7028" w:rsidRPr="00CF5EFD">
        <w:rPr>
          <w:rFonts w:cs="Times New Roman"/>
        </w:rPr>
        <w:t>a</w:t>
      </w:r>
      <w:r w:rsidR="00366953" w:rsidRPr="00CF5EFD">
        <w:rPr>
          <w:rFonts w:cs="Times New Roman"/>
        </w:rPr>
        <w:t>t least one</w:t>
      </w:r>
      <w:r w:rsidR="00DB7028" w:rsidRPr="00CF5EFD">
        <w:rPr>
          <w:rFonts w:cs="Times New Roman"/>
        </w:rPr>
        <w:t xml:space="preserve"> </w:t>
      </w:r>
      <w:r w:rsidR="002E526A" w:rsidRPr="00CF5EFD">
        <w:rPr>
          <w:rFonts w:cs="Times New Roman"/>
        </w:rPr>
        <w:t>math question</w:t>
      </w:r>
      <w:r w:rsidR="00DC2955" w:rsidRPr="00CF5EFD">
        <w:rPr>
          <w:rFonts w:cs="Times New Roman"/>
        </w:rPr>
        <w:t>, (</w:t>
      </w:r>
      <w:r w:rsidR="003B6CEC" w:rsidRPr="00CF5EFD">
        <w:rPr>
          <w:rFonts w:cs="Times New Roman"/>
        </w:rPr>
        <w:t>3</w:t>
      </w:r>
      <w:r w:rsidR="00DC2955" w:rsidRPr="00CF5EFD">
        <w:rPr>
          <w:rFonts w:cs="Times New Roman"/>
        </w:rPr>
        <w:t>) correctly identified the purpose of the study</w:t>
      </w:r>
      <w:r w:rsidR="002E526A" w:rsidRPr="00CF5EFD">
        <w:rPr>
          <w:rFonts w:cs="Times New Roman"/>
        </w:rPr>
        <w:t xml:space="preserve"> (according to coders)</w:t>
      </w:r>
      <w:r w:rsidR="00DC2955" w:rsidRPr="00CF5EFD">
        <w:rPr>
          <w:rFonts w:cs="Times New Roman"/>
        </w:rPr>
        <w:t xml:space="preserve">, </w:t>
      </w:r>
      <w:r w:rsidR="002074D8" w:rsidRPr="00CF5EFD">
        <w:rPr>
          <w:rFonts w:cs="Times New Roman"/>
        </w:rPr>
        <w:t>or</w:t>
      </w:r>
      <w:r w:rsidR="00DC2955" w:rsidRPr="00CF5EFD">
        <w:rPr>
          <w:rFonts w:cs="Times New Roman"/>
        </w:rPr>
        <w:t xml:space="preserve"> (</w:t>
      </w:r>
      <w:r w:rsidR="000C2312" w:rsidRPr="00CF5EFD">
        <w:rPr>
          <w:rFonts w:cs="Times New Roman"/>
        </w:rPr>
        <w:t>4</w:t>
      </w:r>
      <w:r w:rsidR="00DC2955" w:rsidRPr="00CF5EFD">
        <w:rPr>
          <w:rFonts w:cs="Times New Roman"/>
        </w:rPr>
        <w:t xml:space="preserve">) did not exhibit </w:t>
      </w:r>
      <w:r w:rsidR="002D7A42" w:rsidRPr="00CF5EFD">
        <w:rPr>
          <w:rFonts w:cs="Times New Roman"/>
        </w:rPr>
        <w:t>at least a moderate increase (</w:t>
      </w:r>
      <w:r w:rsidR="00D8237C" w:rsidRPr="00CF5EFD">
        <w:rPr>
          <w:rFonts w:cs="Times New Roman"/>
        </w:rPr>
        <w:t>0.3</w:t>
      </w:r>
      <w:r w:rsidR="002D7A42" w:rsidRPr="00CF5EFD">
        <w:rPr>
          <w:rFonts w:cs="Times New Roman"/>
        </w:rPr>
        <w:t xml:space="preserve"> or above) in </w:t>
      </w:r>
      <w:r w:rsidR="00DC2955" w:rsidRPr="00CF5EFD">
        <w:rPr>
          <w:rFonts w:cs="Times New Roman"/>
        </w:rPr>
        <w:t xml:space="preserve">Action Unit 12 </w:t>
      </w:r>
      <w:r w:rsidR="002D7A42" w:rsidRPr="00CF5EFD">
        <w:rPr>
          <w:rFonts w:cs="Times New Roman"/>
        </w:rPr>
        <w:t>activity during the happy posing trials</w:t>
      </w:r>
      <w:r w:rsidR="00294EFB" w:rsidRPr="00CF5EFD">
        <w:rPr>
          <w:rFonts w:cs="Times New Roman"/>
        </w:rPr>
        <w:t xml:space="preserve"> (according to Hume</w:t>
      </w:r>
      <w:r w:rsidR="008502A4">
        <w:rPr>
          <w:rFonts w:cs="Times New Roman"/>
        </w:rPr>
        <w:t xml:space="preserve"> </w:t>
      </w:r>
      <w:r w:rsidR="00294EFB" w:rsidRPr="00CF5EFD">
        <w:rPr>
          <w:rFonts w:cs="Times New Roman"/>
        </w:rPr>
        <w:t>AI)</w:t>
      </w:r>
      <w:r w:rsidR="002D7A42" w:rsidRPr="00CF5EFD">
        <w:rPr>
          <w:rFonts w:cs="Times New Roman"/>
        </w:rPr>
        <w:t>.</w:t>
      </w:r>
      <w:r w:rsidR="00294EFB" w:rsidRPr="00CF5EFD">
        <w:rPr>
          <w:rFonts w:cs="Times New Roman"/>
        </w:rPr>
        <w:t xml:space="preserve"> </w:t>
      </w:r>
      <w:r w:rsidR="006B4C06" w:rsidRPr="00CF5EFD">
        <w:rPr>
          <w:rFonts w:cs="Times New Roman"/>
        </w:rPr>
        <w:t xml:space="preserve">Two </w:t>
      </w:r>
      <w:r w:rsidR="006B4C06" w:rsidRPr="00CF5EFD">
        <w:rPr>
          <w:rFonts w:cs="Times New Roman"/>
        </w:rPr>
        <w:lastRenderedPageBreak/>
        <w:t>undergraduate research assistants</w:t>
      </w:r>
      <w:r w:rsidR="00A77BC2" w:rsidRPr="00CF5EFD">
        <w:rPr>
          <w:rFonts w:cs="Times New Roman"/>
        </w:rPr>
        <w:t xml:space="preserve"> will independently review participants’ open-ended responses to funnel debriefings to determine whether they were aware of the true purpose of the study</w:t>
      </w:r>
      <w:del w:id="152" w:author="Author edits" w:date="2025-12-30T12:48:00Z" w16du:dateUtc="2025-12-30T17:48:00Z">
        <w:r w:rsidR="00583FAD">
          <w:rPr>
            <w:rFonts w:cs="Times New Roman"/>
          </w:rPr>
          <w:delText>:</w:delText>
        </w:r>
        <w:r w:rsidR="00A77BC2" w:rsidRPr="00CF5EFD">
          <w:rPr>
            <w:rFonts w:cs="Times New Roman"/>
          </w:rPr>
          <w:delText xml:space="preserve"> to examine </w:delText>
        </w:r>
        <w:r w:rsidR="006D3192">
          <w:rPr>
            <w:rFonts w:cs="Times New Roman"/>
          </w:rPr>
          <w:delText xml:space="preserve">factors that moderate the effect of </w:delText>
        </w:r>
        <w:r w:rsidR="00A77BC2" w:rsidRPr="00CF5EFD">
          <w:rPr>
            <w:rFonts w:cs="Times New Roman"/>
          </w:rPr>
          <w:delText xml:space="preserve">posed smiles </w:delText>
        </w:r>
        <w:r w:rsidR="006D3192">
          <w:rPr>
            <w:rFonts w:cs="Times New Roman"/>
          </w:rPr>
          <w:delText xml:space="preserve">on </w:delText>
        </w:r>
        <w:r w:rsidR="00A77BC2" w:rsidRPr="00CF5EFD">
          <w:rPr>
            <w:rFonts w:cs="Times New Roman"/>
          </w:rPr>
          <w:delText>mood</w:delText>
        </w:r>
        <w:r w:rsidR="00BE1FAD" w:rsidRPr="00CF5EFD">
          <w:rPr>
            <w:rFonts w:cs="Times New Roman"/>
          </w:rPr>
          <w:delText>.</w:delText>
        </w:r>
      </w:del>
      <w:ins w:id="153" w:author="Author edits" w:date="2025-12-30T12:48:00Z" w16du:dateUtc="2025-12-30T17:48:00Z">
        <w:r w:rsidR="00BE1FAD" w:rsidRPr="00CF5EFD">
          <w:rPr>
            <w:rFonts w:cs="Times New Roman"/>
          </w:rPr>
          <w:t>.</w:t>
        </w:r>
      </w:ins>
      <w:r w:rsidR="00BE1FAD" w:rsidRPr="00CF5EFD">
        <w:rPr>
          <w:rFonts w:cs="Times New Roman"/>
        </w:rPr>
        <w:t xml:space="preserve"> Participants will be removed if one of two coders</w:t>
      </w:r>
      <w:r w:rsidR="006E7748" w:rsidRPr="00CF5EFD">
        <w:rPr>
          <w:rFonts w:cs="Times New Roman"/>
        </w:rPr>
        <w:t xml:space="preserve"> indicates that they were aware of the </w:t>
      </w:r>
      <w:r w:rsidR="00E83437" w:rsidRPr="00CF5EFD">
        <w:rPr>
          <w:rFonts w:cs="Times New Roman"/>
        </w:rPr>
        <w:t>true purpose</w:t>
      </w:r>
      <w:del w:id="154" w:author="Author edits" w:date="2025-12-30T12:48:00Z" w16du:dateUtc="2025-12-30T17:48:00Z">
        <w:r w:rsidR="00E83437" w:rsidRPr="00CF5EFD">
          <w:rPr>
            <w:rFonts w:cs="Times New Roman"/>
          </w:rPr>
          <w:delText>.</w:delText>
        </w:r>
      </w:del>
      <w:ins w:id="155" w:author="Author edits" w:date="2025-12-30T12:48:00Z" w16du:dateUtc="2025-12-30T17:48:00Z">
        <w:r w:rsidR="00C23BD8">
          <w:rPr>
            <w:rFonts w:cs="Times New Roman"/>
          </w:rPr>
          <w:t xml:space="preserve"> (</w:t>
        </w:r>
        <w:r w:rsidR="00C23BD8" w:rsidRPr="00CF5EFD">
          <w:rPr>
            <w:rFonts w:cs="Times New Roman"/>
          </w:rPr>
          <w:t xml:space="preserve">to examine </w:t>
        </w:r>
        <w:r w:rsidR="00C23BD8">
          <w:rPr>
            <w:rFonts w:cs="Times New Roman"/>
          </w:rPr>
          <w:t xml:space="preserve">factors that moderate the effect of </w:t>
        </w:r>
        <w:r w:rsidR="00C23BD8" w:rsidRPr="00CF5EFD">
          <w:rPr>
            <w:rFonts w:cs="Times New Roman"/>
          </w:rPr>
          <w:t xml:space="preserve">posed smiles </w:t>
        </w:r>
        <w:r w:rsidR="00C23BD8">
          <w:rPr>
            <w:rFonts w:cs="Times New Roman"/>
          </w:rPr>
          <w:t xml:space="preserve">on </w:t>
        </w:r>
        <w:r w:rsidR="00C23BD8" w:rsidRPr="00CF5EFD">
          <w:rPr>
            <w:rFonts w:cs="Times New Roman"/>
          </w:rPr>
          <w:t>mood</w:t>
        </w:r>
        <w:r w:rsidR="00C23BD8">
          <w:rPr>
            <w:rFonts w:cs="Times New Roman"/>
          </w:rPr>
          <w:t>)</w:t>
        </w:r>
        <w:r w:rsidR="00E83437" w:rsidRPr="00CF5EFD">
          <w:rPr>
            <w:rFonts w:cs="Times New Roman"/>
          </w:rPr>
          <w:t>.</w:t>
        </w:r>
      </w:ins>
    </w:p>
    <w:p w14:paraId="35CF310D" w14:textId="7885BB0B" w:rsidR="00F3346C" w:rsidRPr="00CF5EFD" w:rsidRDefault="00DC2955" w:rsidP="008502A4">
      <w:pPr>
        <w:pStyle w:val="Heading2"/>
      </w:pPr>
      <w:bookmarkStart w:id="156" w:name="exploratory-analyses"/>
      <w:bookmarkEnd w:id="134"/>
      <w:r w:rsidRPr="00CF5EFD">
        <w:t xml:space="preserve">Exploratory </w:t>
      </w:r>
      <w:r w:rsidR="008502A4">
        <w:t>A</w:t>
      </w:r>
      <w:r w:rsidRPr="00CF5EFD">
        <w:t>nalyses</w:t>
      </w:r>
    </w:p>
    <w:p w14:paraId="35CF310E" w14:textId="610BA726" w:rsidR="00F3346C" w:rsidRPr="00CF5EFD" w:rsidRDefault="00DC2955" w:rsidP="008502A4">
      <w:pPr>
        <w:spacing w:before="0"/>
        <w:ind w:firstLine="720"/>
        <w:rPr>
          <w:rFonts w:cs="Times New Roman"/>
        </w:rPr>
      </w:pPr>
      <w:r w:rsidRPr="00CF5EFD">
        <w:rPr>
          <w:rFonts w:cs="Times New Roman"/>
        </w:rPr>
        <w:t xml:space="preserve">Regardless of if/when posed smiles increase happiness, it is possible that there are regulatory costs for general burnout and subjective well-being. </w:t>
      </w:r>
      <w:r w:rsidR="002C09E2" w:rsidRPr="00CF5EFD">
        <w:rPr>
          <w:rFonts w:cs="Times New Roman"/>
        </w:rPr>
        <w:t xml:space="preserve">Although outside the primary scope of our investigation, we </w:t>
      </w:r>
      <w:r w:rsidR="00E04B75">
        <w:rPr>
          <w:rFonts w:cs="Times New Roman"/>
        </w:rPr>
        <w:t>will evaluate</w:t>
      </w:r>
      <w:r w:rsidR="002C09E2" w:rsidRPr="00CF5EFD">
        <w:rPr>
          <w:rFonts w:cs="Times New Roman"/>
        </w:rPr>
        <w:t xml:space="preserve"> such questions </w:t>
      </w:r>
      <w:r w:rsidRPr="00CF5EFD">
        <w:rPr>
          <w:rFonts w:cs="Times New Roman"/>
        </w:rPr>
        <w:t>by refitting the same model described above for self-reported burnout and subjective well-being.</w:t>
      </w:r>
    </w:p>
    <w:p w14:paraId="35CF310F" w14:textId="5C2549AD" w:rsidR="00F3346C" w:rsidRPr="00CF5EFD" w:rsidRDefault="00DC2955" w:rsidP="008502A4">
      <w:pPr>
        <w:pStyle w:val="Heading2"/>
      </w:pPr>
      <w:bookmarkStart w:id="157" w:name="power-simulation"/>
      <w:bookmarkEnd w:id="156"/>
      <w:r w:rsidRPr="00CF5EFD">
        <w:t xml:space="preserve">Power </w:t>
      </w:r>
      <w:r w:rsidR="008502A4">
        <w:t>S</w:t>
      </w:r>
      <w:r w:rsidRPr="00CF5EFD">
        <w:t>imulation</w:t>
      </w:r>
    </w:p>
    <w:p w14:paraId="0BB3C93C" w14:textId="1D8CA60B" w:rsidR="00BD7B8A" w:rsidRDefault="00DC2955" w:rsidP="000004CA">
      <w:pPr>
        <w:spacing w:before="0"/>
        <w:ind w:firstLine="720"/>
        <w:rPr>
          <w:rFonts w:cs="Times New Roman"/>
        </w:rPr>
      </w:pPr>
      <w:r w:rsidRPr="313472C8">
        <w:rPr>
          <w:rFonts w:cs="Times New Roman"/>
        </w:rPr>
        <w:t xml:space="preserve">Power analysis was performed via Monte Carlo simulation, wherein across multiple iterations (1) data are simulated from multi-level models configured according to hypothesized patterns, (2) pre-registered models are fit on simulated data, and (3) power is estimated as the proportion of iterations wherein pre-registered models were statistically significant (Arend &amp; Schäfer, 2019). </w:t>
      </w:r>
    </w:p>
    <w:p w14:paraId="35CF3114" w14:textId="274EF271" w:rsidR="00F3346C" w:rsidRPr="00CF5EFD" w:rsidRDefault="70ED8E12" w:rsidP="00E73166">
      <w:pPr>
        <w:spacing w:before="0"/>
        <w:ind w:firstLine="720"/>
        <w:rPr>
          <w:ins w:id="158" w:author="Author edits" w:date="2025-12-30T12:48:00Z" w16du:dateUtc="2025-12-30T17:48:00Z"/>
          <w:rFonts w:cs="Times New Roman"/>
        </w:rPr>
      </w:pPr>
      <w:r w:rsidRPr="7283F3E1">
        <w:rPr>
          <w:rFonts w:cs="Times New Roman"/>
        </w:rPr>
        <w:t xml:space="preserve">As shown in Table 1, all </w:t>
      </w:r>
      <w:del w:id="159" w:author="Author edits" w:date="2025-12-30T12:48:00Z" w16du:dateUtc="2025-12-30T17:48:00Z">
        <w:r w:rsidRPr="7283F3E1">
          <w:rPr>
            <w:rFonts w:cs="Times New Roman"/>
          </w:rPr>
          <w:delText>accounts hypothesize</w:delText>
        </w:r>
      </w:del>
      <w:ins w:id="160" w:author="Author edits" w:date="2025-12-30T12:48:00Z" w16du:dateUtc="2025-12-30T17:48:00Z">
        <w:r w:rsidR="0034458E">
          <w:rPr>
            <w:rFonts w:cs="Times New Roman"/>
          </w:rPr>
          <w:t>hypotheses involve</w:t>
        </w:r>
      </w:ins>
      <w:r w:rsidR="0034458E">
        <w:rPr>
          <w:rFonts w:cs="Times New Roman"/>
        </w:rPr>
        <w:t xml:space="preserve"> </w:t>
      </w:r>
      <w:r w:rsidRPr="7283F3E1">
        <w:rPr>
          <w:rFonts w:cs="Times New Roman"/>
        </w:rPr>
        <w:t xml:space="preserve">a two-way interaction between Face Movement and a specific moderator, wherein the simple effects of Face Movement are positive in four conditions and null in four </w:t>
      </w:r>
      <w:r w:rsidR="2415400F" w:rsidRPr="7283F3E1">
        <w:rPr>
          <w:rFonts w:cs="Times New Roman"/>
        </w:rPr>
        <w:t xml:space="preserve">other </w:t>
      </w:r>
      <w:r w:rsidRPr="7283F3E1">
        <w:rPr>
          <w:rFonts w:cs="Times New Roman"/>
        </w:rPr>
        <w:t>conditions.</w:t>
      </w:r>
      <w:r w:rsidR="2F19025E" w:rsidRPr="7283F3E1">
        <w:rPr>
          <w:rFonts w:cs="Times New Roman"/>
        </w:rPr>
        <w:t xml:space="preserve"> T</w:t>
      </w:r>
      <w:r w:rsidR="7752BEC2" w:rsidRPr="7283F3E1">
        <w:rPr>
          <w:rFonts w:cs="Times New Roman"/>
        </w:rPr>
        <w:t xml:space="preserve">o simulate </w:t>
      </w:r>
      <w:r w:rsidR="79CF34E6" w:rsidRPr="7283F3E1">
        <w:rPr>
          <w:rFonts w:cs="Times New Roman"/>
        </w:rPr>
        <w:t xml:space="preserve">expected </w:t>
      </w:r>
      <w:r w:rsidR="7752BEC2" w:rsidRPr="7283F3E1">
        <w:rPr>
          <w:rFonts w:cs="Times New Roman"/>
        </w:rPr>
        <w:t xml:space="preserve">data structure, we used a conceptually identical subset of data from the largest </w:t>
      </w:r>
      <w:r w:rsidR="3B10CB6B" w:rsidRPr="7283F3E1">
        <w:rPr>
          <w:rFonts w:cs="Times New Roman"/>
        </w:rPr>
        <w:t xml:space="preserve">experimental </w:t>
      </w:r>
      <w:r w:rsidR="7752BEC2" w:rsidRPr="7283F3E1">
        <w:rPr>
          <w:rFonts w:cs="Times New Roman"/>
        </w:rPr>
        <w:t xml:space="preserve">demonstration of facial feedback effects (Coles et al., 2022). </w:t>
      </w:r>
      <w:r w:rsidR="42D6779C" w:rsidRPr="7283F3E1">
        <w:rPr>
          <w:rFonts w:cs="Times New Roman"/>
        </w:rPr>
        <w:t xml:space="preserve">Four conditions simulated the </w:t>
      </w:r>
      <w:r w:rsidR="42D6779C" w:rsidRPr="7283F3E1">
        <w:rPr>
          <w:rFonts w:cs="Times New Roman"/>
        </w:rPr>
        <w:lastRenderedPageBreak/>
        <w:t>recovery</w:t>
      </w:r>
      <w:r w:rsidR="30479D3F" w:rsidRPr="7283F3E1">
        <w:rPr>
          <w:rFonts w:cs="Times New Roman"/>
        </w:rPr>
        <w:t xml:space="preserve"> of the effect observed in </w:t>
      </w:r>
      <w:r w:rsidR="09DF4759" w:rsidRPr="7283F3E1">
        <w:rPr>
          <w:rFonts w:cs="Times New Roman"/>
        </w:rPr>
        <w:t>the original study (d = 0.50)</w:t>
      </w:r>
      <w:r w:rsidR="30479D3F" w:rsidRPr="7283F3E1">
        <w:rPr>
          <w:rFonts w:cs="Times New Roman"/>
        </w:rPr>
        <w:t>,</w:t>
      </w:r>
      <w:r w:rsidR="09DF4759" w:rsidRPr="7283F3E1">
        <w:rPr>
          <w:rFonts w:cs="Times New Roman"/>
        </w:rPr>
        <w:t xml:space="preserve"> whereas the other four simulated non-replication (d = 0.00)</w:t>
      </w:r>
      <w:r w:rsidR="612EB1D9" w:rsidRPr="7283F3E1">
        <w:rPr>
          <w:rFonts w:cs="Times New Roman"/>
        </w:rPr>
        <w:t>.</w:t>
      </w:r>
      <w:r w:rsidR="6DAD69E3" w:rsidRPr="7283F3E1">
        <w:rPr>
          <w:rFonts w:cs="Times New Roman"/>
        </w:rPr>
        <w:t xml:space="preserve"> Regardless of which four conditions</w:t>
      </w:r>
      <w:r w:rsidR="6DC5C456" w:rsidRPr="7283F3E1">
        <w:rPr>
          <w:rFonts w:cs="Times New Roman"/>
        </w:rPr>
        <w:t xml:space="preserve"> recover the effect,</w:t>
      </w:r>
      <w:r w:rsidR="1B236DA8" w:rsidRPr="7283F3E1">
        <w:rPr>
          <w:rFonts w:cs="Times New Roman"/>
        </w:rPr>
        <w:t xml:space="preserve"> results indicated that n = 1200</w:t>
      </w:r>
      <w:r w:rsidR="30479D3F" w:rsidRPr="7283F3E1">
        <w:rPr>
          <w:rFonts w:cs="Times New Roman"/>
        </w:rPr>
        <w:t xml:space="preserve"> </w:t>
      </w:r>
      <w:r w:rsidR="1B236DA8" w:rsidRPr="7283F3E1">
        <w:rPr>
          <w:rFonts w:cs="Times New Roman"/>
        </w:rPr>
        <w:t xml:space="preserve">participants would provide over 95% power to detect both (a) </w:t>
      </w:r>
      <w:r w:rsidR="1BB3E0AA" w:rsidRPr="7283F3E1">
        <w:rPr>
          <w:rFonts w:cs="Times New Roman"/>
        </w:rPr>
        <w:t>a</w:t>
      </w:r>
      <w:r w:rsidR="3FA2CC5B" w:rsidRPr="7283F3E1">
        <w:rPr>
          <w:rFonts w:cs="Times New Roman"/>
        </w:rPr>
        <w:t>ny</w:t>
      </w:r>
      <w:r w:rsidR="1B236DA8" w:rsidRPr="7283F3E1">
        <w:rPr>
          <w:rFonts w:cs="Times New Roman"/>
        </w:rPr>
        <w:t xml:space="preserve"> hypothesized two-way interaction, as well as (b) </w:t>
      </w:r>
      <w:r w:rsidR="3FA2CC5B" w:rsidRPr="7283F3E1">
        <w:rPr>
          <w:rFonts w:cs="Times New Roman"/>
        </w:rPr>
        <w:t>any</w:t>
      </w:r>
      <w:r w:rsidR="1B236DA8" w:rsidRPr="7283F3E1">
        <w:rPr>
          <w:rFonts w:cs="Times New Roman"/>
        </w:rPr>
        <w:t xml:space="preserve"> hypothesized simple </w:t>
      </w:r>
      <w:del w:id="161" w:author="Author edits" w:date="2025-12-30T12:48:00Z" w16du:dateUtc="2025-12-30T17:48:00Z">
        <w:r w:rsidR="1B236DA8" w:rsidRPr="7283F3E1">
          <w:rPr>
            <w:rFonts w:cs="Times New Roman"/>
          </w:rPr>
          <w:delText>effects</w:delText>
        </w:r>
      </w:del>
      <w:ins w:id="162" w:author="Author edits" w:date="2025-12-30T12:48:00Z" w16du:dateUtc="2025-12-30T17:48:00Z">
        <w:r w:rsidR="1B236DA8" w:rsidRPr="7283F3E1">
          <w:rPr>
            <w:rFonts w:cs="Times New Roman"/>
          </w:rPr>
          <w:t>effect</w:t>
        </w:r>
      </w:ins>
      <w:r w:rsidR="1B236DA8" w:rsidRPr="7283F3E1">
        <w:rPr>
          <w:rFonts w:cs="Times New Roman"/>
        </w:rPr>
        <w:t>.</w:t>
      </w:r>
      <w:r w:rsidR="3D679206" w:rsidRPr="7283F3E1">
        <w:rPr>
          <w:rFonts w:cs="Times New Roman"/>
        </w:rPr>
        <w:t xml:space="preserve"> This sample size also affords over 95% power to detect non-hypothesized patterns of results, such as a three-way interaction wherein the simple effect</w:t>
      </w:r>
      <w:r w:rsidR="706D1B71" w:rsidRPr="7283F3E1">
        <w:rPr>
          <w:rFonts w:cs="Times New Roman"/>
        </w:rPr>
        <w:t>s of Face Movement are positive in two conditions and null in six other conditions.</w:t>
      </w:r>
      <w:bookmarkEnd w:id="86"/>
      <w:bookmarkEnd w:id="157"/>
    </w:p>
    <w:p w14:paraId="1255E958" w14:textId="7421F4CA" w:rsidR="1569F17F" w:rsidRDefault="1569F17F" w:rsidP="1569F17F">
      <w:pPr>
        <w:spacing w:before="0"/>
        <w:ind w:firstLine="720"/>
        <w:rPr>
          <w:ins w:id="163" w:author="Author edits" w:date="2025-12-30T12:48:00Z" w16du:dateUtc="2025-12-30T17:48:00Z"/>
          <w:rFonts w:cs="Times New Roman"/>
        </w:rPr>
      </w:pPr>
    </w:p>
    <w:p w14:paraId="2CEA06D9" w14:textId="430726D1" w:rsidR="1569F17F" w:rsidRDefault="1569F17F" w:rsidP="1569F17F">
      <w:pPr>
        <w:spacing w:before="0"/>
        <w:ind w:firstLine="720"/>
        <w:rPr>
          <w:ins w:id="164" w:author="Author edits" w:date="2025-12-30T12:48:00Z" w16du:dateUtc="2025-12-30T17:48:00Z"/>
          <w:rFonts w:cs="Times New Roman"/>
        </w:rPr>
      </w:pPr>
    </w:p>
    <w:p w14:paraId="7D85E141" w14:textId="14771B16" w:rsidR="1569F17F" w:rsidRDefault="1569F17F" w:rsidP="1569F17F">
      <w:pPr>
        <w:spacing w:before="0"/>
        <w:ind w:firstLine="720"/>
        <w:rPr>
          <w:ins w:id="165" w:author="Author edits" w:date="2025-12-30T12:48:00Z" w16du:dateUtc="2025-12-30T17:48:00Z"/>
          <w:rFonts w:cs="Times New Roman"/>
        </w:rPr>
      </w:pPr>
    </w:p>
    <w:p w14:paraId="49F653EA" w14:textId="4FEAC853" w:rsidR="1569F17F" w:rsidRDefault="1569F17F" w:rsidP="1569F17F">
      <w:pPr>
        <w:spacing w:before="0"/>
        <w:ind w:firstLine="720"/>
        <w:rPr>
          <w:ins w:id="166" w:author="Author edits" w:date="2025-12-30T12:48:00Z" w16du:dateUtc="2025-12-30T17:48:00Z"/>
          <w:rFonts w:cs="Times New Roman"/>
        </w:rPr>
      </w:pPr>
    </w:p>
    <w:p w14:paraId="7DBE6D07" w14:textId="398644F6" w:rsidR="1569F17F" w:rsidRDefault="1569F17F" w:rsidP="1569F17F">
      <w:pPr>
        <w:spacing w:before="0"/>
        <w:ind w:firstLine="720"/>
        <w:rPr>
          <w:ins w:id="167" w:author="Author edits" w:date="2025-12-30T12:48:00Z" w16du:dateUtc="2025-12-30T17:48:00Z"/>
          <w:rFonts w:cs="Times New Roman"/>
        </w:rPr>
      </w:pPr>
    </w:p>
    <w:p w14:paraId="20AEFC0A" w14:textId="5378325D" w:rsidR="1569F17F" w:rsidRDefault="1569F17F" w:rsidP="1569F17F">
      <w:pPr>
        <w:spacing w:before="0"/>
        <w:ind w:firstLine="720"/>
        <w:rPr>
          <w:ins w:id="168" w:author="Author edits" w:date="2025-12-30T12:48:00Z" w16du:dateUtc="2025-12-30T17:48:00Z"/>
          <w:rFonts w:cs="Times New Roman"/>
        </w:rPr>
      </w:pPr>
    </w:p>
    <w:p w14:paraId="2FB029F3" w14:textId="1735D3CE" w:rsidR="1569F17F" w:rsidRDefault="1569F17F" w:rsidP="1569F17F">
      <w:pPr>
        <w:spacing w:before="0"/>
        <w:ind w:firstLine="720"/>
        <w:rPr>
          <w:ins w:id="169" w:author="Author edits" w:date="2025-12-30T12:48:00Z" w16du:dateUtc="2025-12-30T17:48:00Z"/>
          <w:rFonts w:cs="Times New Roman"/>
        </w:rPr>
      </w:pPr>
    </w:p>
    <w:p w14:paraId="0748558D" w14:textId="49826080" w:rsidR="66CA7B8C" w:rsidRDefault="66CA7B8C" w:rsidP="66CA7B8C">
      <w:pPr>
        <w:spacing w:before="0"/>
        <w:ind w:firstLine="720"/>
        <w:rPr>
          <w:ins w:id="170" w:author="Author edits" w:date="2025-12-30T12:48:00Z" w16du:dateUtc="2025-12-30T17:48:00Z"/>
          <w:rFonts w:cs="Times New Roman"/>
        </w:rPr>
      </w:pPr>
    </w:p>
    <w:p w14:paraId="65420B9D" w14:textId="77777777" w:rsidR="00DC3DF2" w:rsidRDefault="00DC3DF2">
      <w:pPr>
        <w:spacing w:before="0" w:after="200" w:line="240" w:lineRule="auto"/>
        <w:rPr>
          <w:b/>
          <w:color w:val="000000" w:themeColor="text1"/>
          <w:rPrChange w:id="171" w:author="Author edits" w:date="2025-12-30T12:48:00Z" w16du:dateUtc="2025-12-30T17:48:00Z">
            <w:rPr/>
          </w:rPrChange>
        </w:rPr>
        <w:pPrChange w:id="172" w:author="Author edits" w:date="2025-12-30T12:48:00Z" w16du:dateUtc="2025-12-30T17:48:00Z">
          <w:pPr>
            <w:spacing w:before="0"/>
            <w:ind w:firstLine="720"/>
          </w:pPr>
        </w:pPrChange>
      </w:pPr>
      <w:r>
        <w:rPr>
          <w:color w:val="000000" w:themeColor="text1"/>
          <w:rPrChange w:id="173" w:author="Author edits" w:date="2025-12-30T12:48:00Z" w16du:dateUtc="2025-12-30T17:48:00Z">
            <w:rPr/>
          </w:rPrChange>
        </w:rPr>
        <w:br w:type="page"/>
      </w:r>
    </w:p>
    <w:p w14:paraId="427B71AA" w14:textId="3A658F95" w:rsidR="00F3346C" w:rsidRPr="00CF5EFD" w:rsidRDefault="03714C07" w:rsidP="7283F3E1">
      <w:pPr>
        <w:pStyle w:val="Heading1"/>
        <w:spacing w:before="0"/>
        <w:rPr>
          <w:rFonts w:eastAsia="Times New Roman" w:cs="Times New Roman"/>
          <w:b w:val="0"/>
          <w:bCs w:val="0"/>
          <w:color w:val="000000" w:themeColor="text1"/>
          <w:szCs w:val="24"/>
        </w:rPr>
      </w:pPr>
      <w:r w:rsidRPr="7283F3E1">
        <w:rPr>
          <w:rFonts w:eastAsia="Times New Roman" w:cs="Times New Roman"/>
          <w:color w:val="000000" w:themeColor="text1"/>
          <w:szCs w:val="24"/>
        </w:rPr>
        <w:lastRenderedPageBreak/>
        <w:t>References</w:t>
      </w:r>
    </w:p>
    <w:p w14:paraId="2BD18318" w14:textId="4FC82C7D"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Anwyl-Irvine, A. L., Massonnié, J., Flitton, A., Kirkham, N., &amp; Evershed, J. K. (2020). Gorilla in our midst: An online behavioral experiment builder. </w:t>
      </w:r>
      <w:r w:rsidRPr="7283F3E1">
        <w:rPr>
          <w:rFonts w:eastAsia="Times New Roman" w:cs="Times New Roman"/>
          <w:i/>
          <w:iCs/>
          <w:color w:val="000000" w:themeColor="text1"/>
        </w:rPr>
        <w:t>Behavior Research Methods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52</w:t>
      </w:r>
      <w:r w:rsidRPr="7283F3E1">
        <w:rPr>
          <w:rFonts w:eastAsia="Times New Roman" w:cs="Times New Roman"/>
          <w:color w:val="000000" w:themeColor="text1"/>
        </w:rPr>
        <w:t xml:space="preserve">, 388–407. </w:t>
      </w:r>
      <w:hyperlink r:id="rId18">
        <w:r w:rsidRPr="7283F3E1">
          <w:rPr>
            <w:rStyle w:val="Hyperlink"/>
            <w:rFonts w:eastAsia="Times New Roman" w:cs="Times New Roman"/>
            <w:u w:val="single"/>
          </w:rPr>
          <w:t>https://doi.org/10.3758/s13428-019-01237-x</w:t>
        </w:r>
      </w:hyperlink>
    </w:p>
    <w:p w14:paraId="1EC6072F" w14:textId="215D7404"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000000" w:themeColor="text1"/>
        </w:rPr>
        <w:t xml:space="preserve">Arend, M. G., &amp; Schäfer, T. (2019). Statistical power in two-level models: A tutorial based on Monte Carlo simulation. </w:t>
      </w:r>
      <w:r w:rsidRPr="7283F3E1">
        <w:rPr>
          <w:rFonts w:eastAsia="Times New Roman" w:cs="Times New Roman"/>
          <w:i/>
          <w:iCs/>
          <w:color w:val="000000" w:themeColor="text1"/>
        </w:rPr>
        <w:t xml:space="preserve">Psychological </w:t>
      </w:r>
      <w:r w:rsidR="0873C516" w:rsidRPr="7283F3E1">
        <w:rPr>
          <w:rFonts w:eastAsia="Times New Roman" w:cs="Times New Roman"/>
          <w:i/>
          <w:iCs/>
          <w:color w:val="000000" w:themeColor="text1"/>
        </w:rPr>
        <w:t>M</w:t>
      </w:r>
      <w:r w:rsidRPr="7283F3E1">
        <w:rPr>
          <w:rFonts w:eastAsia="Times New Roman" w:cs="Times New Roman"/>
          <w:i/>
          <w:iCs/>
          <w:color w:val="000000" w:themeColor="text1"/>
        </w:rPr>
        <w:t>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24</w:t>
      </w:r>
      <w:r w:rsidRPr="7283F3E1">
        <w:rPr>
          <w:rFonts w:eastAsia="Times New Roman" w:cs="Times New Roman"/>
          <w:color w:val="000000" w:themeColor="text1"/>
        </w:rPr>
        <w:t xml:space="preserve">(1), 1-19. </w:t>
      </w:r>
      <w:hyperlink r:id="rId19">
        <w:r w:rsidRPr="7283F3E1">
          <w:rPr>
            <w:rStyle w:val="Hyperlink"/>
            <w:rFonts w:eastAsia="Times New Roman" w:cs="Times New Roman"/>
            <w:u w:val="single"/>
          </w:rPr>
          <w:t>https://doi.org/10.1037/met0000195</w:t>
        </w:r>
      </w:hyperlink>
    </w:p>
    <w:p w14:paraId="180ACE1F" w14:textId="2404311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Baker, J., Van der Donck, S., Boets, B., &amp; Korb, S. (2025). Increasing perceived happiness in neutral faces by posing a smile: An electroencephalography (EEG) frequency-tagging study.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hyperlink r:id="rId20">
        <w:r w:rsidRPr="7283F3E1">
          <w:rPr>
            <w:rStyle w:val="Hyperlink"/>
            <w:rFonts w:eastAsia="Times New Roman" w:cs="Times New Roman"/>
            <w:u w:val="single"/>
          </w:rPr>
          <w:t>https://doi.org/10.1037/emo0001514</w:t>
        </w:r>
      </w:hyperlink>
    </w:p>
    <w:p w14:paraId="163C83B7" w14:textId="531CB53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Barrett, L. F. (2017). The theory of constructed emotion: An active inference account of interoception and categorization. </w:t>
      </w:r>
      <w:r w:rsidRPr="7283F3E1">
        <w:rPr>
          <w:rFonts w:eastAsia="Times New Roman" w:cs="Times New Roman"/>
          <w:i/>
          <w:iCs/>
          <w:color w:val="000000" w:themeColor="text1"/>
        </w:rPr>
        <w:t>Social Cognitive and Affective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12</w:t>
      </w:r>
      <w:r w:rsidRPr="7283F3E1">
        <w:rPr>
          <w:rFonts w:eastAsia="Times New Roman" w:cs="Times New Roman"/>
          <w:color w:val="000000" w:themeColor="text1"/>
        </w:rPr>
        <w:t xml:space="preserve">(1), 1–23. </w:t>
      </w:r>
      <w:hyperlink r:id="rId21">
        <w:r w:rsidRPr="7283F3E1">
          <w:rPr>
            <w:rStyle w:val="Hyperlink"/>
            <w:rFonts w:eastAsia="Times New Roman" w:cs="Times New Roman"/>
            <w:u w:val="single"/>
          </w:rPr>
          <w:t>https://doi.org/10.1093/scan/nsw154</w:t>
        </w:r>
      </w:hyperlink>
    </w:p>
    <w:p w14:paraId="52B0182D" w14:textId="017DB6C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Bates, D., Mächler, M., Bolker, B., &amp; Walker, S. (2015). Fitting linear mixed-effects models using lme4. </w:t>
      </w:r>
      <w:r w:rsidRPr="7283F3E1">
        <w:rPr>
          <w:rFonts w:eastAsia="Times New Roman" w:cs="Times New Roman"/>
          <w:i/>
          <w:iCs/>
          <w:color w:val="000000" w:themeColor="text1"/>
        </w:rPr>
        <w:t>Journal of Statistical Software</w:t>
      </w:r>
      <w:r w:rsidRPr="7283F3E1">
        <w:rPr>
          <w:rFonts w:eastAsia="Times New Roman" w:cs="Times New Roman"/>
          <w:color w:val="000000" w:themeColor="text1"/>
        </w:rPr>
        <w:t xml:space="preserve">, </w:t>
      </w:r>
      <w:r w:rsidRPr="7283F3E1">
        <w:rPr>
          <w:rFonts w:eastAsia="Times New Roman" w:cs="Times New Roman"/>
          <w:i/>
          <w:iCs/>
          <w:color w:val="000000" w:themeColor="text1"/>
        </w:rPr>
        <w:t>67</w:t>
      </w:r>
      <w:r w:rsidRPr="7283F3E1">
        <w:rPr>
          <w:rFonts w:eastAsia="Times New Roman" w:cs="Times New Roman"/>
          <w:color w:val="000000" w:themeColor="text1"/>
        </w:rPr>
        <w:t xml:space="preserve">(1), 1–48. </w:t>
      </w:r>
      <w:hyperlink r:id="rId22">
        <w:r w:rsidRPr="7283F3E1">
          <w:rPr>
            <w:rStyle w:val="Hyperlink"/>
            <w:rFonts w:eastAsia="Times New Roman" w:cs="Times New Roman"/>
            <w:u w:val="single"/>
          </w:rPr>
          <w:t>https://doi.org/10.18637/jss.v067.i01</w:t>
        </w:r>
      </w:hyperlink>
    </w:p>
    <w:p w14:paraId="506246EC" w14:textId="0A8FD8B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Berkowitz, L. (1990). On the formation and regulation of anger and aggression: A cognitive-neoassociationistic analysis. </w:t>
      </w:r>
      <w:r w:rsidRPr="7283F3E1">
        <w:rPr>
          <w:rFonts w:eastAsia="Times New Roman" w:cs="Times New Roman"/>
          <w:i/>
          <w:iCs/>
          <w:color w:val="000000" w:themeColor="text1"/>
        </w:rPr>
        <w:t xml:space="preserve">American </w:t>
      </w:r>
      <w:r w:rsidR="07DA7FE1" w:rsidRPr="7283F3E1">
        <w:rPr>
          <w:rFonts w:eastAsia="Times New Roman" w:cs="Times New Roman"/>
          <w:i/>
          <w:iCs/>
          <w:color w:val="000000" w:themeColor="text1"/>
        </w:rPr>
        <w:t>P</w:t>
      </w:r>
      <w:r w:rsidRPr="7283F3E1">
        <w:rPr>
          <w:rFonts w:eastAsia="Times New Roman" w:cs="Times New Roman"/>
          <w:i/>
          <w:iCs/>
          <w:color w:val="000000" w:themeColor="text1"/>
        </w:rPr>
        <w:t>sychologist</w:t>
      </w:r>
      <w:r w:rsidRPr="7283F3E1">
        <w:rPr>
          <w:rFonts w:eastAsia="Times New Roman" w:cs="Times New Roman"/>
          <w:color w:val="000000" w:themeColor="text1"/>
        </w:rPr>
        <w:t xml:space="preserve">, </w:t>
      </w:r>
      <w:r w:rsidRPr="7283F3E1">
        <w:rPr>
          <w:rFonts w:eastAsia="Times New Roman" w:cs="Times New Roman"/>
          <w:i/>
          <w:iCs/>
          <w:color w:val="000000" w:themeColor="text1"/>
        </w:rPr>
        <w:t>45</w:t>
      </w:r>
      <w:r w:rsidRPr="7283F3E1">
        <w:rPr>
          <w:rFonts w:eastAsia="Times New Roman" w:cs="Times New Roman"/>
          <w:color w:val="000000" w:themeColor="text1"/>
        </w:rPr>
        <w:t xml:space="preserve">(4), 494. </w:t>
      </w:r>
      <w:hyperlink r:id="rId23">
        <w:r w:rsidRPr="7283F3E1">
          <w:rPr>
            <w:rStyle w:val="Hyperlink"/>
            <w:rFonts w:eastAsia="Times New Roman" w:cs="Times New Roman"/>
            <w:u w:val="single"/>
          </w:rPr>
          <w:t>https://doi.org/10.1037/0003-066X.45.4.494</w:t>
        </w:r>
      </w:hyperlink>
    </w:p>
    <w:p w14:paraId="4022072C" w14:textId="06582E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Boemo, T., Nieto, I., Vazquez, C., &amp; Sanchez-Lopez, A. (2022). Relations between emotion regulation strategies and affect in daily life: A systematic review and meta-analysis of </w:t>
      </w:r>
      <w:r w:rsidRPr="7283F3E1">
        <w:rPr>
          <w:rFonts w:eastAsia="Times New Roman" w:cs="Times New Roman"/>
          <w:color w:val="000000" w:themeColor="text1"/>
        </w:rPr>
        <w:lastRenderedPageBreak/>
        <w:t xml:space="preserve">studies using ecological momentary assessments. </w:t>
      </w:r>
      <w:r w:rsidRPr="7283F3E1">
        <w:rPr>
          <w:rFonts w:eastAsia="Times New Roman" w:cs="Times New Roman"/>
          <w:i/>
          <w:iCs/>
          <w:color w:val="000000" w:themeColor="text1"/>
        </w:rPr>
        <w:t>Neuroscience &amp; Biobehavioral Reviews</w:t>
      </w:r>
      <w:r w:rsidRPr="7283F3E1">
        <w:rPr>
          <w:rFonts w:eastAsia="Times New Roman" w:cs="Times New Roman"/>
          <w:color w:val="000000" w:themeColor="text1"/>
        </w:rPr>
        <w:t xml:space="preserve">, </w:t>
      </w:r>
      <w:r w:rsidRPr="7283F3E1">
        <w:rPr>
          <w:rFonts w:eastAsia="Times New Roman" w:cs="Times New Roman"/>
          <w:i/>
          <w:iCs/>
          <w:color w:val="000000" w:themeColor="text1"/>
        </w:rPr>
        <w:t>139</w:t>
      </w:r>
      <w:r w:rsidRPr="7283F3E1">
        <w:rPr>
          <w:rFonts w:eastAsia="Times New Roman" w:cs="Times New Roman"/>
          <w:color w:val="000000" w:themeColor="text1"/>
        </w:rPr>
        <w:t xml:space="preserve">, 104747. </w:t>
      </w:r>
      <w:hyperlink r:id="rId24">
        <w:r w:rsidRPr="7283F3E1">
          <w:rPr>
            <w:rStyle w:val="Hyperlink"/>
            <w:rFonts w:eastAsia="Times New Roman" w:cs="Times New Roman"/>
            <w:u w:val="single"/>
          </w:rPr>
          <w:t>https://doi.org/10.1016/j.neubiorev.2022.104747</w:t>
        </w:r>
      </w:hyperlink>
    </w:p>
    <w:p w14:paraId="211D9ADC" w14:textId="6C69D46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Cacioppo, J. T., Berntson, G. G., &amp; Klein, D. J. (1992). </w:t>
      </w:r>
      <w:r w:rsidRPr="7283F3E1">
        <w:rPr>
          <w:rFonts w:eastAsia="Times New Roman" w:cs="Times New Roman"/>
          <w:i/>
          <w:iCs/>
          <w:color w:val="000000" w:themeColor="text1"/>
        </w:rPr>
        <w:t xml:space="preserve">Emotion and </w:t>
      </w:r>
      <w:r w:rsidR="638246EA" w:rsidRPr="7283F3E1">
        <w:rPr>
          <w:rFonts w:eastAsia="Times New Roman" w:cs="Times New Roman"/>
          <w:i/>
          <w:iCs/>
          <w:color w:val="000000" w:themeColor="text1"/>
        </w:rPr>
        <w:t>S</w:t>
      </w:r>
      <w:r w:rsidRPr="7283F3E1">
        <w:rPr>
          <w:rFonts w:eastAsia="Times New Roman" w:cs="Times New Roman"/>
          <w:i/>
          <w:iCs/>
          <w:color w:val="000000" w:themeColor="text1"/>
        </w:rPr>
        <w:t xml:space="preserve">ocial </w:t>
      </w:r>
      <w:r w:rsidR="3F53E56A" w:rsidRPr="7283F3E1">
        <w:rPr>
          <w:rFonts w:eastAsia="Times New Roman" w:cs="Times New Roman"/>
          <w:i/>
          <w:iCs/>
          <w:color w:val="000000" w:themeColor="text1"/>
        </w:rPr>
        <w:t>B</w:t>
      </w:r>
      <w:r w:rsidRPr="7283F3E1">
        <w:rPr>
          <w:rFonts w:eastAsia="Times New Roman" w:cs="Times New Roman"/>
          <w:i/>
          <w:iCs/>
          <w:color w:val="000000" w:themeColor="text1"/>
        </w:rPr>
        <w:t>ehavior</w:t>
      </w:r>
      <w:r w:rsidRPr="7283F3E1">
        <w:rPr>
          <w:rFonts w:eastAsia="Times New Roman" w:cs="Times New Roman"/>
          <w:color w:val="000000" w:themeColor="text1"/>
        </w:rPr>
        <w:t>. Sage Publications, Inc.</w:t>
      </w:r>
    </w:p>
    <w:p w14:paraId="63FB2D47" w14:textId="2E59605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Chandwani, R., &amp; Sharma, D. (2015). </w:t>
      </w:r>
      <w:r w:rsidRPr="7283F3E1">
        <w:rPr>
          <w:rFonts w:eastAsia="Times New Roman" w:cs="Times New Roman"/>
          <w:i/>
          <w:iCs/>
          <w:color w:val="000000" w:themeColor="text1"/>
        </w:rPr>
        <w:t>Managing emotions: Emotional labor or emotional enrichment</w:t>
      </w:r>
      <w:r w:rsidRPr="7283F3E1">
        <w:rPr>
          <w:rFonts w:eastAsia="Times New Roman" w:cs="Times New Roman"/>
          <w:color w:val="000000" w:themeColor="text1"/>
        </w:rPr>
        <w:t>. Indian Institute of Management.</w:t>
      </w:r>
    </w:p>
    <w:p w14:paraId="04C878A0" w14:textId="5EE7D45A"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Cherry, C. B. (2014). </w:t>
      </w:r>
      <w:r w:rsidRPr="7283F3E1">
        <w:rPr>
          <w:rFonts w:eastAsia="Times New Roman" w:cs="Times New Roman"/>
          <w:i/>
          <w:iCs/>
          <w:color w:val="000000" w:themeColor="text1"/>
        </w:rPr>
        <w:t xml:space="preserve">Loving Mr. Daniels. </w:t>
      </w:r>
      <w:r w:rsidRPr="7283F3E1">
        <w:rPr>
          <w:rFonts w:eastAsia="Times New Roman" w:cs="Times New Roman"/>
          <w:color w:val="000000" w:themeColor="text1"/>
        </w:rPr>
        <w:t>CreateSpace Independent Publishing Platform.</w:t>
      </w:r>
    </w:p>
    <w:p w14:paraId="66673B2E" w14:textId="79BF6140"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Chervonsky, E., &amp; Hunt, C. (2017). Suppression and expression of emotion in social and interpersonal outcomes: A meta-analysis.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17</w:t>
      </w:r>
      <w:r w:rsidRPr="7283F3E1">
        <w:rPr>
          <w:rFonts w:eastAsia="Times New Roman" w:cs="Times New Roman"/>
          <w:color w:val="000000" w:themeColor="text1"/>
        </w:rPr>
        <w:t xml:space="preserve">(4), 669-683 </w:t>
      </w:r>
      <w:hyperlink r:id="rId25">
        <w:r w:rsidRPr="7283F3E1">
          <w:rPr>
            <w:rStyle w:val="Hyperlink"/>
            <w:rFonts w:eastAsia="Times New Roman" w:cs="Times New Roman"/>
            <w:u w:val="single"/>
          </w:rPr>
          <w:t>https://doi.org/10.1037/emo0000270</w:t>
        </w:r>
      </w:hyperlink>
    </w:p>
    <w:p w14:paraId="138592DF" w14:textId="3F899554"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Choi, Y. G., &amp; Kim, K. S. (2015). A literature review of emotional labor and emotional labor strategies. </w:t>
      </w:r>
      <w:r w:rsidRPr="7283F3E1">
        <w:rPr>
          <w:rFonts w:eastAsia="Times New Roman" w:cs="Times New Roman"/>
          <w:i/>
          <w:iCs/>
          <w:color w:val="000000" w:themeColor="text1"/>
        </w:rPr>
        <w:t>Universal Journal of Management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3</w:t>
      </w:r>
      <w:r w:rsidRPr="7283F3E1">
        <w:rPr>
          <w:rFonts w:eastAsia="Times New Roman" w:cs="Times New Roman"/>
          <w:color w:val="000000" w:themeColor="text1"/>
        </w:rPr>
        <w:t xml:space="preserve">(7), 283-290. </w:t>
      </w:r>
      <w:hyperlink r:id="rId26">
        <w:r w:rsidRPr="7283F3E1">
          <w:rPr>
            <w:rStyle w:val="Hyperlink"/>
            <w:rFonts w:eastAsia="Times New Roman" w:cs="Times New Roman"/>
            <w:u w:val="single"/>
          </w:rPr>
          <w:t>10.13189/ujm.2015.030704</w:t>
        </w:r>
      </w:hyperlink>
    </w:p>
    <w:p w14:paraId="352F800E" w14:textId="55C1971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Coan, J. A., Allen, J. J., &amp; Harmon-Jones, E. (2001). Voluntary facial expression and hemispheric asymmetry over the frontal cortex. </w:t>
      </w:r>
      <w:r w:rsidRPr="7283F3E1">
        <w:rPr>
          <w:rFonts w:eastAsia="Times New Roman" w:cs="Times New Roman"/>
          <w:i/>
          <w:iCs/>
          <w:color w:val="000000" w:themeColor="text1"/>
        </w:rPr>
        <w:t>Psychophysiology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38</w:t>
      </w:r>
      <w:r w:rsidRPr="7283F3E1">
        <w:rPr>
          <w:rFonts w:eastAsia="Times New Roman" w:cs="Times New Roman"/>
          <w:color w:val="000000" w:themeColor="text1"/>
        </w:rPr>
        <w:t xml:space="preserve">(6), 912-925. </w:t>
      </w:r>
      <w:hyperlink r:id="rId27">
        <w:r w:rsidRPr="7283F3E1">
          <w:rPr>
            <w:rStyle w:val="Hyperlink"/>
            <w:rFonts w:eastAsia="Times New Roman" w:cs="Times New Roman"/>
            <w:u w:val="single"/>
          </w:rPr>
          <w:t>https://doi.org/10.1111/1469-8986.3860912</w:t>
        </w:r>
      </w:hyperlink>
    </w:p>
    <w:p w14:paraId="51D7069A" w14:textId="7AE359C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 N. K. (1954). </w:t>
      </w:r>
      <w:r w:rsidRPr="7283F3E1">
        <w:rPr>
          <w:rFonts w:eastAsia="Times New Roman" w:cs="Times New Roman"/>
          <w:i/>
          <w:iCs/>
          <w:color w:val="000000" w:themeColor="text1"/>
        </w:rPr>
        <w:t>Smile</w:t>
      </w:r>
      <w:r w:rsidRPr="7283F3E1">
        <w:rPr>
          <w:rFonts w:eastAsia="Times New Roman" w:cs="Times New Roman"/>
          <w:color w:val="000000" w:themeColor="text1"/>
        </w:rPr>
        <w:t xml:space="preserve"> [Song]. On </w:t>
      </w:r>
      <w:r w:rsidRPr="7283F3E1">
        <w:rPr>
          <w:rFonts w:eastAsia="Times New Roman" w:cs="Times New Roman"/>
          <w:i/>
          <w:iCs/>
          <w:color w:val="000000" w:themeColor="text1"/>
        </w:rPr>
        <w:t>Ballads of the Day</w:t>
      </w:r>
      <w:r w:rsidRPr="7283F3E1">
        <w:rPr>
          <w:rFonts w:eastAsia="Times New Roman" w:cs="Times New Roman"/>
          <w:color w:val="000000" w:themeColor="text1"/>
        </w:rPr>
        <w:t xml:space="preserve">. Capitol Records. </w:t>
      </w:r>
    </w:p>
    <w:p w14:paraId="109EDF48" w14:textId="4141E1C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(2020). </w:t>
      </w:r>
      <w:r w:rsidRPr="7283F3E1">
        <w:rPr>
          <w:rFonts w:eastAsia="Times New Roman" w:cs="Times New Roman"/>
          <w:i/>
          <w:iCs/>
          <w:color w:val="000000" w:themeColor="text1"/>
        </w:rPr>
        <w:t>Face and feeling: An examination of the role of facial feedback in emotion</w:t>
      </w:r>
      <w:r w:rsidRPr="7283F3E1">
        <w:rPr>
          <w:rFonts w:eastAsia="Times New Roman" w:cs="Times New Roman"/>
          <w:color w:val="000000" w:themeColor="text1"/>
        </w:rPr>
        <w:t xml:space="preserve"> (Doctoral dissertation, University of Tennessee). University of Tennessee, Knoxville. </w:t>
      </w:r>
      <w:hyperlink r:id="rId28">
        <w:r w:rsidRPr="7283F3E1">
          <w:rPr>
            <w:rStyle w:val="Hyperlink"/>
            <w:rFonts w:eastAsia="Times New Roman" w:cs="Times New Roman"/>
            <w:u w:val="single"/>
          </w:rPr>
          <w:t>https://trace.tennessee.edu/utk_graddiss/5874</w:t>
        </w:r>
      </w:hyperlink>
    </w:p>
    <w:p w14:paraId="331624AA" w14:textId="262A412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Coles, N. A., &amp; Frank, M. C. (2023). A quantitative review of demand characteristics and their underlying mechanisms. </w:t>
      </w:r>
      <w:r w:rsidRPr="7283F3E1">
        <w:rPr>
          <w:rFonts w:eastAsia="Times New Roman" w:cs="Times New Roman"/>
          <w:i/>
          <w:iCs/>
          <w:color w:val="000000" w:themeColor="text1"/>
        </w:rPr>
        <w:t>PsyArXiv</w:t>
      </w:r>
      <w:r w:rsidRPr="7283F3E1">
        <w:rPr>
          <w:rFonts w:eastAsia="Times New Roman" w:cs="Times New Roman"/>
          <w:color w:val="000000" w:themeColor="text1"/>
        </w:rPr>
        <w:t>.</w:t>
      </w:r>
      <w:r w:rsidR="42E3837A" w:rsidRPr="7283F3E1">
        <w:rPr>
          <w:rFonts w:eastAsia="Times New Roman" w:cs="Times New Roman"/>
          <w:color w:val="000000" w:themeColor="text1"/>
        </w:rPr>
        <w:t xml:space="preserve"> </w:t>
      </w:r>
      <w:hyperlink r:id="rId29">
        <w:r w:rsidR="42E3837A" w:rsidRPr="7283F3E1">
          <w:rPr>
            <w:rStyle w:val="Hyperlink"/>
            <w:rFonts w:eastAsia="Times New Roman" w:cs="Times New Roman"/>
            <w:u w:val="single"/>
          </w:rPr>
          <w:t>https://osf.io/preprints/psyarxiv/uw85a_v2</w:t>
        </w:r>
      </w:hyperlink>
    </w:p>
    <w:p w14:paraId="16183463" w14:textId="583B5D66"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Gaertner, L., Frohlich, B., Larsen, J. T., &amp; Basnight-Brown, D. M. (2023). Fact or artifact? Demand characteristics and participants’ beliefs can moderate, but do not fully account for, the effects of facial feedback on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124</w:t>
      </w:r>
      <w:r w:rsidRPr="7283F3E1">
        <w:rPr>
          <w:rFonts w:eastAsia="Times New Roman" w:cs="Times New Roman"/>
          <w:color w:val="000000" w:themeColor="text1"/>
        </w:rPr>
        <w:t xml:space="preserve">(2), 287. </w:t>
      </w:r>
      <w:hyperlink r:id="rId30">
        <w:r w:rsidRPr="7283F3E1">
          <w:rPr>
            <w:rStyle w:val="Hyperlink"/>
            <w:rFonts w:eastAsia="Times New Roman" w:cs="Times New Roman"/>
            <w:u w:val="single"/>
          </w:rPr>
          <w:t>https://doi.org/10.1037/pspa0000316</w:t>
        </w:r>
      </w:hyperlink>
    </w:p>
    <w:p w14:paraId="493A0F93" w14:textId="61B7F05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Larsen, J. T., Kuribayashi, J., &amp; Kuelz, A. (2019). Does blocking facial feedback via botulinum toxin injections decrease depression? A critical review and meta-analysis. </w:t>
      </w:r>
      <w:r w:rsidRPr="7283F3E1">
        <w:rPr>
          <w:rFonts w:eastAsia="Times New Roman" w:cs="Times New Roman"/>
          <w:i/>
          <w:iCs/>
          <w:color w:val="000000" w:themeColor="text1"/>
        </w:rPr>
        <w:t>Emotion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(4), 294-309. </w:t>
      </w:r>
      <w:hyperlink r:id="rId31">
        <w:r w:rsidRPr="7283F3E1">
          <w:rPr>
            <w:rStyle w:val="Hyperlink"/>
            <w:rFonts w:eastAsia="Times New Roman" w:cs="Times New Roman"/>
            <w:u w:val="single"/>
          </w:rPr>
          <w:t>https://doi.org/10.1177/1754073919868762</w:t>
        </w:r>
      </w:hyperlink>
    </w:p>
    <w:p w14:paraId="2C7B0753" w14:textId="2ACC3E6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&amp; Larsen, J. T. (2021). Claims about the effects of botulinum toxin on depression should raise some eyebrows. </w:t>
      </w:r>
      <w:r w:rsidRPr="7283F3E1">
        <w:rPr>
          <w:rFonts w:eastAsia="Times New Roman" w:cs="Times New Roman"/>
          <w:i/>
          <w:iCs/>
          <w:color w:val="000000" w:themeColor="text1"/>
        </w:rPr>
        <w:t>Journal of Psychiatric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140</w:t>
      </w:r>
      <w:r w:rsidRPr="7283F3E1">
        <w:rPr>
          <w:rFonts w:eastAsia="Times New Roman" w:cs="Times New Roman"/>
          <w:color w:val="000000" w:themeColor="text1"/>
        </w:rPr>
        <w:t xml:space="preserve">, 551-552. </w:t>
      </w:r>
      <w:hyperlink r:id="rId32">
        <w:r w:rsidRPr="7283F3E1">
          <w:rPr>
            <w:rStyle w:val="Hyperlink"/>
            <w:rFonts w:eastAsia="Times New Roman" w:cs="Times New Roman"/>
            <w:u w:val="single"/>
          </w:rPr>
          <w:t>https://doi.org/10.1016/j.jpsychires.2021.05.021</w:t>
        </w:r>
      </w:hyperlink>
    </w:p>
    <w:p w14:paraId="37CCDAA5" w14:textId="518BC4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Larsen, J. T., &amp; Lench, H. C. (2019). A meta-analysis of the facial feedback literature: Effects of facial feedback on emotional experience are small and variable.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145</w:t>
      </w:r>
      <w:r w:rsidRPr="7283F3E1">
        <w:rPr>
          <w:rFonts w:eastAsia="Times New Roman" w:cs="Times New Roman"/>
          <w:color w:val="000000" w:themeColor="text1"/>
        </w:rPr>
        <w:t xml:space="preserve">(6), 610. </w:t>
      </w:r>
      <w:hyperlink r:id="rId33">
        <w:r w:rsidRPr="7283F3E1">
          <w:rPr>
            <w:rStyle w:val="Hyperlink"/>
            <w:rFonts w:eastAsia="Times New Roman" w:cs="Times New Roman"/>
            <w:u w:val="single"/>
          </w:rPr>
          <w:t>https://doi.org/10.1037/bul0000194</w:t>
        </w:r>
      </w:hyperlink>
    </w:p>
    <w:p w14:paraId="5D714934" w14:textId="3992F36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March, D. S., Marmolejo-Ramos, F., Larsen, J. T., Arinze, N. C., Ndukaihe, I. L., et </w:t>
      </w:r>
      <w:proofErr w:type="gramStart"/>
      <w:r w:rsidRPr="7283F3E1">
        <w:rPr>
          <w:rFonts w:eastAsia="Times New Roman" w:cs="Times New Roman"/>
          <w:color w:val="000000" w:themeColor="text1"/>
        </w:rPr>
        <w:t>al.others</w:t>
      </w:r>
      <w:proofErr w:type="gramEnd"/>
      <w:r w:rsidRPr="7283F3E1">
        <w:rPr>
          <w:rFonts w:eastAsia="Times New Roman" w:cs="Times New Roman"/>
          <w:color w:val="000000" w:themeColor="text1"/>
        </w:rPr>
        <w:t xml:space="preserve">. (2022). A multi-lab test of the facial feedback hypothesis by the many </w:t>
      </w:r>
      <w:proofErr w:type="gramStart"/>
      <w:r w:rsidRPr="7283F3E1">
        <w:rPr>
          <w:rFonts w:eastAsia="Times New Roman" w:cs="Times New Roman"/>
          <w:color w:val="000000" w:themeColor="text1"/>
        </w:rPr>
        <w:t>smiles</w:t>
      </w:r>
      <w:proofErr w:type="gramEnd"/>
      <w:r w:rsidRPr="7283F3E1">
        <w:rPr>
          <w:rFonts w:eastAsia="Times New Roman" w:cs="Times New Roman"/>
          <w:color w:val="000000" w:themeColor="text1"/>
        </w:rPr>
        <w:t xml:space="preserve"> collaboration. </w:t>
      </w:r>
      <w:r w:rsidRPr="7283F3E1">
        <w:rPr>
          <w:rFonts w:eastAsia="Times New Roman" w:cs="Times New Roman"/>
          <w:i/>
          <w:iCs/>
          <w:color w:val="000000" w:themeColor="text1"/>
        </w:rPr>
        <w:t>Nature Human Behaviour</w:t>
      </w:r>
      <w:r w:rsidRPr="7283F3E1">
        <w:rPr>
          <w:rFonts w:eastAsia="Times New Roman" w:cs="Times New Roman"/>
          <w:color w:val="000000" w:themeColor="text1"/>
        </w:rPr>
        <w:t xml:space="preserve">, </w:t>
      </w:r>
      <w:r w:rsidRPr="7283F3E1">
        <w:rPr>
          <w:rFonts w:eastAsia="Times New Roman" w:cs="Times New Roman"/>
          <w:i/>
          <w:iCs/>
          <w:color w:val="000000" w:themeColor="text1"/>
        </w:rPr>
        <w:t>6</w:t>
      </w:r>
      <w:r w:rsidRPr="7283F3E1">
        <w:rPr>
          <w:rFonts w:eastAsia="Times New Roman" w:cs="Times New Roman"/>
          <w:color w:val="000000" w:themeColor="text1"/>
        </w:rPr>
        <w:t xml:space="preserve">(12), 1731–1742. </w:t>
      </w:r>
      <w:hyperlink r:id="rId34">
        <w:r w:rsidRPr="7283F3E1">
          <w:rPr>
            <w:rStyle w:val="Hyperlink"/>
            <w:rFonts w:eastAsia="Times New Roman" w:cs="Times New Roman"/>
            <w:u w:val="single"/>
          </w:rPr>
          <w:t>https://doi.org/10.1038/s41562-022-01458-9</w:t>
        </w:r>
      </w:hyperlink>
    </w:p>
    <w:p w14:paraId="47AD3912" w14:textId="20F16EBD"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lastRenderedPageBreak/>
        <w:t xml:space="preserve">Coles, N. A., Wyatt, M., &amp; Frank, M. C. (2025). A meta-analysis of the impact and heterogeneity of explicit demand characteristics. </w:t>
      </w:r>
      <w:r w:rsidRPr="7283F3E1">
        <w:rPr>
          <w:rFonts w:eastAsia="Times New Roman" w:cs="Times New Roman"/>
          <w:i/>
          <w:iCs/>
          <w:color w:val="000000" w:themeColor="text1"/>
        </w:rPr>
        <w:t>Collabra: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(1), 143005. </w:t>
      </w:r>
      <w:hyperlink r:id="rId35">
        <w:r w:rsidRPr="7283F3E1">
          <w:rPr>
            <w:rStyle w:val="Hyperlink"/>
            <w:rFonts w:eastAsia="Times New Roman" w:cs="Times New Roman"/>
            <w:u w:val="single"/>
          </w:rPr>
          <w:t>https://doi.org/10.1525/collabra.143005</w:t>
        </w:r>
      </w:hyperlink>
    </w:p>
    <w:p w14:paraId="4AA99F01" w14:textId="56AF47B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Cowen, A. S., Keltner, D., Schroff, F., Jou, B., Adam, H., &amp; Prasad, G. (2021). Sixteen facial expressions occur in similar contexts worldwide. </w:t>
      </w:r>
      <w:r w:rsidRPr="7283F3E1">
        <w:rPr>
          <w:rFonts w:eastAsia="Times New Roman" w:cs="Times New Roman"/>
          <w:i/>
          <w:iCs/>
          <w:color w:val="222222"/>
        </w:rPr>
        <w:t>Nature</w:t>
      </w:r>
      <w:r w:rsidRPr="7283F3E1">
        <w:rPr>
          <w:rFonts w:eastAsia="Times New Roman" w:cs="Times New Roman"/>
          <w:color w:val="222222"/>
        </w:rPr>
        <w:t xml:space="preserve">, </w:t>
      </w:r>
      <w:r w:rsidRPr="7283F3E1">
        <w:rPr>
          <w:rFonts w:eastAsia="Times New Roman" w:cs="Times New Roman"/>
          <w:i/>
          <w:iCs/>
          <w:color w:val="222222"/>
        </w:rPr>
        <w:t>589</w:t>
      </w:r>
      <w:r w:rsidRPr="7283F3E1">
        <w:rPr>
          <w:rFonts w:eastAsia="Times New Roman" w:cs="Times New Roman"/>
          <w:color w:val="222222"/>
        </w:rPr>
        <w:t xml:space="preserve">(7841), 251-257. </w:t>
      </w:r>
      <w:hyperlink r:id="rId36">
        <w:r w:rsidRPr="7283F3E1">
          <w:rPr>
            <w:rStyle w:val="Hyperlink"/>
            <w:rFonts w:eastAsia="Times New Roman" w:cs="Times New Roman"/>
            <w:u w:val="single"/>
          </w:rPr>
          <w:t>https://doi.org/10.1038/s41586-020-3037-7</w:t>
        </w:r>
      </w:hyperlink>
    </w:p>
    <w:p w14:paraId="6A63B0AB" w14:textId="2842EC4D"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Cross, M. P., Acevedo, A. M., &amp; Hunter, J. F. (2023). A critique of automated approaches to code facial expressions: What do researchers need to </w:t>
      </w:r>
      <w:proofErr w:type="gramStart"/>
      <w:r w:rsidRPr="7283F3E1">
        <w:rPr>
          <w:rFonts w:eastAsia="Times New Roman" w:cs="Times New Roman"/>
          <w:color w:val="222222"/>
        </w:rPr>
        <w:t>know?.</w:t>
      </w:r>
      <w:proofErr w:type="gramEnd"/>
      <w:r w:rsidRPr="7283F3E1">
        <w:rPr>
          <w:rFonts w:eastAsia="Times New Roman" w:cs="Times New Roman"/>
          <w:color w:val="222222"/>
        </w:rPr>
        <w:t xml:space="preserve"> </w:t>
      </w:r>
      <w:r w:rsidRPr="7283F3E1">
        <w:rPr>
          <w:rFonts w:eastAsia="Times New Roman" w:cs="Times New Roman"/>
          <w:i/>
          <w:iCs/>
          <w:color w:val="222222"/>
        </w:rPr>
        <w:t>Affective Science</w:t>
      </w:r>
      <w:r w:rsidRPr="7283F3E1">
        <w:rPr>
          <w:rFonts w:eastAsia="Times New Roman" w:cs="Times New Roman"/>
          <w:color w:val="222222"/>
        </w:rPr>
        <w:t xml:space="preserve">, </w:t>
      </w:r>
      <w:r w:rsidRPr="7283F3E1">
        <w:rPr>
          <w:rFonts w:eastAsia="Times New Roman" w:cs="Times New Roman"/>
          <w:i/>
          <w:iCs/>
          <w:color w:val="222222"/>
        </w:rPr>
        <w:t>4</w:t>
      </w:r>
      <w:r w:rsidRPr="7283F3E1">
        <w:rPr>
          <w:rFonts w:eastAsia="Times New Roman" w:cs="Times New Roman"/>
          <w:color w:val="222222"/>
        </w:rPr>
        <w:t xml:space="preserve">(3), 500-505. </w:t>
      </w:r>
      <w:hyperlink r:id="rId37">
        <w:r w:rsidRPr="7283F3E1">
          <w:rPr>
            <w:rStyle w:val="Hyperlink"/>
            <w:rFonts w:eastAsia="Times New Roman" w:cs="Times New Roman"/>
            <w:u w:val="single"/>
          </w:rPr>
          <w:t>https://doi.org/10.1007/s42761-023-00195-0</w:t>
        </w:r>
      </w:hyperlink>
    </w:p>
    <w:p w14:paraId="55E331B5" w14:textId="1FC4F98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Damasio, A., &amp; Carvalho, G. B. (2013). The nature of feelings: Evolutionary and neurobiological origins. </w:t>
      </w:r>
      <w:r w:rsidRPr="7283F3E1">
        <w:rPr>
          <w:rFonts w:eastAsia="Times New Roman" w:cs="Times New Roman"/>
          <w:i/>
          <w:iCs/>
          <w:color w:val="000000" w:themeColor="text1"/>
        </w:rPr>
        <w:t>Nature Reviews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14</w:t>
      </w:r>
      <w:r w:rsidRPr="7283F3E1">
        <w:rPr>
          <w:rFonts w:eastAsia="Times New Roman" w:cs="Times New Roman"/>
          <w:color w:val="000000" w:themeColor="text1"/>
        </w:rPr>
        <w:t xml:space="preserve">(2), 143–152. </w:t>
      </w:r>
      <w:hyperlink r:id="rId38">
        <w:r w:rsidRPr="7283F3E1">
          <w:rPr>
            <w:rStyle w:val="Hyperlink"/>
            <w:rFonts w:eastAsia="Times New Roman" w:cs="Times New Roman"/>
            <w:u w:val="single"/>
          </w:rPr>
          <w:t>https://doi.org/10.1038/nrn3403</w:t>
        </w:r>
      </w:hyperlink>
    </w:p>
    <w:p w14:paraId="4226FEFB" w14:textId="5C508477"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Diener, E., Emmons, R. A., Larsen, R. J., &amp; Griffin, S. (1985). The satisfaction with life scale. </w:t>
      </w:r>
      <w:r w:rsidRPr="7283F3E1">
        <w:rPr>
          <w:rFonts w:eastAsia="Times New Roman" w:cs="Times New Roman"/>
          <w:i/>
          <w:iCs/>
          <w:color w:val="000000" w:themeColor="text1"/>
        </w:rPr>
        <w:t>Journal of Personality Assessment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49</w:t>
      </w:r>
      <w:r w:rsidRPr="7283F3E1">
        <w:rPr>
          <w:rFonts w:eastAsia="Times New Roman" w:cs="Times New Roman"/>
          <w:color w:val="000000" w:themeColor="text1"/>
        </w:rPr>
        <w:t xml:space="preserve">(1), 71–75. </w:t>
      </w:r>
      <w:hyperlink r:id="rId39">
        <w:r w:rsidRPr="7283F3E1">
          <w:rPr>
            <w:rStyle w:val="Hyperlink"/>
            <w:rFonts w:eastAsia="Times New Roman" w:cs="Times New Roman"/>
            <w:u w:val="single"/>
          </w:rPr>
          <w:t>https://doi.org/10.1207/s15327752jpa4901_13</w:t>
        </w:r>
      </w:hyperlink>
    </w:p>
    <w:p w14:paraId="193DCEB8" w14:textId="10FFC3B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Dryman, M. T., &amp; Heimberg, R. G. (2018). Emotion regulation in social anxiety and depression: A systematic review of expressive suppression and cognitive reappraisal.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65</w:t>
      </w:r>
      <w:r w:rsidRPr="7283F3E1">
        <w:rPr>
          <w:rFonts w:eastAsia="Times New Roman" w:cs="Times New Roman"/>
          <w:color w:val="000000" w:themeColor="text1"/>
        </w:rPr>
        <w:t xml:space="preserve">, 17–42. </w:t>
      </w:r>
      <w:hyperlink r:id="rId40">
        <w:r w:rsidRPr="7283F3E1">
          <w:rPr>
            <w:rStyle w:val="Hyperlink"/>
            <w:rFonts w:eastAsia="Times New Roman" w:cs="Times New Roman"/>
            <w:u w:val="single"/>
          </w:rPr>
          <w:t>https://doi.org/10.1016/j.cpr.2018.07.004</w:t>
        </w:r>
      </w:hyperlink>
    </w:p>
    <w:p w14:paraId="22F99485" w14:textId="45AC910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Duclos, S. E., &amp; Laird, J. D. (2001). The deliberate control of emotional experience through control of expressions. </w:t>
      </w:r>
      <w:r w:rsidRPr="7283F3E1">
        <w:rPr>
          <w:rFonts w:eastAsia="Times New Roman" w:cs="Times New Roman"/>
          <w:i/>
          <w:iCs/>
          <w:color w:val="000000" w:themeColor="text1"/>
        </w:rPr>
        <w:t>Cognition &amp; 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15</w:t>
      </w:r>
      <w:r w:rsidRPr="7283F3E1">
        <w:rPr>
          <w:rFonts w:eastAsia="Times New Roman" w:cs="Times New Roman"/>
          <w:color w:val="000000" w:themeColor="text1"/>
        </w:rPr>
        <w:t xml:space="preserve">(1), 27–56. </w:t>
      </w:r>
      <w:hyperlink r:id="rId41">
        <w:r w:rsidRPr="7283F3E1">
          <w:rPr>
            <w:rStyle w:val="Hyperlink"/>
            <w:rFonts w:eastAsia="Times New Roman" w:cs="Times New Roman"/>
            <w:u w:val="single"/>
          </w:rPr>
          <w:t>https://doi.org/10.1080/0269993004200088</w:t>
        </w:r>
      </w:hyperlink>
    </w:p>
    <w:p w14:paraId="313D9C61" w14:textId="5E7068A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Efthimiou, T. N., Baker, J., Clarke, A., Elsenaar, A., Mehu, M., &amp; Korb, S. (2024). Zygomaticus activation through facial neuromuscular electrical stimulation (fNMES) induces happiness perception in ambiguous facial expressions and affects neural correlates of face processing. </w:t>
      </w:r>
      <w:r w:rsidRPr="7283F3E1">
        <w:rPr>
          <w:rFonts w:eastAsia="Times New Roman" w:cs="Times New Roman"/>
          <w:i/>
          <w:iCs/>
          <w:color w:val="222222"/>
        </w:rPr>
        <w:t>Social Cognitive and Affective Neuroscience</w:t>
      </w:r>
      <w:r w:rsidRPr="7283F3E1">
        <w:rPr>
          <w:rFonts w:eastAsia="Times New Roman" w:cs="Times New Roman"/>
          <w:color w:val="222222"/>
        </w:rPr>
        <w:t xml:space="preserve">, </w:t>
      </w:r>
      <w:r w:rsidRPr="7283F3E1">
        <w:rPr>
          <w:rFonts w:eastAsia="Times New Roman" w:cs="Times New Roman"/>
          <w:i/>
          <w:iCs/>
          <w:color w:val="222222"/>
        </w:rPr>
        <w:t>19</w:t>
      </w:r>
      <w:r w:rsidRPr="7283F3E1">
        <w:rPr>
          <w:rFonts w:eastAsia="Times New Roman" w:cs="Times New Roman"/>
          <w:color w:val="222222"/>
        </w:rPr>
        <w:t xml:space="preserve">(1), nsae013. </w:t>
      </w:r>
      <w:hyperlink r:id="rId42">
        <w:r w:rsidRPr="7283F3E1">
          <w:rPr>
            <w:rStyle w:val="Hyperlink"/>
            <w:rFonts w:eastAsia="Times New Roman" w:cs="Times New Roman"/>
            <w:u w:val="single"/>
          </w:rPr>
          <w:t>https://doi.org/10.1093/scan/nsae013</w:t>
        </w:r>
      </w:hyperlink>
    </w:p>
    <w:p w14:paraId="2DFC49AE" w14:textId="00D4BF8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Efthimiou, T. N., Baker, J., Elsenaar, A., Mehu, M., &amp; Korb, S. (2024). Smiling and frowning induced by facial neuromuscular electrical stimulation (fNMES) modulate felt emotion and physiology. </w:t>
      </w:r>
      <w:r w:rsidRPr="7283F3E1">
        <w:rPr>
          <w:rFonts w:eastAsia="Times New Roman" w:cs="Times New Roman"/>
          <w:i/>
          <w:iCs/>
          <w:color w:val="222222"/>
        </w:rPr>
        <w:t>Emotion</w:t>
      </w:r>
      <w:r w:rsidRPr="7283F3E1">
        <w:rPr>
          <w:rFonts w:eastAsia="Times New Roman" w:cs="Times New Roman"/>
          <w:color w:val="222222"/>
        </w:rPr>
        <w:t xml:space="preserve">. </w:t>
      </w:r>
      <w:hyperlink r:id="rId43">
        <w:r w:rsidRPr="7283F3E1">
          <w:rPr>
            <w:rStyle w:val="Hyperlink"/>
            <w:rFonts w:eastAsia="Times New Roman" w:cs="Times New Roman"/>
            <w:u w:val="single"/>
          </w:rPr>
          <w:t>https://doi.org/10.1037/emo0001408</w:t>
        </w:r>
      </w:hyperlink>
    </w:p>
    <w:p w14:paraId="3DD38727" w14:textId="5FE7AA5E"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(2003). Darwin, deception, and facial expression. </w:t>
      </w:r>
      <w:r w:rsidRPr="7283F3E1">
        <w:rPr>
          <w:rFonts w:eastAsia="Times New Roman" w:cs="Times New Roman"/>
          <w:i/>
          <w:iCs/>
          <w:color w:val="222222"/>
        </w:rPr>
        <w:t>Annals of the New York Academy of Sciences</w:t>
      </w:r>
      <w:r w:rsidRPr="7283F3E1">
        <w:rPr>
          <w:rFonts w:eastAsia="Times New Roman" w:cs="Times New Roman"/>
          <w:color w:val="222222"/>
        </w:rPr>
        <w:t xml:space="preserve">, </w:t>
      </w:r>
      <w:r w:rsidRPr="7283F3E1">
        <w:rPr>
          <w:rFonts w:eastAsia="Times New Roman" w:cs="Times New Roman"/>
          <w:i/>
          <w:iCs/>
          <w:color w:val="222222"/>
        </w:rPr>
        <w:t>1000</w:t>
      </w:r>
      <w:r w:rsidRPr="7283F3E1">
        <w:rPr>
          <w:rFonts w:eastAsia="Times New Roman" w:cs="Times New Roman"/>
          <w:color w:val="222222"/>
        </w:rPr>
        <w:t xml:space="preserve">(1), 205-221. </w:t>
      </w:r>
      <w:hyperlink r:id="rId44">
        <w:r w:rsidRPr="7283F3E1">
          <w:rPr>
            <w:rStyle w:val="Hyperlink"/>
            <w:rFonts w:eastAsia="Times New Roman" w:cs="Times New Roman"/>
            <w:u w:val="single"/>
          </w:rPr>
          <w:t>https://doi.org/10.1196/annals.1280.010</w:t>
        </w:r>
      </w:hyperlink>
    </w:p>
    <w:p w14:paraId="48725655" w14:textId="5D45709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&amp; Friesen, W. V. (1978). Facial action coding system. </w:t>
      </w:r>
      <w:r w:rsidRPr="7283F3E1">
        <w:rPr>
          <w:rFonts w:eastAsia="Times New Roman" w:cs="Times New Roman"/>
          <w:i/>
          <w:iCs/>
          <w:color w:val="222222"/>
        </w:rPr>
        <w:t>Environmental Psychology &amp; Nonverbal Behavior</w:t>
      </w:r>
      <w:r w:rsidRPr="7283F3E1">
        <w:rPr>
          <w:rFonts w:eastAsia="Times New Roman" w:cs="Times New Roman"/>
          <w:color w:val="222222"/>
        </w:rPr>
        <w:t xml:space="preserve">. </w:t>
      </w:r>
      <w:hyperlink r:id="rId45">
        <w:r w:rsidRPr="7283F3E1">
          <w:rPr>
            <w:rStyle w:val="Hyperlink"/>
            <w:rFonts w:eastAsia="Times New Roman" w:cs="Times New Roman"/>
            <w:u w:val="single"/>
          </w:rPr>
          <w:t>https://doi.org/10.1037/t27734-000</w:t>
        </w:r>
      </w:hyperlink>
    </w:p>
    <w:p w14:paraId="7B8EB54C" w14:textId="6D1017C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Feldman, M., Bliss-Moreau, E., &amp; Lindquist, K. (2024). The neurobiology of interoception and affect.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hyperlink r:id="rId46">
        <w:r w:rsidRPr="7283F3E1">
          <w:rPr>
            <w:rStyle w:val="Hyperlink"/>
            <w:rFonts w:eastAsia="Times New Roman" w:cs="Times New Roman"/>
            <w:u w:val="single"/>
          </w:rPr>
          <w:t>https://doi.org/10.1016/j.tics.2024.01.009</w:t>
        </w:r>
      </w:hyperlink>
    </w:p>
    <w:p w14:paraId="54F9C2A5" w14:textId="66A23F4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Fernandes, M. A., &amp; Tone, E. B. (2021). A systematic review and meta-analysis of the association between expressive suppression and positive affect.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88</w:t>
      </w:r>
      <w:r w:rsidRPr="7283F3E1">
        <w:rPr>
          <w:rFonts w:eastAsia="Times New Roman" w:cs="Times New Roman"/>
          <w:color w:val="000000" w:themeColor="text1"/>
        </w:rPr>
        <w:t xml:space="preserve">, 102068. </w:t>
      </w:r>
      <w:hyperlink r:id="rId47">
        <w:r w:rsidRPr="7283F3E1">
          <w:rPr>
            <w:rStyle w:val="Hyperlink"/>
            <w:rFonts w:eastAsia="Times New Roman" w:cs="Times New Roman"/>
            <w:u w:val="single"/>
          </w:rPr>
          <w:t>https://doi.org/10.1016/j.cpr.2021.102068</w:t>
        </w:r>
      </w:hyperlink>
    </w:p>
    <w:p w14:paraId="435EE946" w14:textId="6F1FB47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Galison, P. (1997). </w:t>
      </w:r>
      <w:r w:rsidRPr="7283F3E1">
        <w:rPr>
          <w:rFonts w:eastAsia="Times New Roman" w:cs="Times New Roman"/>
          <w:i/>
          <w:iCs/>
          <w:color w:val="222222"/>
        </w:rPr>
        <w:t>Image and logic: A material culture of microphysics</w:t>
      </w:r>
      <w:r w:rsidRPr="7283F3E1">
        <w:rPr>
          <w:rFonts w:eastAsia="Times New Roman" w:cs="Times New Roman"/>
          <w:color w:val="222222"/>
        </w:rPr>
        <w:t>. University of Chicago Press.</w:t>
      </w:r>
    </w:p>
    <w:p w14:paraId="22ED2B4B" w14:textId="4062000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Garbarski, D., Dykema, J., Yonker, J. A., Bae, R. E., &amp; Rosenfeld, R. A. (2025). Improving the Measurement of Gender in Surveys: Effects of Categorical Versus Open-Ended Response </w:t>
      </w:r>
      <w:r w:rsidRPr="7283F3E1">
        <w:rPr>
          <w:rFonts w:eastAsia="Times New Roman" w:cs="Times New Roman"/>
          <w:color w:val="222222"/>
        </w:rPr>
        <w:lastRenderedPageBreak/>
        <w:t xml:space="preserve">Formats on Measurement and Data Quality Among College Students. </w:t>
      </w:r>
      <w:r w:rsidRPr="7283F3E1">
        <w:rPr>
          <w:rFonts w:eastAsia="Times New Roman" w:cs="Times New Roman"/>
          <w:i/>
          <w:iCs/>
          <w:color w:val="222222"/>
        </w:rPr>
        <w:t>Journal of Survey Statistics and Methodology</w:t>
      </w:r>
      <w:r w:rsidRPr="7283F3E1">
        <w:rPr>
          <w:rFonts w:eastAsia="Times New Roman" w:cs="Times New Roman"/>
          <w:color w:val="222222"/>
        </w:rPr>
        <w:t xml:space="preserve">, </w:t>
      </w:r>
      <w:r w:rsidRPr="7283F3E1">
        <w:rPr>
          <w:rFonts w:eastAsia="Times New Roman" w:cs="Times New Roman"/>
          <w:i/>
          <w:iCs/>
          <w:color w:val="222222"/>
        </w:rPr>
        <w:t>13</w:t>
      </w:r>
      <w:r w:rsidRPr="7283F3E1">
        <w:rPr>
          <w:rFonts w:eastAsia="Times New Roman" w:cs="Times New Roman"/>
          <w:color w:val="222222"/>
        </w:rPr>
        <w:t xml:space="preserve">(1), 18-38. </w:t>
      </w:r>
      <w:hyperlink r:id="rId48">
        <w:r w:rsidRPr="7283F3E1">
          <w:rPr>
            <w:rStyle w:val="Hyperlink"/>
            <w:rFonts w:eastAsia="Times New Roman" w:cs="Times New Roman"/>
            <w:u w:val="single"/>
          </w:rPr>
          <w:t>https://doi.org/10.1093/jssam/smae043</w:t>
        </w:r>
      </w:hyperlink>
    </w:p>
    <w:p w14:paraId="46376B06" w14:textId="4D1A671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Gellhorn, E. (1964). Motion and emotion: The role of proprioception in the physiology and pathology of the emotions. </w:t>
      </w:r>
      <w:r w:rsidRPr="7283F3E1">
        <w:rPr>
          <w:rFonts w:eastAsia="Times New Roman" w:cs="Times New Roman"/>
          <w:i/>
          <w:iCs/>
          <w:color w:val="222222"/>
        </w:rPr>
        <w:t>Psychological Review</w:t>
      </w:r>
      <w:r w:rsidRPr="7283F3E1">
        <w:rPr>
          <w:rFonts w:eastAsia="Times New Roman" w:cs="Times New Roman"/>
          <w:color w:val="222222"/>
        </w:rPr>
        <w:t xml:space="preserve">, </w:t>
      </w:r>
      <w:r w:rsidRPr="7283F3E1">
        <w:rPr>
          <w:rFonts w:eastAsia="Times New Roman" w:cs="Times New Roman"/>
          <w:i/>
          <w:iCs/>
          <w:color w:val="222222"/>
        </w:rPr>
        <w:t>71</w:t>
      </w:r>
      <w:r w:rsidRPr="7283F3E1">
        <w:rPr>
          <w:rFonts w:eastAsia="Times New Roman" w:cs="Times New Roman"/>
          <w:color w:val="222222"/>
        </w:rPr>
        <w:t xml:space="preserve">(6), 457. </w:t>
      </w:r>
      <w:hyperlink r:id="rId49">
        <w:r w:rsidRPr="7283F3E1">
          <w:rPr>
            <w:rStyle w:val="Hyperlink"/>
            <w:rFonts w:eastAsia="Times New Roman" w:cs="Times New Roman"/>
            <w:u w:val="single"/>
          </w:rPr>
          <w:t>https://doi.org/10.1037/h0039834</w:t>
        </w:r>
      </w:hyperlink>
    </w:p>
    <w:p w14:paraId="3427F3FF" w14:textId="23BD8407"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Grandey, A. A., &amp; Melloy, R. C. (2017). The state of the heart: Emotional labor as emotion regulation reviewed and revised.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22</w:t>
      </w:r>
      <w:r w:rsidRPr="7283F3E1">
        <w:rPr>
          <w:rFonts w:eastAsia="Times New Roman" w:cs="Times New Roman"/>
          <w:color w:val="000000" w:themeColor="text1"/>
        </w:rPr>
        <w:t xml:space="preserve">(3), 407. </w:t>
      </w:r>
      <w:hyperlink r:id="rId50">
        <w:r w:rsidRPr="7283F3E1">
          <w:rPr>
            <w:rStyle w:val="Hyperlink"/>
            <w:rFonts w:eastAsia="Times New Roman" w:cs="Times New Roman"/>
            <w:u w:val="single"/>
          </w:rPr>
          <w:t>https://doi.org/10.1037/ocp0000067</w:t>
        </w:r>
      </w:hyperlink>
    </w:p>
    <w:p w14:paraId="3414FD17" w14:textId="343EC1A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Grandey, A. A., Rupp, D., &amp; Brice, W. N. (2015). Emotional labor threatens decent work: A proposal to eradicate emotional display rules. </w:t>
      </w:r>
      <w:r w:rsidRPr="7283F3E1">
        <w:rPr>
          <w:rFonts w:eastAsia="Times New Roman" w:cs="Times New Roman"/>
          <w:i/>
          <w:iCs/>
          <w:color w:val="222222"/>
        </w:rPr>
        <w:t>Journal of Organizational Behavior</w:t>
      </w:r>
      <w:r w:rsidRPr="7283F3E1">
        <w:rPr>
          <w:rFonts w:eastAsia="Times New Roman" w:cs="Times New Roman"/>
          <w:color w:val="222222"/>
        </w:rPr>
        <w:t xml:space="preserve">, </w:t>
      </w:r>
      <w:r w:rsidRPr="7283F3E1">
        <w:rPr>
          <w:rFonts w:eastAsia="Times New Roman" w:cs="Times New Roman"/>
          <w:i/>
          <w:iCs/>
          <w:color w:val="222222"/>
        </w:rPr>
        <w:t>36</w:t>
      </w:r>
      <w:r w:rsidRPr="7283F3E1">
        <w:rPr>
          <w:rFonts w:eastAsia="Times New Roman" w:cs="Times New Roman"/>
          <w:color w:val="222222"/>
        </w:rPr>
        <w:t xml:space="preserve">(6), 770-785. </w:t>
      </w:r>
      <w:hyperlink r:id="rId51">
        <w:r w:rsidRPr="7283F3E1">
          <w:rPr>
            <w:rStyle w:val="Hyperlink"/>
            <w:rFonts w:eastAsia="Times New Roman" w:cs="Times New Roman"/>
            <w:u w:val="single"/>
          </w:rPr>
          <w:t>https://doi.org/10.1002/job.2020</w:t>
        </w:r>
      </w:hyperlink>
    </w:p>
    <w:p w14:paraId="1F485F68" w14:textId="13C4B8D3"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Harmon-Jones, C., Bastian, B., &amp; Harmon-Jones, E. (2016). The discrete emotions questionnaire: A new tool for measuring state self-reported emotions. </w:t>
      </w:r>
      <w:r w:rsidRPr="7283F3E1">
        <w:rPr>
          <w:rFonts w:eastAsia="Times New Roman" w:cs="Times New Roman"/>
          <w:i/>
          <w:iCs/>
          <w:color w:val="000000" w:themeColor="text1"/>
        </w:rPr>
        <w:t>PloS One</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(8), e0159915. </w:t>
      </w:r>
      <w:hyperlink r:id="rId52">
        <w:r w:rsidRPr="7283F3E1">
          <w:rPr>
            <w:rStyle w:val="Hyperlink"/>
            <w:rFonts w:eastAsia="Times New Roman" w:cs="Times New Roman"/>
            <w:u w:val="single"/>
          </w:rPr>
          <w:t>https://doi.org/10.1371/journal.pone.0159915</w:t>
        </w:r>
      </w:hyperlink>
    </w:p>
    <w:p w14:paraId="28B97277" w14:textId="46F8824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Hochschild, A. R. (1979). Emotion work, feeling rules, and social structure. </w:t>
      </w:r>
      <w:r w:rsidRPr="7283F3E1">
        <w:rPr>
          <w:rFonts w:eastAsia="Times New Roman" w:cs="Times New Roman"/>
          <w:i/>
          <w:iCs/>
          <w:color w:val="222222"/>
        </w:rPr>
        <w:t xml:space="preserve">American </w:t>
      </w:r>
      <w:r w:rsidR="2483C5C2" w:rsidRPr="7283F3E1">
        <w:rPr>
          <w:rFonts w:eastAsia="Times New Roman" w:cs="Times New Roman"/>
          <w:i/>
          <w:iCs/>
          <w:color w:val="222222"/>
        </w:rPr>
        <w:t>J</w:t>
      </w:r>
      <w:r w:rsidRPr="7283F3E1">
        <w:rPr>
          <w:rFonts w:eastAsia="Times New Roman" w:cs="Times New Roman"/>
          <w:i/>
          <w:iCs/>
          <w:color w:val="222222"/>
        </w:rPr>
        <w:t xml:space="preserve">ournal of </w:t>
      </w:r>
      <w:r w:rsidR="5D8F4F70" w:rsidRPr="7283F3E1">
        <w:rPr>
          <w:rFonts w:eastAsia="Times New Roman" w:cs="Times New Roman"/>
          <w:i/>
          <w:iCs/>
          <w:color w:val="222222"/>
        </w:rPr>
        <w:t>S</w:t>
      </w:r>
      <w:r w:rsidRPr="7283F3E1">
        <w:rPr>
          <w:rFonts w:eastAsia="Times New Roman" w:cs="Times New Roman"/>
          <w:i/>
          <w:iCs/>
          <w:color w:val="222222"/>
        </w:rPr>
        <w:t>ociology</w:t>
      </w:r>
      <w:r w:rsidRPr="7283F3E1">
        <w:rPr>
          <w:rFonts w:eastAsia="Times New Roman" w:cs="Times New Roman"/>
          <w:color w:val="222222"/>
        </w:rPr>
        <w:t xml:space="preserve">, </w:t>
      </w:r>
      <w:r w:rsidRPr="7283F3E1">
        <w:rPr>
          <w:rFonts w:eastAsia="Times New Roman" w:cs="Times New Roman"/>
          <w:i/>
          <w:iCs/>
          <w:color w:val="222222"/>
        </w:rPr>
        <w:t>85</w:t>
      </w:r>
      <w:r w:rsidRPr="7283F3E1">
        <w:rPr>
          <w:rFonts w:eastAsia="Times New Roman" w:cs="Times New Roman"/>
          <w:color w:val="222222"/>
        </w:rPr>
        <w:t xml:space="preserve">(3), 551-575. </w:t>
      </w:r>
      <w:hyperlink r:id="rId53">
        <w:r w:rsidRPr="7283F3E1">
          <w:rPr>
            <w:rStyle w:val="Hyperlink"/>
            <w:rFonts w:eastAsia="Times New Roman" w:cs="Times New Roman"/>
            <w:u w:val="single"/>
          </w:rPr>
          <w:t>https://www.jstor.org/stable/2778583</w:t>
        </w:r>
      </w:hyperlink>
    </w:p>
    <w:p w14:paraId="4BCDB64F" w14:textId="78C68BE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Hu, T., Zhang, D., Wang, J., Mistry, R., Ran, G., &amp; Wang, X. (2014). Relation between emotion regulation and mental health: A meta-analysis review. </w:t>
      </w:r>
      <w:r w:rsidRPr="7283F3E1">
        <w:rPr>
          <w:rFonts w:eastAsia="Times New Roman" w:cs="Times New Roman"/>
          <w:i/>
          <w:iCs/>
          <w:color w:val="000000" w:themeColor="text1"/>
        </w:rPr>
        <w:t>Psychological Reports</w:t>
      </w:r>
      <w:r w:rsidRPr="7283F3E1">
        <w:rPr>
          <w:rFonts w:eastAsia="Times New Roman" w:cs="Times New Roman"/>
          <w:color w:val="000000" w:themeColor="text1"/>
        </w:rPr>
        <w:t xml:space="preserve">, </w:t>
      </w:r>
      <w:r w:rsidRPr="7283F3E1">
        <w:rPr>
          <w:rFonts w:eastAsia="Times New Roman" w:cs="Times New Roman"/>
          <w:i/>
          <w:iCs/>
          <w:color w:val="000000" w:themeColor="text1"/>
        </w:rPr>
        <w:t>114</w:t>
      </w:r>
      <w:r w:rsidRPr="7283F3E1">
        <w:rPr>
          <w:rFonts w:eastAsia="Times New Roman" w:cs="Times New Roman"/>
          <w:color w:val="000000" w:themeColor="text1"/>
        </w:rPr>
        <w:t xml:space="preserve">(2), 341–362. </w:t>
      </w:r>
      <w:hyperlink r:id="rId54">
        <w:r w:rsidRPr="7283F3E1">
          <w:rPr>
            <w:rStyle w:val="Hyperlink"/>
            <w:rFonts w:eastAsia="Times New Roman" w:cs="Times New Roman"/>
            <w:u w:val="single"/>
          </w:rPr>
          <w:t>https://doi.org/10.1037/a0027600</w:t>
        </w:r>
      </w:hyperlink>
    </w:p>
    <w:p w14:paraId="0BA0A006" w14:textId="1806BD8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Hülsheger, U. R., &amp; Schewe, A. F. (2011). On the costs and benefits of emotional labor: A meta-analysis of three decades of research.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16</w:t>
      </w:r>
      <w:r w:rsidRPr="7283F3E1">
        <w:rPr>
          <w:rFonts w:eastAsia="Times New Roman" w:cs="Times New Roman"/>
          <w:color w:val="000000" w:themeColor="text1"/>
        </w:rPr>
        <w:t xml:space="preserve">(3), 361. </w:t>
      </w:r>
      <w:hyperlink r:id="rId55">
        <w:r w:rsidRPr="7283F3E1">
          <w:rPr>
            <w:rStyle w:val="Hyperlink"/>
            <w:rFonts w:eastAsia="Times New Roman" w:cs="Times New Roman"/>
            <w:u w:val="single"/>
          </w:rPr>
          <w:t>https://doi.org/10.1037/a0022876</w:t>
        </w:r>
      </w:hyperlink>
    </w:p>
    <w:p w14:paraId="5346531A" w14:textId="20A0C7E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Hume AI Inc. (2025). </w:t>
      </w:r>
      <w:hyperlink r:id="rId56">
        <w:r w:rsidRPr="7283F3E1">
          <w:rPr>
            <w:rStyle w:val="Hyperlink"/>
            <w:rFonts w:eastAsia="Times New Roman" w:cs="Times New Roman"/>
            <w:u w:val="single"/>
          </w:rPr>
          <w:t>https://www.hume.ai/</w:t>
        </w:r>
      </w:hyperlink>
      <w:r w:rsidRPr="7283F3E1">
        <w:rPr>
          <w:rFonts w:eastAsia="Times New Roman" w:cs="Times New Roman"/>
          <w:color w:val="222222"/>
        </w:rPr>
        <w:t>.</w:t>
      </w:r>
    </w:p>
    <w:p w14:paraId="3097695D" w14:textId="7E5E52F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James, W. (1884). What is emotion? </w:t>
      </w:r>
      <w:r w:rsidRPr="7283F3E1">
        <w:rPr>
          <w:rFonts w:eastAsia="Times New Roman" w:cs="Times New Roman"/>
          <w:i/>
          <w:iCs/>
          <w:color w:val="000000" w:themeColor="text1"/>
        </w:rPr>
        <w:t>Mind</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 188–205. </w:t>
      </w:r>
      <w:hyperlink r:id="rId57">
        <w:r w:rsidRPr="7283F3E1">
          <w:rPr>
            <w:rStyle w:val="Hyperlink"/>
            <w:rFonts w:eastAsia="Times New Roman" w:cs="Times New Roman"/>
            <w:u w:val="single"/>
          </w:rPr>
          <w:t>https://www.jstor.org/stable/2246769</w:t>
        </w:r>
      </w:hyperlink>
    </w:p>
    <w:p w14:paraId="7ECBCB30" w14:textId="7A711C0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James, W. (1894). Discussion: The physical basis of emotion. </w:t>
      </w:r>
      <w:r w:rsidRPr="7283F3E1">
        <w:rPr>
          <w:rFonts w:eastAsia="Times New Roman" w:cs="Times New Roman"/>
          <w:i/>
          <w:iCs/>
          <w:color w:val="000000" w:themeColor="text1"/>
        </w:rPr>
        <w:t>Psychological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w:t>
      </w:r>
      <w:r w:rsidRPr="7283F3E1">
        <w:rPr>
          <w:rFonts w:eastAsia="Times New Roman" w:cs="Times New Roman"/>
          <w:color w:val="000000" w:themeColor="text1"/>
        </w:rPr>
        <w:t xml:space="preserve">, 516–529. </w:t>
      </w:r>
      <w:hyperlink r:id="rId58">
        <w:r w:rsidRPr="7283F3E1">
          <w:rPr>
            <w:rStyle w:val="Hyperlink"/>
            <w:rFonts w:eastAsia="Times New Roman" w:cs="Times New Roman"/>
            <w:u w:val="single"/>
          </w:rPr>
          <w:t>https://doi.org/10.1037/h0065078</w:t>
        </w:r>
      </w:hyperlink>
    </w:p>
    <w:p w14:paraId="4BADBDD3" w14:textId="217D175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Kraft, T. L., &amp; Pressman, S. D. (2012). Grin and bear it: The influence of manipulated facial expression on the stress response. </w:t>
      </w:r>
      <w:r w:rsidRPr="7283F3E1">
        <w:rPr>
          <w:rFonts w:eastAsia="Times New Roman" w:cs="Times New Roman"/>
          <w:i/>
          <w:iCs/>
          <w:color w:val="000000" w:themeColor="text1"/>
        </w:rPr>
        <w:t>Psychological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23</w:t>
      </w:r>
      <w:r w:rsidRPr="7283F3E1">
        <w:rPr>
          <w:rFonts w:eastAsia="Times New Roman" w:cs="Times New Roman"/>
          <w:color w:val="000000" w:themeColor="text1"/>
        </w:rPr>
        <w:t xml:space="preserve">(11), 1372–1378. </w:t>
      </w:r>
      <w:hyperlink r:id="rId59">
        <w:r w:rsidRPr="7283F3E1">
          <w:rPr>
            <w:rStyle w:val="Hyperlink"/>
            <w:rFonts w:eastAsia="Times New Roman" w:cs="Times New Roman"/>
            <w:u w:val="single"/>
          </w:rPr>
          <w:t>https://doi.org/10.1177/0956797612445312</w:t>
        </w:r>
      </w:hyperlink>
    </w:p>
    <w:p w14:paraId="6C4F1C64" w14:textId="00FEB93E"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222222"/>
        </w:rPr>
        <w:t xml:space="preserve">Kuznetsova, A., Brockhoff, P. B., &amp; Christensen, R. H. (2017). lmerTest package: tests in linear mixed effects models. </w:t>
      </w:r>
      <w:r w:rsidRPr="7283F3E1">
        <w:rPr>
          <w:rFonts w:eastAsia="Times New Roman" w:cs="Times New Roman"/>
          <w:i/>
          <w:iCs/>
          <w:color w:val="222222"/>
        </w:rPr>
        <w:t xml:space="preserve">Journal of </w:t>
      </w:r>
      <w:r w:rsidR="22E2BAD0" w:rsidRPr="7283F3E1">
        <w:rPr>
          <w:rFonts w:eastAsia="Times New Roman" w:cs="Times New Roman"/>
          <w:i/>
          <w:iCs/>
          <w:color w:val="222222"/>
        </w:rPr>
        <w:t>S</w:t>
      </w:r>
      <w:r w:rsidRPr="7283F3E1">
        <w:rPr>
          <w:rFonts w:eastAsia="Times New Roman" w:cs="Times New Roman"/>
          <w:i/>
          <w:iCs/>
          <w:color w:val="222222"/>
        </w:rPr>
        <w:t xml:space="preserve">tatistical </w:t>
      </w:r>
      <w:r w:rsidR="5C1983D5" w:rsidRPr="7283F3E1">
        <w:rPr>
          <w:rFonts w:eastAsia="Times New Roman" w:cs="Times New Roman"/>
          <w:i/>
          <w:iCs/>
          <w:color w:val="222222"/>
        </w:rPr>
        <w:t>S</w:t>
      </w:r>
      <w:r w:rsidRPr="7283F3E1">
        <w:rPr>
          <w:rFonts w:eastAsia="Times New Roman" w:cs="Times New Roman"/>
          <w:i/>
          <w:iCs/>
          <w:color w:val="222222"/>
        </w:rPr>
        <w:t>oftware</w:t>
      </w:r>
      <w:r w:rsidRPr="7283F3E1">
        <w:rPr>
          <w:rFonts w:eastAsia="Times New Roman" w:cs="Times New Roman"/>
          <w:color w:val="222222"/>
        </w:rPr>
        <w:t xml:space="preserve">, </w:t>
      </w:r>
      <w:r w:rsidRPr="7283F3E1">
        <w:rPr>
          <w:rFonts w:eastAsia="Times New Roman" w:cs="Times New Roman"/>
          <w:i/>
          <w:iCs/>
          <w:color w:val="222222"/>
        </w:rPr>
        <w:t>82</w:t>
      </w:r>
      <w:r w:rsidRPr="7283F3E1">
        <w:rPr>
          <w:rFonts w:eastAsia="Times New Roman" w:cs="Times New Roman"/>
          <w:color w:val="222222"/>
        </w:rPr>
        <w:t xml:space="preserve">, 1-26. </w:t>
      </w:r>
      <w:hyperlink r:id="rId60">
        <w:r w:rsidRPr="7283F3E1">
          <w:rPr>
            <w:rStyle w:val="Hyperlink"/>
            <w:rFonts w:eastAsia="Times New Roman" w:cs="Times New Roman"/>
            <w:u w:val="single"/>
          </w:rPr>
          <w:t>10.18637/</w:t>
        </w:r>
        <w:proofErr w:type="gramStart"/>
        <w:r w:rsidRPr="7283F3E1">
          <w:rPr>
            <w:rStyle w:val="Hyperlink"/>
            <w:rFonts w:eastAsia="Times New Roman" w:cs="Times New Roman"/>
            <w:u w:val="single"/>
          </w:rPr>
          <w:t>jss.v082.i</w:t>
        </w:r>
        <w:proofErr w:type="gramEnd"/>
        <w:r w:rsidRPr="7283F3E1">
          <w:rPr>
            <w:rStyle w:val="Hyperlink"/>
            <w:rFonts w:eastAsia="Times New Roman" w:cs="Times New Roman"/>
            <w:u w:val="single"/>
          </w:rPr>
          <w:t>13</w:t>
        </w:r>
      </w:hyperlink>
    </w:p>
    <w:p w14:paraId="6EDB62D3" w14:textId="6CCEC920"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(1974). Self-attribution of emotion: The effects of expressive behavior on the quality of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29</w:t>
      </w:r>
      <w:r w:rsidRPr="7283F3E1">
        <w:rPr>
          <w:rFonts w:eastAsia="Times New Roman" w:cs="Times New Roman"/>
          <w:color w:val="000000" w:themeColor="text1"/>
        </w:rPr>
        <w:t xml:space="preserve">(4), 475. </w:t>
      </w:r>
      <w:hyperlink r:id="rId61">
        <w:r w:rsidRPr="7283F3E1">
          <w:rPr>
            <w:rStyle w:val="Hyperlink"/>
            <w:rFonts w:eastAsia="Times New Roman" w:cs="Times New Roman"/>
            <w:u w:val="single"/>
          </w:rPr>
          <w:t>https://doi.org/10.1037/h0036125</w:t>
        </w:r>
      </w:hyperlink>
    </w:p>
    <w:p w14:paraId="62BE64D2" w14:textId="764BA7F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&amp; Strout, S. (2007). </w:t>
      </w:r>
      <w:r w:rsidRPr="7283F3E1">
        <w:rPr>
          <w:rFonts w:eastAsia="Times New Roman" w:cs="Times New Roman"/>
          <w:i/>
          <w:iCs/>
          <w:color w:val="000000" w:themeColor="text1"/>
        </w:rPr>
        <w:t xml:space="preserve">Handbook of </w:t>
      </w:r>
      <w:r w:rsidR="64F702F7" w:rsidRPr="7283F3E1">
        <w:rPr>
          <w:rFonts w:eastAsia="Times New Roman" w:cs="Times New Roman"/>
          <w:i/>
          <w:iCs/>
          <w:color w:val="000000" w:themeColor="text1"/>
        </w:rPr>
        <w:t>E</w:t>
      </w:r>
      <w:r w:rsidRPr="7283F3E1">
        <w:rPr>
          <w:rFonts w:eastAsia="Times New Roman" w:cs="Times New Roman"/>
          <w:i/>
          <w:iCs/>
          <w:color w:val="000000" w:themeColor="text1"/>
        </w:rPr>
        <w:t xml:space="preserve">motion </w:t>
      </w:r>
      <w:r w:rsidR="35047C1A" w:rsidRPr="7283F3E1">
        <w:rPr>
          <w:rFonts w:eastAsia="Times New Roman" w:cs="Times New Roman"/>
          <w:i/>
          <w:iCs/>
          <w:color w:val="000000" w:themeColor="text1"/>
        </w:rPr>
        <w:t>El</w:t>
      </w:r>
      <w:r w:rsidRPr="7283F3E1">
        <w:rPr>
          <w:rFonts w:eastAsia="Times New Roman" w:cs="Times New Roman"/>
          <w:i/>
          <w:iCs/>
          <w:color w:val="000000" w:themeColor="text1"/>
        </w:rPr>
        <w:t xml:space="preserve">icitation and </w:t>
      </w:r>
      <w:r w:rsidR="3E0E85DE" w:rsidRPr="7283F3E1">
        <w:rPr>
          <w:rFonts w:eastAsia="Times New Roman" w:cs="Times New Roman"/>
          <w:i/>
          <w:iCs/>
          <w:color w:val="000000" w:themeColor="text1"/>
        </w:rPr>
        <w:t>A</w:t>
      </w:r>
      <w:r w:rsidRPr="7283F3E1">
        <w:rPr>
          <w:rFonts w:eastAsia="Times New Roman" w:cs="Times New Roman"/>
          <w:i/>
          <w:iCs/>
          <w:color w:val="000000" w:themeColor="text1"/>
        </w:rPr>
        <w:t>ssessment</w:t>
      </w:r>
      <w:r w:rsidRPr="7283F3E1">
        <w:rPr>
          <w:rFonts w:eastAsia="Times New Roman" w:cs="Times New Roman"/>
          <w:color w:val="000000" w:themeColor="text1"/>
        </w:rPr>
        <w:t>. New York, NY: Oxford University Press.</w:t>
      </w:r>
    </w:p>
    <w:p w14:paraId="65973B09" w14:textId="07F2465B" w:rsidR="00F3346C" w:rsidRPr="00CF5EFD" w:rsidRDefault="03714C07" w:rsidP="7283F3E1">
      <w:pPr>
        <w:spacing w:before="240"/>
        <w:ind w:left="680" w:hanging="680"/>
        <w:rPr>
          <w:rFonts w:eastAsia="Times New Roman" w:cs="Times New Roman"/>
          <w:color w:val="000000" w:themeColor="text1"/>
        </w:rPr>
      </w:pPr>
      <w:r w:rsidRPr="7283F3E1">
        <w:rPr>
          <w:rFonts w:eastAsia="Times New Roman" w:cs="Times New Roman"/>
          <w:color w:val="000000" w:themeColor="text1"/>
        </w:rPr>
        <w:t xml:space="preserve">Lenth, R. V. (2025). </w:t>
      </w:r>
      <w:r w:rsidRPr="7283F3E1">
        <w:rPr>
          <w:rFonts w:eastAsia="Times New Roman" w:cs="Times New Roman"/>
          <w:i/>
          <w:iCs/>
          <w:color w:val="000000" w:themeColor="text1"/>
        </w:rPr>
        <w:t>emmeans: Estimated Marginal Means, aka Least-Squares Means</w:t>
      </w:r>
      <w:r w:rsidRPr="7283F3E1">
        <w:rPr>
          <w:rFonts w:eastAsia="Times New Roman" w:cs="Times New Roman"/>
          <w:color w:val="000000" w:themeColor="text1"/>
        </w:rPr>
        <w:t xml:space="preserve">. Version 2.0.0. CRAN. Retrieved from </w:t>
      </w:r>
      <w:hyperlink r:id="rId62">
        <w:r w:rsidRPr="7283F3E1">
          <w:rPr>
            <w:rStyle w:val="Hyperlink"/>
            <w:rFonts w:eastAsia="Times New Roman" w:cs="Times New Roman"/>
            <w:u w:val="single"/>
          </w:rPr>
          <w:t>https://CRAN.R-project.org/package=emmeans</w:t>
        </w:r>
      </w:hyperlink>
    </w:p>
    <w:p w14:paraId="77AEE1F2" w14:textId="3AA25048"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222222"/>
        </w:rPr>
        <w:lastRenderedPageBreak/>
        <w:t xml:space="preserve">Levenson, R. W., Ekman, P., &amp; Friesen, W. V. (1990). Voluntary facial action generates emotion‐specific autonomic nervous system activity. </w:t>
      </w:r>
      <w:r w:rsidRPr="7283F3E1">
        <w:rPr>
          <w:rFonts w:eastAsia="Times New Roman" w:cs="Times New Roman"/>
          <w:i/>
          <w:iCs/>
          <w:color w:val="222222"/>
        </w:rPr>
        <w:t>Psychophysiology</w:t>
      </w:r>
      <w:r w:rsidRPr="7283F3E1">
        <w:rPr>
          <w:rFonts w:eastAsia="Times New Roman" w:cs="Times New Roman"/>
          <w:color w:val="222222"/>
        </w:rPr>
        <w:t xml:space="preserve">, </w:t>
      </w:r>
      <w:r w:rsidRPr="7283F3E1">
        <w:rPr>
          <w:rFonts w:eastAsia="Times New Roman" w:cs="Times New Roman"/>
          <w:i/>
          <w:iCs/>
          <w:color w:val="222222"/>
        </w:rPr>
        <w:t>27</w:t>
      </w:r>
      <w:r w:rsidRPr="7283F3E1">
        <w:rPr>
          <w:rFonts w:eastAsia="Times New Roman" w:cs="Times New Roman"/>
          <w:color w:val="222222"/>
        </w:rPr>
        <w:t xml:space="preserve">(4), 363-384. </w:t>
      </w:r>
      <w:hyperlink r:id="rId63">
        <w:r w:rsidRPr="7283F3E1">
          <w:rPr>
            <w:rStyle w:val="Hyperlink"/>
            <w:rFonts w:eastAsia="Times New Roman" w:cs="Times New Roman"/>
            <w:u w:val="single"/>
          </w:rPr>
          <w:t>https://doi.org/10.1111/j.1469-8986.1990.tb02330.x</w:t>
        </w:r>
      </w:hyperlink>
    </w:p>
    <w:p w14:paraId="65D4F98D" w14:textId="673DBEF8"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Levenson, R. W., Ekman, P., Heider, K., &amp; Friesen, W. V. (1992). Emotion and autonomic nervous system activity in the Minangkabau of West Sumatra. </w:t>
      </w:r>
      <w:r w:rsidRPr="7283F3E1">
        <w:rPr>
          <w:rFonts w:eastAsia="Times New Roman" w:cs="Times New Roman"/>
          <w:i/>
          <w:iCs/>
          <w:color w:val="222222"/>
        </w:rPr>
        <w:t xml:space="preserve">Journal of </w:t>
      </w:r>
      <w:r w:rsidR="00B83FEB" w:rsidRPr="7283F3E1">
        <w:rPr>
          <w:rFonts w:eastAsia="Times New Roman" w:cs="Times New Roman"/>
          <w:i/>
          <w:iCs/>
          <w:color w:val="222222"/>
        </w:rPr>
        <w:t>P</w:t>
      </w:r>
      <w:r w:rsidRPr="7283F3E1">
        <w:rPr>
          <w:rFonts w:eastAsia="Times New Roman" w:cs="Times New Roman"/>
          <w:i/>
          <w:iCs/>
          <w:color w:val="222222"/>
        </w:rPr>
        <w:t xml:space="preserve">ersonality and </w:t>
      </w:r>
      <w:r w:rsidR="16FF172E" w:rsidRPr="7283F3E1">
        <w:rPr>
          <w:rFonts w:eastAsia="Times New Roman" w:cs="Times New Roman"/>
          <w:i/>
          <w:iCs/>
          <w:color w:val="222222"/>
        </w:rPr>
        <w:t>S</w:t>
      </w:r>
      <w:r w:rsidRPr="7283F3E1">
        <w:rPr>
          <w:rFonts w:eastAsia="Times New Roman" w:cs="Times New Roman"/>
          <w:i/>
          <w:iCs/>
          <w:color w:val="222222"/>
        </w:rPr>
        <w:t xml:space="preserve">ocial </w:t>
      </w:r>
      <w:r w:rsidR="696F3687"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62</w:t>
      </w:r>
      <w:r w:rsidRPr="7283F3E1">
        <w:rPr>
          <w:rFonts w:eastAsia="Times New Roman" w:cs="Times New Roman"/>
          <w:color w:val="222222"/>
        </w:rPr>
        <w:t xml:space="preserve">(6), 972. </w:t>
      </w:r>
      <w:hyperlink r:id="rId64">
        <w:r w:rsidRPr="7283F3E1">
          <w:rPr>
            <w:rStyle w:val="Hyperlink"/>
            <w:rFonts w:eastAsia="Times New Roman" w:cs="Times New Roman"/>
            <w:u w:val="single"/>
          </w:rPr>
          <w:t>https://doi.org/10.1037/0022-3514.62.6.972</w:t>
        </w:r>
      </w:hyperlink>
    </w:p>
    <w:p w14:paraId="4BAC600D" w14:textId="319157C8" w:rsidR="00F3346C" w:rsidRPr="00CF5EFD" w:rsidRDefault="03714C07" w:rsidP="7283F3E1">
      <w:pPr>
        <w:ind w:left="720" w:hanging="720"/>
        <w:rPr>
          <w:rFonts w:eastAsia="Times New Roman" w:cs="Times New Roman"/>
          <w:color w:val="333333"/>
        </w:rPr>
      </w:pPr>
      <w:r w:rsidRPr="7283F3E1">
        <w:rPr>
          <w:rFonts w:eastAsia="Times New Roman" w:cs="Times New Roman"/>
          <w:color w:val="333333"/>
        </w:rPr>
        <w:t xml:space="preserve">P. Lucey, J. F. Cohn, T. Kanade, J. Saragih, Z. Ambadar and I. Matthews, "The Extended Cohn-Kanade Dataset (CK+): A complete dataset for action unit and emotion-specified expression," </w:t>
      </w:r>
      <w:r w:rsidRPr="7283F3E1">
        <w:rPr>
          <w:rFonts w:eastAsia="Times New Roman" w:cs="Times New Roman"/>
          <w:i/>
          <w:iCs/>
          <w:color w:val="333333"/>
        </w:rPr>
        <w:t>2010 IEEE Computer Society Conference on Computer Vision and Pattern Recognition - Workshops</w:t>
      </w:r>
      <w:r w:rsidRPr="7283F3E1">
        <w:rPr>
          <w:rFonts w:eastAsia="Times New Roman" w:cs="Times New Roman"/>
          <w:color w:val="333333"/>
        </w:rPr>
        <w:t xml:space="preserve">, San Francisco, CA, USA, 2010, pp. 94-101, </w:t>
      </w:r>
      <w:hyperlink r:id="rId65">
        <w:r w:rsidRPr="7283F3E1">
          <w:rPr>
            <w:rStyle w:val="Hyperlink"/>
            <w:rFonts w:eastAsia="Times New Roman" w:cs="Times New Roman"/>
            <w:u w:val="single"/>
          </w:rPr>
          <w:t>10.1109/CVPRW.2010.5543262</w:t>
        </w:r>
      </w:hyperlink>
    </w:p>
    <w:p w14:paraId="07EB7297" w14:textId="5DC8606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Luu, J. H., Acevedo, A. M., Pourmand, V., &amp; Pressman, S. D. (2025). The power of smiles: Mitigating pain through facial expression. </w:t>
      </w:r>
      <w:r w:rsidRPr="7283F3E1">
        <w:rPr>
          <w:rFonts w:eastAsia="Times New Roman" w:cs="Times New Roman"/>
          <w:i/>
          <w:iCs/>
          <w:color w:val="000000" w:themeColor="text1"/>
        </w:rPr>
        <w:t>The Journal of Positive Psychology</w:t>
      </w:r>
      <w:r w:rsidRPr="7283F3E1">
        <w:rPr>
          <w:rFonts w:eastAsia="Times New Roman" w:cs="Times New Roman"/>
          <w:color w:val="000000" w:themeColor="text1"/>
        </w:rPr>
        <w:t xml:space="preserve">, 1–10. </w:t>
      </w:r>
      <w:hyperlink r:id="rId66">
        <w:r w:rsidRPr="7283F3E1">
          <w:rPr>
            <w:rStyle w:val="Hyperlink"/>
            <w:rFonts w:eastAsia="Times New Roman" w:cs="Times New Roman"/>
            <w:u w:val="single"/>
          </w:rPr>
          <w:t>https://doi.org/10.1080/17439760.2025.2462231</w:t>
        </w:r>
      </w:hyperlink>
    </w:p>
    <w:p w14:paraId="32478415" w14:textId="4E882E79"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333333"/>
        </w:rPr>
        <w:t xml:space="preserve">Malach-Pines, A. (2005). The Burnout Measure, Short Version. </w:t>
      </w:r>
      <w:r w:rsidRPr="7283F3E1">
        <w:rPr>
          <w:rFonts w:eastAsia="Times New Roman" w:cs="Times New Roman"/>
          <w:i/>
          <w:iCs/>
          <w:color w:val="333333"/>
        </w:rPr>
        <w:t>International Journal of Stress Management, 12</w:t>
      </w:r>
      <w:r w:rsidRPr="7283F3E1">
        <w:rPr>
          <w:rFonts w:eastAsia="Times New Roman" w:cs="Times New Roman"/>
          <w:color w:val="333333"/>
        </w:rPr>
        <w:t xml:space="preserve">(1), 78–88. </w:t>
      </w:r>
      <w:hyperlink r:id="rId67">
        <w:r w:rsidRPr="7283F3E1">
          <w:rPr>
            <w:rStyle w:val="Hyperlink"/>
            <w:rFonts w:eastAsia="Times New Roman" w:cs="Times New Roman"/>
            <w:u w:val="single"/>
          </w:rPr>
          <w:t>https://doi.org/10.1037/1072-5245.12.1.78</w:t>
        </w:r>
      </w:hyperlink>
    </w:p>
    <w:p w14:paraId="134B82A7" w14:textId="030B5B82"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Mathur, M. B. (2025). On the statistical analysis of studies with attention checks. </w:t>
      </w:r>
      <w:r w:rsidRPr="7283F3E1">
        <w:rPr>
          <w:rFonts w:eastAsia="Times New Roman" w:cs="Times New Roman"/>
          <w:i/>
          <w:iCs/>
          <w:color w:val="222222"/>
        </w:rPr>
        <w:t>Advances in Methods and Practices in Psychological Science</w:t>
      </w:r>
      <w:r w:rsidRPr="7283F3E1">
        <w:rPr>
          <w:rFonts w:eastAsia="Times New Roman" w:cs="Times New Roman"/>
          <w:color w:val="222222"/>
        </w:rPr>
        <w:t xml:space="preserve">, </w:t>
      </w:r>
      <w:r w:rsidRPr="7283F3E1">
        <w:rPr>
          <w:rFonts w:eastAsia="Times New Roman" w:cs="Times New Roman"/>
          <w:i/>
          <w:iCs/>
          <w:color w:val="222222"/>
        </w:rPr>
        <w:t>8</w:t>
      </w:r>
      <w:r w:rsidRPr="7283F3E1">
        <w:rPr>
          <w:rFonts w:eastAsia="Times New Roman" w:cs="Times New Roman"/>
          <w:color w:val="222222"/>
        </w:rPr>
        <w:t xml:space="preserve">(2), </w:t>
      </w:r>
      <w:hyperlink r:id="rId68">
        <w:r w:rsidRPr="7283F3E1">
          <w:rPr>
            <w:rStyle w:val="Hyperlink"/>
            <w:rFonts w:eastAsia="Times New Roman" w:cs="Times New Roman"/>
            <w:u w:val="single"/>
          </w:rPr>
          <w:t>https://doi.org/10.1177/25152459251338041</w:t>
        </w:r>
      </w:hyperlink>
    </w:p>
    <w:p w14:paraId="35AAB63D" w14:textId="49568CA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Morey, R. D., &amp; Rouder, J. N. (2024). </w:t>
      </w:r>
      <w:r w:rsidRPr="7283F3E1">
        <w:rPr>
          <w:rFonts w:eastAsia="Times New Roman" w:cs="Times New Roman"/>
          <w:i/>
          <w:iCs/>
          <w:color w:val="000000" w:themeColor="text1"/>
        </w:rPr>
        <w:t>BayesFactor: Computation of bayes factors for common designs</w:t>
      </w:r>
      <w:r w:rsidRPr="7283F3E1">
        <w:rPr>
          <w:rFonts w:eastAsia="Times New Roman" w:cs="Times New Roman"/>
          <w:color w:val="000000" w:themeColor="text1"/>
        </w:rPr>
        <w:t xml:space="preserve">. Retrieved from </w:t>
      </w:r>
      <w:hyperlink r:id="rId69">
        <w:r w:rsidRPr="7283F3E1">
          <w:rPr>
            <w:rStyle w:val="Hyperlink"/>
            <w:rFonts w:eastAsia="Times New Roman" w:cs="Times New Roman"/>
            <w:u w:val="single"/>
          </w:rPr>
          <w:t>https://CRAN.R-project.org/package=BayesFactor</w:t>
        </w:r>
      </w:hyperlink>
    </w:p>
    <w:p w14:paraId="2DFD0B64" w14:textId="415678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Niedenthal, P. M. (2007). Embodying emotion. </w:t>
      </w:r>
      <w:r w:rsidRPr="7283F3E1">
        <w:rPr>
          <w:rFonts w:eastAsia="Times New Roman" w:cs="Times New Roman"/>
          <w:i/>
          <w:iCs/>
          <w:color w:val="000000" w:themeColor="text1"/>
        </w:rPr>
        <w:t>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316</w:t>
      </w:r>
      <w:r w:rsidRPr="7283F3E1">
        <w:rPr>
          <w:rFonts w:eastAsia="Times New Roman" w:cs="Times New Roman"/>
          <w:color w:val="000000" w:themeColor="text1"/>
        </w:rPr>
        <w:t xml:space="preserve">(5827), 1002–1005. </w:t>
      </w:r>
      <w:hyperlink r:id="rId70">
        <w:r w:rsidRPr="7283F3E1">
          <w:rPr>
            <w:rStyle w:val="Hyperlink"/>
            <w:rFonts w:eastAsia="Times New Roman" w:cs="Times New Roman"/>
            <w:u w:val="single"/>
          </w:rPr>
          <w:t>https://www.science.org/doi/10.1126/science.1136930</w:t>
        </w:r>
      </w:hyperlink>
    </w:p>
    <w:p w14:paraId="6285C50D" w14:textId="2A682892"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Noah, T., Schul, Y., &amp; Mayo, R. (2018). When both the original study and its failed replication are correct: Feeling observed eliminates the facial-feedback effect. </w:t>
      </w:r>
      <w:r w:rsidRPr="7283F3E1">
        <w:rPr>
          <w:rFonts w:eastAsia="Times New Roman" w:cs="Times New Roman"/>
          <w:i/>
          <w:iCs/>
          <w:color w:val="222222"/>
        </w:rPr>
        <w:t xml:space="preserve">Journal of </w:t>
      </w:r>
      <w:r w:rsidR="3573726B" w:rsidRPr="7283F3E1">
        <w:rPr>
          <w:rFonts w:eastAsia="Times New Roman" w:cs="Times New Roman"/>
          <w:i/>
          <w:iCs/>
          <w:color w:val="222222"/>
        </w:rPr>
        <w:t>P</w:t>
      </w:r>
      <w:r w:rsidRPr="7283F3E1">
        <w:rPr>
          <w:rFonts w:eastAsia="Times New Roman" w:cs="Times New Roman"/>
          <w:i/>
          <w:iCs/>
          <w:color w:val="222222"/>
        </w:rPr>
        <w:t xml:space="preserve">ersonality and </w:t>
      </w:r>
      <w:r w:rsidR="23959CFC" w:rsidRPr="7283F3E1">
        <w:rPr>
          <w:rFonts w:eastAsia="Times New Roman" w:cs="Times New Roman"/>
          <w:i/>
          <w:iCs/>
          <w:color w:val="222222"/>
        </w:rPr>
        <w:t>S</w:t>
      </w:r>
      <w:r w:rsidRPr="7283F3E1">
        <w:rPr>
          <w:rFonts w:eastAsia="Times New Roman" w:cs="Times New Roman"/>
          <w:i/>
          <w:iCs/>
          <w:color w:val="222222"/>
        </w:rPr>
        <w:t xml:space="preserve">ocial </w:t>
      </w:r>
      <w:r w:rsidR="704DE362"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114</w:t>
      </w:r>
      <w:r w:rsidRPr="7283F3E1">
        <w:rPr>
          <w:rFonts w:eastAsia="Times New Roman" w:cs="Times New Roman"/>
          <w:color w:val="222222"/>
        </w:rPr>
        <w:t xml:space="preserve">(5), 657. </w:t>
      </w:r>
      <w:hyperlink r:id="rId71">
        <w:r w:rsidR="64C8D10B" w:rsidRPr="7283F3E1">
          <w:rPr>
            <w:rStyle w:val="Hyperlink"/>
            <w:rFonts w:eastAsia="Times New Roman" w:cs="Times New Roman"/>
            <w:u w:val="single"/>
          </w:rPr>
          <w:t>https://doi.org/10.1037/pspa0000121</w:t>
        </w:r>
      </w:hyperlink>
    </w:p>
    <w:p w14:paraId="0871A899" w14:textId="20BC63AF"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Orne, M. T. (1962). On the social psychology of the psychological experiment: With </w:t>
      </w:r>
      <w:proofErr w:type="gramStart"/>
      <w:r w:rsidRPr="7283F3E1">
        <w:rPr>
          <w:rFonts w:eastAsia="Times New Roman" w:cs="Times New Roman"/>
          <w:color w:val="222222"/>
        </w:rPr>
        <w:t>particular reference</w:t>
      </w:r>
      <w:proofErr w:type="gramEnd"/>
      <w:r w:rsidRPr="7283F3E1">
        <w:rPr>
          <w:rFonts w:eastAsia="Times New Roman" w:cs="Times New Roman"/>
          <w:color w:val="222222"/>
        </w:rPr>
        <w:t xml:space="preserve"> to demand characteristics and their implications. </w:t>
      </w:r>
      <w:r w:rsidRPr="7283F3E1">
        <w:rPr>
          <w:rFonts w:eastAsia="Times New Roman" w:cs="Times New Roman"/>
          <w:i/>
          <w:iCs/>
          <w:color w:val="222222"/>
        </w:rPr>
        <w:t>American Psychologist</w:t>
      </w:r>
      <w:r w:rsidRPr="7283F3E1">
        <w:rPr>
          <w:rFonts w:eastAsia="Times New Roman" w:cs="Times New Roman"/>
          <w:color w:val="222222"/>
        </w:rPr>
        <w:t xml:space="preserve">, </w:t>
      </w:r>
      <w:r w:rsidRPr="7283F3E1">
        <w:rPr>
          <w:rFonts w:eastAsia="Times New Roman" w:cs="Times New Roman"/>
          <w:i/>
          <w:iCs/>
          <w:color w:val="222222"/>
        </w:rPr>
        <w:t>17</w:t>
      </w:r>
      <w:r w:rsidRPr="7283F3E1">
        <w:rPr>
          <w:rFonts w:eastAsia="Times New Roman" w:cs="Times New Roman"/>
          <w:color w:val="222222"/>
        </w:rPr>
        <w:t xml:space="preserve">(11), 776–783. </w:t>
      </w:r>
      <w:hyperlink r:id="rId72">
        <w:r w:rsidRPr="7283F3E1">
          <w:rPr>
            <w:rStyle w:val="Hyperlink"/>
            <w:rFonts w:eastAsia="Times New Roman" w:cs="Times New Roman"/>
            <w:u w:val="single"/>
          </w:rPr>
          <w:t>https://doi.org/10.1037/h0043424</w:t>
        </w:r>
      </w:hyperlink>
    </w:p>
    <w:p w14:paraId="5C2C2FD2" w14:textId="07FF5F8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Pressman, S. D., Acevedo, A. M., Hammond, K. V., &amp; Kraft-Feil, T. L. (2021). Smile (or grimace) through the pain? The effects of experimentally manipulated facial expressions on needle-injection responses.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21</w:t>
      </w:r>
      <w:r w:rsidRPr="7283F3E1">
        <w:rPr>
          <w:rFonts w:eastAsia="Times New Roman" w:cs="Times New Roman"/>
          <w:color w:val="000000" w:themeColor="text1"/>
        </w:rPr>
        <w:t xml:space="preserve">(6), 1188. </w:t>
      </w:r>
      <w:hyperlink r:id="rId73">
        <w:r w:rsidRPr="7283F3E1">
          <w:rPr>
            <w:rStyle w:val="Hyperlink"/>
            <w:rFonts w:eastAsia="Times New Roman" w:cs="Times New Roman"/>
            <w:u w:val="single"/>
          </w:rPr>
          <w:t>https://doi.org/10.1037/emo0000913</w:t>
        </w:r>
      </w:hyperlink>
    </w:p>
    <w:p w14:paraId="493B822E" w14:textId="08135649"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Revesz, R. L. (2024). Revisions to OMB’s statistical policy directive no. 15: standards for maintaining, collecting, and presenting federal data on race and ethnicity. </w:t>
      </w:r>
      <w:r w:rsidRPr="7283F3E1">
        <w:rPr>
          <w:rFonts w:eastAsia="Times New Roman" w:cs="Times New Roman"/>
          <w:i/>
          <w:iCs/>
          <w:color w:val="222222"/>
        </w:rPr>
        <w:t xml:space="preserve">Federal Register. Published </w:t>
      </w:r>
      <w:proofErr w:type="gramStart"/>
      <w:r w:rsidRPr="7283F3E1">
        <w:rPr>
          <w:rFonts w:eastAsia="Times New Roman" w:cs="Times New Roman"/>
          <w:i/>
          <w:iCs/>
          <w:color w:val="222222"/>
        </w:rPr>
        <w:t>March</w:t>
      </w:r>
      <w:r w:rsidRPr="7283F3E1">
        <w:rPr>
          <w:rFonts w:eastAsia="Times New Roman" w:cs="Times New Roman"/>
          <w:color w:val="222222"/>
        </w:rPr>
        <w:t>,</w:t>
      </w:r>
      <w:proofErr w:type="gramEnd"/>
      <w:r w:rsidRPr="7283F3E1">
        <w:rPr>
          <w:rFonts w:eastAsia="Times New Roman" w:cs="Times New Roman"/>
          <w:color w:val="222222"/>
        </w:rPr>
        <w:t xml:space="preserve"> </w:t>
      </w:r>
      <w:r w:rsidRPr="7283F3E1">
        <w:rPr>
          <w:rFonts w:eastAsia="Times New Roman" w:cs="Times New Roman"/>
          <w:i/>
          <w:iCs/>
          <w:color w:val="222222"/>
        </w:rPr>
        <w:t>29</w:t>
      </w:r>
      <w:r w:rsidRPr="7283F3E1">
        <w:rPr>
          <w:rFonts w:eastAsia="Times New Roman" w:cs="Times New Roman"/>
          <w:color w:val="222222"/>
        </w:rPr>
        <w:t>.</w:t>
      </w:r>
    </w:p>
    <w:p w14:paraId="178EF548" w14:textId="6257747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Rohrer, J. M. (2024). Causal inference for psychologists who think that causal inference is not for them. </w:t>
      </w:r>
      <w:r w:rsidRPr="7283F3E1">
        <w:rPr>
          <w:rFonts w:eastAsia="Times New Roman" w:cs="Times New Roman"/>
          <w:i/>
          <w:iCs/>
          <w:color w:val="222222"/>
        </w:rPr>
        <w:t>Social and Personality Psychology Compass</w:t>
      </w:r>
      <w:r w:rsidRPr="7283F3E1">
        <w:rPr>
          <w:rFonts w:eastAsia="Times New Roman" w:cs="Times New Roman"/>
          <w:color w:val="222222"/>
        </w:rPr>
        <w:t xml:space="preserve">, </w:t>
      </w:r>
      <w:r w:rsidRPr="7283F3E1">
        <w:rPr>
          <w:rFonts w:eastAsia="Times New Roman" w:cs="Times New Roman"/>
          <w:i/>
          <w:iCs/>
          <w:color w:val="222222"/>
        </w:rPr>
        <w:t>18</w:t>
      </w:r>
      <w:r w:rsidRPr="7283F3E1">
        <w:rPr>
          <w:rFonts w:eastAsia="Times New Roman" w:cs="Times New Roman"/>
          <w:color w:val="222222"/>
        </w:rPr>
        <w:t xml:space="preserve">(3), e12948. </w:t>
      </w:r>
      <w:hyperlink r:id="rId74">
        <w:r w:rsidRPr="7283F3E1">
          <w:rPr>
            <w:rStyle w:val="Hyperlink"/>
            <w:rFonts w:eastAsia="Times New Roman" w:cs="Times New Roman"/>
            <w:u w:val="single"/>
          </w:rPr>
          <w:t>https://doi.org/10.1111/spc3.12948</w:t>
        </w:r>
      </w:hyperlink>
    </w:p>
    <w:p w14:paraId="61E489BE" w14:textId="6C3977B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Roche, J. M., &amp; Arnold, H. S. (2018). The effects of emotion suppression during language planning and production. </w:t>
      </w:r>
      <w:r w:rsidRPr="7283F3E1">
        <w:rPr>
          <w:rFonts w:eastAsia="Times New Roman" w:cs="Times New Roman"/>
          <w:i/>
          <w:iCs/>
          <w:color w:val="000000" w:themeColor="text1"/>
        </w:rPr>
        <w:t>Journal of Speech, Language, and Hearing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61</w:t>
      </w:r>
      <w:r w:rsidRPr="7283F3E1">
        <w:rPr>
          <w:rFonts w:eastAsia="Times New Roman" w:cs="Times New Roman"/>
          <w:color w:val="000000" w:themeColor="text1"/>
        </w:rPr>
        <w:t xml:space="preserve">(8), 2076–2083. </w:t>
      </w:r>
      <w:hyperlink r:id="rId75">
        <w:r w:rsidRPr="7283F3E1">
          <w:rPr>
            <w:rStyle w:val="Hyperlink"/>
            <w:rFonts w:eastAsia="Times New Roman" w:cs="Times New Roman"/>
            <w:u w:val="single"/>
          </w:rPr>
          <w:t>https://doi.org/10.1044/2018_JSLHR-L-17-0232</w:t>
        </w:r>
      </w:hyperlink>
    </w:p>
    <w:p w14:paraId="166F12A8" w14:textId="16E728AC"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lastRenderedPageBreak/>
        <w:t xml:space="preserve">Scherer, K. R., &amp; Moors, A. (2019). The emotion process: Event appraisal and component differentiation. </w:t>
      </w:r>
      <w:r w:rsidRPr="7283F3E1">
        <w:rPr>
          <w:rFonts w:eastAsia="Times New Roman" w:cs="Times New Roman"/>
          <w:i/>
          <w:iCs/>
          <w:color w:val="000000" w:themeColor="text1"/>
        </w:rPr>
        <w:t>Annual Review of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70</w:t>
      </w:r>
      <w:r w:rsidRPr="7283F3E1">
        <w:rPr>
          <w:rFonts w:eastAsia="Times New Roman" w:cs="Times New Roman"/>
          <w:color w:val="000000" w:themeColor="text1"/>
        </w:rPr>
        <w:t xml:space="preserve">(1), 719–745. </w:t>
      </w:r>
      <w:hyperlink r:id="rId76">
        <w:r w:rsidRPr="7283F3E1">
          <w:rPr>
            <w:rStyle w:val="Hyperlink"/>
            <w:rFonts w:eastAsia="Times New Roman" w:cs="Times New Roman"/>
            <w:u w:val="single"/>
          </w:rPr>
          <w:t>https://doi.org/10.1146/annurev-psych-122216-011854</w:t>
        </w:r>
      </w:hyperlink>
    </w:p>
    <w:p w14:paraId="2D548A36" w14:textId="13A3015B"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Schulze, J., Neumann, I., Magid, M., Finzi, E., Sinke, C., Wollmer, M. A., &amp; Krüger, T. H. (2021). Botulinum toxin for the management of depression: An updated review of the evidence and meta-analysis. </w:t>
      </w:r>
      <w:r w:rsidRPr="7283F3E1">
        <w:rPr>
          <w:rFonts w:eastAsia="Times New Roman" w:cs="Times New Roman"/>
          <w:i/>
          <w:iCs/>
          <w:color w:val="222222"/>
        </w:rPr>
        <w:t xml:space="preserve">Journal of </w:t>
      </w:r>
      <w:r w:rsidR="3BB2A39F" w:rsidRPr="7283F3E1">
        <w:rPr>
          <w:rFonts w:eastAsia="Times New Roman" w:cs="Times New Roman"/>
          <w:i/>
          <w:iCs/>
          <w:color w:val="222222"/>
        </w:rPr>
        <w:t>P</w:t>
      </w:r>
      <w:r w:rsidRPr="7283F3E1">
        <w:rPr>
          <w:rFonts w:eastAsia="Times New Roman" w:cs="Times New Roman"/>
          <w:i/>
          <w:iCs/>
          <w:color w:val="222222"/>
        </w:rPr>
        <w:t xml:space="preserve">sychiatric </w:t>
      </w:r>
      <w:r w:rsidR="67AC943B" w:rsidRPr="7283F3E1">
        <w:rPr>
          <w:rFonts w:eastAsia="Times New Roman" w:cs="Times New Roman"/>
          <w:i/>
          <w:iCs/>
          <w:color w:val="222222"/>
        </w:rPr>
        <w:t>R</w:t>
      </w:r>
      <w:r w:rsidRPr="7283F3E1">
        <w:rPr>
          <w:rFonts w:eastAsia="Times New Roman" w:cs="Times New Roman"/>
          <w:i/>
          <w:iCs/>
          <w:color w:val="222222"/>
        </w:rPr>
        <w:t>esearch</w:t>
      </w:r>
      <w:r w:rsidRPr="7283F3E1">
        <w:rPr>
          <w:rFonts w:eastAsia="Times New Roman" w:cs="Times New Roman"/>
          <w:color w:val="222222"/>
        </w:rPr>
        <w:t xml:space="preserve">, </w:t>
      </w:r>
      <w:r w:rsidRPr="7283F3E1">
        <w:rPr>
          <w:rFonts w:eastAsia="Times New Roman" w:cs="Times New Roman"/>
          <w:i/>
          <w:iCs/>
          <w:color w:val="222222"/>
        </w:rPr>
        <w:t>135</w:t>
      </w:r>
      <w:r w:rsidRPr="7283F3E1">
        <w:rPr>
          <w:rFonts w:eastAsia="Times New Roman" w:cs="Times New Roman"/>
          <w:color w:val="222222"/>
        </w:rPr>
        <w:t xml:space="preserve">, 332-340. </w:t>
      </w:r>
      <w:hyperlink r:id="rId77">
        <w:r w:rsidRPr="7283F3E1">
          <w:rPr>
            <w:rStyle w:val="Hyperlink"/>
            <w:rFonts w:eastAsia="Times New Roman" w:cs="Times New Roman"/>
            <w:u w:val="single"/>
          </w:rPr>
          <w:t>10.15698/mic2021.02.741</w:t>
        </w:r>
      </w:hyperlink>
    </w:p>
    <w:p w14:paraId="4AC4010B" w14:textId="1EA3CBD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Smith, T. W. (2007). </w:t>
      </w:r>
      <w:r w:rsidRPr="7283F3E1">
        <w:rPr>
          <w:rFonts w:eastAsia="Times New Roman" w:cs="Times New Roman"/>
          <w:i/>
          <w:iCs/>
          <w:color w:val="000000" w:themeColor="text1"/>
        </w:rPr>
        <w:t>Job satisfaction in the United States</w:t>
      </w:r>
      <w:r w:rsidRPr="7283F3E1">
        <w:rPr>
          <w:rFonts w:eastAsia="Times New Roman" w:cs="Times New Roman"/>
          <w:color w:val="000000" w:themeColor="text1"/>
        </w:rPr>
        <w:t>. National Opinion Research Center, University of Chicago.</w:t>
      </w:r>
    </w:p>
    <w:p w14:paraId="4E1443F6" w14:textId="6875265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Tomkins, S. (1962). </w:t>
      </w:r>
      <w:r w:rsidRPr="7283F3E1">
        <w:rPr>
          <w:rFonts w:eastAsia="Times New Roman" w:cs="Times New Roman"/>
          <w:i/>
          <w:iCs/>
          <w:color w:val="000000" w:themeColor="text1"/>
        </w:rPr>
        <w:t>Affect imagery consciousness: Volume</w:t>
      </w:r>
      <w:r w:rsidR="28B135C1" w:rsidRPr="7283F3E1">
        <w:rPr>
          <w:rFonts w:eastAsia="Times New Roman" w:cs="Times New Roman"/>
          <w:i/>
          <w:iCs/>
          <w:color w:val="000000" w:themeColor="text1"/>
        </w:rPr>
        <w:t xml:space="preserve"> I</w:t>
      </w:r>
      <w:r w:rsidRPr="7283F3E1">
        <w:rPr>
          <w:rFonts w:eastAsia="Times New Roman" w:cs="Times New Roman"/>
          <w:i/>
          <w:iCs/>
          <w:color w:val="000000" w:themeColor="text1"/>
        </w:rPr>
        <w:t xml:space="preserve">: The positive </w:t>
      </w:r>
      <w:proofErr w:type="gramStart"/>
      <w:r w:rsidRPr="7283F3E1">
        <w:rPr>
          <w:rFonts w:eastAsia="Times New Roman" w:cs="Times New Roman"/>
          <w:i/>
          <w:iCs/>
          <w:color w:val="000000" w:themeColor="text1"/>
        </w:rPr>
        <w:t>affects</w:t>
      </w:r>
      <w:proofErr w:type="gramEnd"/>
      <w:r w:rsidRPr="7283F3E1">
        <w:rPr>
          <w:rFonts w:eastAsia="Times New Roman" w:cs="Times New Roman"/>
          <w:color w:val="000000" w:themeColor="text1"/>
        </w:rPr>
        <w:t>. Springer Publishing Company.</w:t>
      </w:r>
    </w:p>
    <w:p w14:paraId="3D1C18CD" w14:textId="238C68E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Visted, E., Vøllestad, J., Nielsen, M. B., &amp; Schanche, E. (2018). Emotion regulation in current and remitted depression: A systematic review and meta-analysis. </w:t>
      </w:r>
      <w:r w:rsidRPr="7283F3E1">
        <w:rPr>
          <w:rFonts w:eastAsia="Times New Roman" w:cs="Times New Roman"/>
          <w:i/>
          <w:iCs/>
          <w:color w:val="000000" w:themeColor="text1"/>
        </w:rPr>
        <w:t>Frontiers in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9</w:t>
      </w:r>
      <w:r w:rsidRPr="7283F3E1">
        <w:rPr>
          <w:rFonts w:eastAsia="Times New Roman" w:cs="Times New Roman"/>
          <w:color w:val="000000" w:themeColor="text1"/>
        </w:rPr>
        <w:t xml:space="preserve">, 756. </w:t>
      </w:r>
      <w:hyperlink r:id="rId78">
        <w:r w:rsidRPr="7283F3E1">
          <w:rPr>
            <w:rStyle w:val="Hyperlink"/>
            <w:rFonts w:eastAsia="Times New Roman" w:cs="Times New Roman"/>
            <w:u w:val="single"/>
          </w:rPr>
          <w:t>https://doi.org/10.3389/fpsyg.2018.00756</w:t>
        </w:r>
      </w:hyperlink>
    </w:p>
    <w:p w14:paraId="119C4E05" w14:textId="5E65E0F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Wagenmakers, E. J., Beek, T., Dijkhoff, L., Gronau, Q. F., Acosta, A., Adams Jr, R. B., ... &amp; Zwaan, R. A. (2016). Registered replication report: strack, martin, &amp; stepper (1988). </w:t>
      </w:r>
      <w:r w:rsidRPr="7283F3E1">
        <w:rPr>
          <w:rFonts w:eastAsia="Times New Roman" w:cs="Times New Roman"/>
          <w:i/>
          <w:iCs/>
          <w:color w:val="222222"/>
        </w:rPr>
        <w:t xml:space="preserve">Perspectives on </w:t>
      </w:r>
      <w:r w:rsidR="39253667" w:rsidRPr="7283F3E1">
        <w:rPr>
          <w:rFonts w:eastAsia="Times New Roman" w:cs="Times New Roman"/>
          <w:i/>
          <w:iCs/>
          <w:color w:val="222222"/>
        </w:rPr>
        <w:t>P</w:t>
      </w:r>
      <w:r w:rsidRPr="7283F3E1">
        <w:rPr>
          <w:rFonts w:eastAsia="Times New Roman" w:cs="Times New Roman"/>
          <w:i/>
          <w:iCs/>
          <w:color w:val="222222"/>
        </w:rPr>
        <w:t xml:space="preserve">sychological </w:t>
      </w:r>
      <w:r w:rsidR="7941E781" w:rsidRPr="7283F3E1">
        <w:rPr>
          <w:rFonts w:eastAsia="Times New Roman" w:cs="Times New Roman"/>
          <w:i/>
          <w:iCs/>
          <w:color w:val="222222"/>
        </w:rPr>
        <w:t>S</w:t>
      </w:r>
      <w:r w:rsidRPr="7283F3E1">
        <w:rPr>
          <w:rFonts w:eastAsia="Times New Roman" w:cs="Times New Roman"/>
          <w:i/>
          <w:iCs/>
          <w:color w:val="222222"/>
        </w:rPr>
        <w:t>cience</w:t>
      </w:r>
      <w:r w:rsidRPr="7283F3E1">
        <w:rPr>
          <w:rFonts w:eastAsia="Times New Roman" w:cs="Times New Roman"/>
          <w:color w:val="222222"/>
        </w:rPr>
        <w:t xml:space="preserve">, </w:t>
      </w:r>
      <w:r w:rsidRPr="7283F3E1">
        <w:rPr>
          <w:rFonts w:eastAsia="Times New Roman" w:cs="Times New Roman"/>
          <w:i/>
          <w:iCs/>
          <w:color w:val="222222"/>
        </w:rPr>
        <w:t>11</w:t>
      </w:r>
      <w:r w:rsidRPr="7283F3E1">
        <w:rPr>
          <w:rFonts w:eastAsia="Times New Roman" w:cs="Times New Roman"/>
          <w:color w:val="222222"/>
        </w:rPr>
        <w:t xml:space="preserve">(6), 917-928. </w:t>
      </w:r>
      <w:hyperlink r:id="rId79">
        <w:r w:rsidRPr="7283F3E1">
          <w:rPr>
            <w:rStyle w:val="Hyperlink"/>
            <w:rFonts w:eastAsia="Times New Roman" w:cs="Times New Roman"/>
            <w:u w:val="single"/>
          </w:rPr>
          <w:t>https://doi.org/10.1177/1745691616674458</w:t>
        </w:r>
      </w:hyperlink>
    </w:p>
    <w:p w14:paraId="7B975B54" w14:textId="11FE2881"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Webb, T. L., Miles, E., &amp; Sheeran, P. (2012). Dealing with feeling: A meta-analysis of the effectiveness of strategies derived from the process model of emotion regulation.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138</w:t>
      </w:r>
      <w:r w:rsidRPr="7283F3E1">
        <w:rPr>
          <w:rFonts w:eastAsia="Times New Roman" w:cs="Times New Roman"/>
          <w:color w:val="000000" w:themeColor="text1"/>
        </w:rPr>
        <w:t xml:space="preserve">(4), 775. </w:t>
      </w:r>
      <w:hyperlink r:id="rId80">
        <w:r w:rsidRPr="7283F3E1">
          <w:rPr>
            <w:rStyle w:val="Hyperlink"/>
            <w:rFonts w:eastAsia="Times New Roman" w:cs="Times New Roman"/>
            <w:u w:val="single"/>
          </w:rPr>
          <w:t>https://doi.org/10.1037/a0027600</w:t>
        </w:r>
      </w:hyperlink>
    </w:p>
    <w:p w14:paraId="12B00CCD" w14:textId="11323E03"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Wollmer, M. A., Magid, M., Kruger, T. H., &amp; Finzi, E. (2022). Treatment of depression with botulinum toxin. </w:t>
      </w:r>
      <w:r w:rsidRPr="7283F3E1">
        <w:rPr>
          <w:rFonts w:eastAsia="Times New Roman" w:cs="Times New Roman"/>
          <w:i/>
          <w:iCs/>
          <w:color w:val="222222"/>
        </w:rPr>
        <w:t>Toxins</w:t>
      </w:r>
      <w:r w:rsidRPr="7283F3E1">
        <w:rPr>
          <w:rFonts w:eastAsia="Times New Roman" w:cs="Times New Roman"/>
          <w:color w:val="222222"/>
        </w:rPr>
        <w:t xml:space="preserve">, </w:t>
      </w:r>
      <w:r w:rsidRPr="7283F3E1">
        <w:rPr>
          <w:rFonts w:eastAsia="Times New Roman" w:cs="Times New Roman"/>
          <w:i/>
          <w:iCs/>
          <w:color w:val="222222"/>
        </w:rPr>
        <w:t>14</w:t>
      </w:r>
      <w:r w:rsidRPr="7283F3E1">
        <w:rPr>
          <w:rFonts w:eastAsia="Times New Roman" w:cs="Times New Roman"/>
          <w:color w:val="222222"/>
        </w:rPr>
        <w:t xml:space="preserve">(6), 383. </w:t>
      </w:r>
      <w:hyperlink r:id="rId81">
        <w:r w:rsidRPr="7283F3E1">
          <w:rPr>
            <w:rStyle w:val="Hyperlink"/>
            <w:rFonts w:eastAsia="Times New Roman" w:cs="Times New Roman"/>
            <w:u w:val="single"/>
          </w:rPr>
          <w:t>https://doi.org/10.3390/toxins14060383</w:t>
        </w:r>
      </w:hyperlink>
    </w:p>
    <w:p w14:paraId="79B40D9F" w14:textId="64954D6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Wood, A., Rychlowska, M., Korb, S., &amp; Niedenthal, P. (2016). Fashioning the face: Sensorimotor simulation contributes to facial expression recognition.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r w:rsidRPr="7283F3E1">
        <w:rPr>
          <w:rFonts w:eastAsia="Times New Roman" w:cs="Times New Roman"/>
          <w:i/>
          <w:iCs/>
          <w:color w:val="000000" w:themeColor="text1"/>
        </w:rPr>
        <w:t>20</w:t>
      </w:r>
      <w:r w:rsidRPr="7283F3E1">
        <w:rPr>
          <w:rFonts w:eastAsia="Times New Roman" w:cs="Times New Roman"/>
          <w:color w:val="000000" w:themeColor="text1"/>
        </w:rPr>
        <w:t xml:space="preserve">(3), 227–240. </w:t>
      </w:r>
      <w:hyperlink r:id="rId82">
        <w:r w:rsidRPr="7283F3E1">
          <w:rPr>
            <w:rStyle w:val="Hyperlink"/>
            <w:rFonts w:eastAsia="Times New Roman" w:cs="Times New Roman"/>
            <w:u w:val="single"/>
          </w:rPr>
          <w:t>https://doi.org/10.1016/j.tics.2015.12.010</w:t>
        </w:r>
      </w:hyperlink>
    </w:p>
    <w:p w14:paraId="3AB8C6F5" w14:textId="77D335C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Yu, C.-W. F., Haase, C. M., &amp; Chang, J.-H. (2023). Habitual expressive suppression of positive, but not negative, emotions consistently </w:t>
      </w:r>
      <w:proofErr w:type="gramStart"/>
      <w:r w:rsidRPr="7283F3E1">
        <w:rPr>
          <w:rFonts w:eastAsia="Times New Roman" w:cs="Times New Roman"/>
          <w:color w:val="000000" w:themeColor="text1"/>
        </w:rPr>
        <w:t>predicts</w:t>
      </w:r>
      <w:proofErr w:type="gramEnd"/>
      <w:r w:rsidRPr="7283F3E1">
        <w:rPr>
          <w:rFonts w:eastAsia="Times New Roman" w:cs="Times New Roman"/>
          <w:color w:val="000000" w:themeColor="text1"/>
        </w:rPr>
        <w:t xml:space="preserve"> lower well-being across two culturally distinct regions. </w:t>
      </w:r>
      <w:r w:rsidRPr="7283F3E1">
        <w:rPr>
          <w:rFonts w:eastAsia="Times New Roman" w:cs="Times New Roman"/>
          <w:i/>
          <w:iCs/>
          <w:color w:val="000000" w:themeColor="text1"/>
        </w:rPr>
        <w:t>Affective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4</w:t>
      </w:r>
      <w:r w:rsidRPr="7283F3E1">
        <w:rPr>
          <w:rFonts w:eastAsia="Times New Roman" w:cs="Times New Roman"/>
          <w:color w:val="000000" w:themeColor="text1"/>
        </w:rPr>
        <w:t xml:space="preserve">(4), 684–701. </w:t>
      </w:r>
      <w:hyperlink r:id="rId83">
        <w:r w:rsidRPr="7283F3E1">
          <w:rPr>
            <w:rStyle w:val="Hyperlink"/>
            <w:rFonts w:eastAsia="Times New Roman" w:cs="Times New Roman"/>
            <w:u w:val="single"/>
          </w:rPr>
          <w:t>https://doi.org/10.1007/s42761-023-00221-1</w:t>
        </w:r>
      </w:hyperlink>
    </w:p>
    <w:p w14:paraId="7B1746FD" w14:textId="419F10BC"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Zajonc, R. B. (1985). Emotion and facial efference: A theory reclaimed. </w:t>
      </w:r>
      <w:r w:rsidRPr="7283F3E1">
        <w:rPr>
          <w:rFonts w:eastAsia="Times New Roman" w:cs="Times New Roman"/>
          <w:i/>
          <w:iCs/>
          <w:color w:val="222222"/>
        </w:rPr>
        <w:t>Science</w:t>
      </w:r>
      <w:r w:rsidRPr="7283F3E1">
        <w:rPr>
          <w:rFonts w:eastAsia="Times New Roman" w:cs="Times New Roman"/>
          <w:color w:val="222222"/>
        </w:rPr>
        <w:t xml:space="preserve">, </w:t>
      </w:r>
      <w:r w:rsidRPr="7283F3E1">
        <w:rPr>
          <w:rFonts w:eastAsia="Times New Roman" w:cs="Times New Roman"/>
          <w:i/>
          <w:iCs/>
          <w:color w:val="222222"/>
        </w:rPr>
        <w:t>228</w:t>
      </w:r>
      <w:r w:rsidRPr="7283F3E1">
        <w:rPr>
          <w:rFonts w:eastAsia="Times New Roman" w:cs="Times New Roman"/>
          <w:color w:val="222222"/>
        </w:rPr>
        <w:t xml:space="preserve">(4695), 15-21. </w:t>
      </w:r>
      <w:hyperlink r:id="rId84">
        <w:r w:rsidRPr="7283F3E1">
          <w:rPr>
            <w:rStyle w:val="Hyperlink"/>
            <w:rFonts w:eastAsia="Times New Roman" w:cs="Times New Roman"/>
            <w:u w:val="single"/>
          </w:rPr>
          <w:t>https://doi.org/10.1126/science.3883492</w:t>
        </w:r>
      </w:hyperlink>
    </w:p>
    <w:p w14:paraId="2B06CCCA" w14:textId="31BE497E"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Zajonc, R. B., Murphy, S. T., &amp; Inglehart, M. (1989). Feeling and facial efference: implications of the vascular theory of emotion. </w:t>
      </w:r>
      <w:r w:rsidRPr="7283F3E1">
        <w:rPr>
          <w:rFonts w:eastAsia="Times New Roman" w:cs="Times New Roman"/>
          <w:i/>
          <w:iCs/>
          <w:color w:val="222222"/>
        </w:rPr>
        <w:t xml:space="preserve">Psychological </w:t>
      </w:r>
      <w:r w:rsidR="5E01EFB3" w:rsidRPr="7283F3E1">
        <w:rPr>
          <w:rFonts w:eastAsia="Times New Roman" w:cs="Times New Roman"/>
          <w:i/>
          <w:iCs/>
          <w:color w:val="222222"/>
        </w:rPr>
        <w:t>R</w:t>
      </w:r>
      <w:r w:rsidRPr="7283F3E1">
        <w:rPr>
          <w:rFonts w:eastAsia="Times New Roman" w:cs="Times New Roman"/>
          <w:i/>
          <w:iCs/>
          <w:color w:val="222222"/>
        </w:rPr>
        <w:t>eview</w:t>
      </w:r>
      <w:r w:rsidRPr="7283F3E1">
        <w:rPr>
          <w:rFonts w:eastAsia="Times New Roman" w:cs="Times New Roman"/>
          <w:color w:val="222222"/>
        </w:rPr>
        <w:t xml:space="preserve">, </w:t>
      </w:r>
      <w:r w:rsidRPr="7283F3E1">
        <w:rPr>
          <w:rFonts w:eastAsia="Times New Roman" w:cs="Times New Roman"/>
          <w:i/>
          <w:iCs/>
          <w:color w:val="222222"/>
        </w:rPr>
        <w:t>96</w:t>
      </w:r>
      <w:r w:rsidRPr="7283F3E1">
        <w:rPr>
          <w:rFonts w:eastAsia="Times New Roman" w:cs="Times New Roman"/>
          <w:color w:val="222222"/>
        </w:rPr>
        <w:t xml:space="preserve">(3), 395. </w:t>
      </w:r>
      <w:hyperlink r:id="rId85">
        <w:r w:rsidRPr="7283F3E1">
          <w:rPr>
            <w:rStyle w:val="Hyperlink"/>
            <w:rFonts w:eastAsia="Times New Roman" w:cs="Times New Roman"/>
            <w:u w:val="single"/>
          </w:rPr>
          <w:t>https://doi.org/10.1037/0033-295X.96.3.395</w:t>
        </w:r>
      </w:hyperlink>
    </w:p>
    <w:p w14:paraId="32EFCC39" w14:textId="3E4D08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Zapf, D., Kern, M., Tschan, F., Holman, D., &amp; Semmer, N. K. (2021). Emotion work: A work psychology perspective. </w:t>
      </w:r>
      <w:r w:rsidRPr="7283F3E1">
        <w:rPr>
          <w:rFonts w:eastAsia="Times New Roman" w:cs="Times New Roman"/>
          <w:i/>
          <w:iCs/>
          <w:color w:val="000000" w:themeColor="text1"/>
        </w:rPr>
        <w:t>Annual Review of Organizational Psychology and Organizational Behavior</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(1), 139–172. </w:t>
      </w:r>
      <w:hyperlink r:id="rId86">
        <w:r w:rsidRPr="7283F3E1">
          <w:rPr>
            <w:rStyle w:val="Hyperlink"/>
            <w:rFonts w:eastAsia="Times New Roman" w:cs="Times New Roman"/>
            <w:u w:val="single"/>
          </w:rPr>
          <w:t>https://doi.org/10.1146/annurev-orgpsych-012420-062451</w:t>
        </w:r>
      </w:hyperlink>
    </w:p>
    <w:p w14:paraId="35CF3150" w14:textId="6C9E24D5"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Zhu, C., Jiang, Y., Wang, Y., Liu, D., &amp; Luo, W. (2021). Arithmetic performance is modulated by cognitive reappraisal and expression suppression: Evidence from behavioral and ERP findings. </w:t>
      </w:r>
      <w:r w:rsidRPr="7283F3E1">
        <w:rPr>
          <w:rFonts w:eastAsia="Times New Roman" w:cs="Times New Roman"/>
          <w:i/>
          <w:iCs/>
          <w:color w:val="000000" w:themeColor="text1"/>
        </w:rPr>
        <w:t>Neuropsychologia</w:t>
      </w:r>
      <w:r w:rsidRPr="7283F3E1">
        <w:rPr>
          <w:rFonts w:eastAsia="Times New Roman" w:cs="Times New Roman"/>
          <w:color w:val="000000" w:themeColor="text1"/>
        </w:rPr>
        <w:t xml:space="preserve">, </w:t>
      </w:r>
      <w:r w:rsidRPr="7283F3E1">
        <w:rPr>
          <w:rFonts w:eastAsia="Times New Roman" w:cs="Times New Roman"/>
          <w:i/>
          <w:iCs/>
          <w:color w:val="000000" w:themeColor="text1"/>
        </w:rPr>
        <w:t>162</w:t>
      </w:r>
      <w:r w:rsidRPr="7283F3E1">
        <w:rPr>
          <w:rFonts w:eastAsia="Times New Roman" w:cs="Times New Roman"/>
          <w:color w:val="000000" w:themeColor="text1"/>
        </w:rPr>
        <w:t>, 108060.</w:t>
      </w:r>
      <w:r w:rsidR="6684CCE4" w:rsidRPr="7283F3E1">
        <w:rPr>
          <w:rFonts w:eastAsia="Times New Roman" w:cs="Times New Roman"/>
          <w:color w:val="000000" w:themeColor="text1"/>
        </w:rPr>
        <w:t xml:space="preserve"> </w:t>
      </w:r>
      <w:hyperlink r:id="rId87">
        <w:r w:rsidRPr="7283F3E1">
          <w:rPr>
            <w:rStyle w:val="Hyperlink"/>
            <w:rFonts w:eastAsia="Times New Roman" w:cs="Times New Roman"/>
            <w:u w:val="single"/>
          </w:rPr>
          <w:t>https://doi.org/10.1016/j.neuropsychologia.2021.108060</w:t>
        </w:r>
      </w:hyperlink>
    </w:p>
    <w:sectPr w:rsidR="00F3346C" w:rsidRPr="00CF5EFD" w:rsidSect="0008414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86CC" w14:textId="77777777" w:rsidR="004F6526" w:rsidRDefault="004F6526">
      <w:pPr>
        <w:spacing w:before="0" w:after="0" w:line="240" w:lineRule="auto"/>
      </w:pPr>
      <w:r>
        <w:separator/>
      </w:r>
    </w:p>
  </w:endnote>
  <w:endnote w:type="continuationSeparator" w:id="0">
    <w:p w14:paraId="0BC2D5AA" w14:textId="77777777" w:rsidR="004F6526" w:rsidRDefault="004F65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A461" w14:textId="77777777" w:rsidR="004F6526" w:rsidRDefault="004F6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3695" w14:textId="77777777" w:rsidR="004F6526" w:rsidRDefault="004F6526">
      <w:pPr>
        <w:spacing w:before="0" w:after="0" w:line="240" w:lineRule="auto"/>
      </w:pPr>
      <w:r>
        <w:separator/>
      </w:r>
    </w:p>
  </w:footnote>
  <w:footnote w:type="continuationSeparator" w:id="0">
    <w:p w14:paraId="6B6EEF96" w14:textId="77777777" w:rsidR="004F6526" w:rsidRDefault="004F6526">
      <w:pPr>
        <w:spacing w:before="0" w:after="0" w:line="240" w:lineRule="auto"/>
      </w:pPr>
      <w:r>
        <w:continuationSeparator/>
      </w:r>
    </w:p>
  </w:footnote>
  <w:footnote w:id="1">
    <w:p w14:paraId="4511F0AA" w14:textId="27AAA576" w:rsidR="001B3924" w:rsidRDefault="001B3924">
      <w:pPr>
        <w:pStyle w:val="FootnoteText"/>
      </w:pPr>
      <w:ins w:id="47" w:author="Author edits" w:date="2025-12-30T12:48:00Z" w16du:dateUtc="2025-12-30T17:48:00Z">
        <w:r>
          <w:rPr>
            <w:rStyle w:val="FootnoteReference"/>
          </w:rPr>
          <w:footnoteRef/>
        </w:r>
        <w:r>
          <w:t xml:space="preserve"> </w:t>
        </w:r>
        <w:r w:rsidR="00081653">
          <w:t xml:space="preserve">Although we limit our initial investigation to three differences between the typical emotion embodiment experiment and emotion labor context, there are several others </w:t>
        </w:r>
        <w:r w:rsidR="00DE0298">
          <w:t>important differences to later consider</w:t>
        </w:r>
        <w:r w:rsidR="00050715">
          <w:t>, including:</w:t>
        </w:r>
        <w:r w:rsidR="008A72AD">
          <w:t xml:space="preserve"> the status of interacting partners</w:t>
        </w:r>
        <w:r w:rsidR="00154AC1">
          <w:t xml:space="preserve"> and the perceived </w:t>
        </w:r>
        <w:r w:rsidR="004F4D80">
          <w:t xml:space="preserve">goal </w:t>
        </w:r>
        <w:r w:rsidR="00154AC1">
          <w:t xml:space="preserve">of </w:t>
        </w:r>
        <w:r w:rsidR="00C40BBC">
          <w:t>pos</w:t>
        </w:r>
        <w:r w:rsidR="000573A4">
          <w:t>ing</w:t>
        </w:r>
        <w:r w:rsidR="00C40BBC">
          <w:t xml:space="preserve"> smile</w:t>
        </w:r>
        <w:r w:rsidR="000573A4">
          <w:t>s</w:t>
        </w:r>
        <w:r w:rsidR="003D1870">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35CF3153" w14:textId="0CA4C09B" w:rsidR="008D033E" w:rsidRDefault="00E753DB">
        <w:pPr>
          <w:pStyle w:val="Header"/>
          <w:framePr w:wrap="none" w:vAnchor="text" w:hAnchor="margin" w:xAlign="right" w:y="1"/>
          <w:rPr>
            <w:rStyle w:val="PageNumber"/>
          </w:rPr>
        </w:pPr>
        <w:del w:id="128" w:author="Author edits" w:date="2025-12-30T12:48:00Z" w16du:dateUtc="2025-12-30T17:48:00Z">
          <w:r>
            <w:rPr>
              <w:rStyle w:val="PageNumber"/>
            </w:rPr>
            <w:fldChar w:fldCharType="begin"/>
          </w:r>
          <w:r>
            <w:rPr>
              <w:rStyle w:val="PageNumber"/>
            </w:rPr>
            <w:delInstrText xml:space="preserve"> PAGE </w:delInstrText>
          </w:r>
          <w:r>
            <w:rPr>
              <w:rStyle w:val="PageNumber"/>
            </w:rPr>
            <w:fldChar w:fldCharType="end"/>
          </w:r>
        </w:del>
        <w:ins w:id="129" w:author="Author edits" w:date="2025-12-30T12:48:00Z" w16du:dateUtc="2025-12-30T17:48:00Z">
          <w:r>
            <w:rPr>
              <w:rStyle w:val="PageNumber"/>
            </w:rPr>
            <w:fldChar w:fldCharType="begin"/>
          </w:r>
          <w:r>
            <w:rPr>
              <w:rStyle w:val="PageNumber"/>
            </w:rPr>
            <w:instrText xml:space="preserve"> PAGE </w:instrText>
          </w:r>
          <w:r>
            <w:rPr>
              <w:rStyle w:val="PageNumber"/>
            </w:rPr>
            <w:fldChar w:fldCharType="separate"/>
          </w:r>
          <w:r w:rsidR="00362D9C">
            <w:rPr>
              <w:rStyle w:val="PageNumber"/>
              <w:noProof/>
            </w:rPr>
            <w:t>5</w:t>
          </w:r>
          <w:r>
            <w:rPr>
              <w:rStyle w:val="PageNumber"/>
            </w:rPr>
            <w:fldChar w:fldCharType="end"/>
          </w:r>
        </w:ins>
      </w:p>
    </w:sdtContent>
  </w:sdt>
  <w:p w14:paraId="35CF3154" w14:textId="77777777" w:rsidR="008D033E" w:rsidRDefault="008D0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35CF3155"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6" w14:textId="77777777" w:rsidR="008D033E"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35CF3157"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8" w14:textId="77777777" w:rsidR="008D033E"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17F36A85"/>
    <w:multiLevelType w:val="hybridMultilevel"/>
    <w:tmpl w:val="D54C4A04"/>
    <w:lvl w:ilvl="0" w:tplc="00200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82D6476"/>
    <w:multiLevelType w:val="hybridMultilevel"/>
    <w:tmpl w:val="65E69544"/>
    <w:lvl w:ilvl="0" w:tplc="3A206920">
      <w:numFmt w:val="bullet"/>
      <w:lvlText w:val=""/>
      <w:lvlJc w:val="left"/>
      <w:pPr>
        <w:ind w:left="1040" w:hanging="360"/>
      </w:pPr>
      <w:rPr>
        <w:rFonts w:ascii="Symbol" w:eastAsiaTheme="minorHAnsi" w:hAnsi="Symbol" w:cstheme="minorBidi" w:hint="default"/>
      </w:rPr>
    </w:lvl>
    <w:lvl w:ilvl="1" w:tplc="04090003">
      <w:start w:val="1"/>
      <w:numFmt w:val="bullet"/>
      <w:lvlText w:val="o"/>
      <w:lvlJc w:val="left"/>
      <w:pPr>
        <w:ind w:left="1760" w:hanging="360"/>
      </w:pPr>
      <w:rPr>
        <w:rFonts w:ascii="Courier New" w:hAnsi="Courier New" w:cs="Courier New" w:hint="default"/>
      </w:rPr>
    </w:lvl>
    <w:lvl w:ilvl="2" w:tplc="04090005">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784127AC"/>
    <w:multiLevelType w:val="hybridMultilevel"/>
    <w:tmpl w:val="2FECBB92"/>
    <w:lvl w:ilvl="0" w:tplc="158E5638">
      <w:numFmt w:val="bullet"/>
      <w:lvlText w:val=""/>
      <w:lvlJc w:val="left"/>
      <w:pPr>
        <w:ind w:left="720" w:hanging="360"/>
      </w:pPr>
      <w:rPr>
        <w:rFonts w:ascii="Symbol" w:eastAsiaTheme="minorHAnsi" w:hAnsi="Symbol" w:cs="Microsoft Tai Le"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221457">
    <w:abstractNumId w:val="13"/>
  </w:num>
  <w:num w:numId="2" w16cid:durableId="257569910">
    <w:abstractNumId w:val="13"/>
  </w:num>
  <w:num w:numId="3" w16cid:durableId="814294271">
    <w:abstractNumId w:val="15"/>
  </w:num>
  <w:num w:numId="4" w16cid:durableId="1969821489">
    <w:abstractNumId w:val="1"/>
  </w:num>
  <w:num w:numId="5" w16cid:durableId="228542050">
    <w:abstractNumId w:val="2"/>
  </w:num>
  <w:num w:numId="6" w16cid:durableId="1611930734">
    <w:abstractNumId w:val="3"/>
  </w:num>
  <w:num w:numId="7" w16cid:durableId="2124423038">
    <w:abstractNumId w:val="4"/>
  </w:num>
  <w:num w:numId="8" w16cid:durableId="612590871">
    <w:abstractNumId w:val="9"/>
  </w:num>
  <w:num w:numId="9" w16cid:durableId="69666489">
    <w:abstractNumId w:val="5"/>
  </w:num>
  <w:num w:numId="10" w16cid:durableId="18632523">
    <w:abstractNumId w:val="6"/>
  </w:num>
  <w:num w:numId="11" w16cid:durableId="212080224">
    <w:abstractNumId w:val="7"/>
  </w:num>
  <w:num w:numId="12" w16cid:durableId="1546134093">
    <w:abstractNumId w:val="8"/>
  </w:num>
  <w:num w:numId="13" w16cid:durableId="14036625">
    <w:abstractNumId w:val="10"/>
  </w:num>
  <w:num w:numId="14" w16cid:durableId="814756634">
    <w:abstractNumId w:val="15"/>
  </w:num>
  <w:num w:numId="15" w16cid:durableId="1362441814">
    <w:abstractNumId w:val="0"/>
  </w:num>
  <w:num w:numId="16" w16cid:durableId="373386697">
    <w:abstractNumId w:val="0"/>
  </w:num>
  <w:num w:numId="17" w16cid:durableId="1734541423">
    <w:abstractNumId w:val="11"/>
  </w:num>
  <w:num w:numId="18" w16cid:durableId="899630833">
    <w:abstractNumId w:val="12"/>
  </w:num>
  <w:num w:numId="19" w16cid:durableId="2004359295">
    <w:abstractNumId w:val="11"/>
  </w:num>
  <w:num w:numId="20" w16cid:durableId="106896319">
    <w:abstractNumId w:val="12"/>
  </w:num>
  <w:num w:numId="21" w16cid:durableId="806163811">
    <w:abstractNumId w:val="11"/>
  </w:num>
  <w:num w:numId="22" w16cid:durableId="1057436788">
    <w:abstractNumId w:val="12"/>
  </w:num>
  <w:num w:numId="23" w16cid:durableId="702900053">
    <w:abstractNumId w:val="11"/>
  </w:num>
  <w:num w:numId="24" w16cid:durableId="600574783">
    <w:abstractNumId w:val="16"/>
  </w:num>
  <w:num w:numId="25" w16cid:durableId="880093900">
    <w:abstractNumId w:val="14"/>
  </w:num>
  <w:num w:numId="26" w16cid:durableId="134107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04CA"/>
    <w:rsid w:val="00001331"/>
    <w:rsid w:val="000015D1"/>
    <w:rsid w:val="000019D8"/>
    <w:rsid w:val="0000257E"/>
    <w:rsid w:val="00004B08"/>
    <w:rsid w:val="00004C55"/>
    <w:rsid w:val="00004F02"/>
    <w:rsid w:val="00004F91"/>
    <w:rsid w:val="000056CD"/>
    <w:rsid w:val="00007688"/>
    <w:rsid w:val="00007D69"/>
    <w:rsid w:val="00010307"/>
    <w:rsid w:val="00010401"/>
    <w:rsid w:val="00010B04"/>
    <w:rsid w:val="00011856"/>
    <w:rsid w:val="00011ED3"/>
    <w:rsid w:val="000122FB"/>
    <w:rsid w:val="000129B8"/>
    <w:rsid w:val="00013392"/>
    <w:rsid w:val="000136B0"/>
    <w:rsid w:val="0001397E"/>
    <w:rsid w:val="00013AF5"/>
    <w:rsid w:val="00013D22"/>
    <w:rsid w:val="00015B57"/>
    <w:rsid w:val="00015C99"/>
    <w:rsid w:val="00016197"/>
    <w:rsid w:val="0001679B"/>
    <w:rsid w:val="00016976"/>
    <w:rsid w:val="00017EBA"/>
    <w:rsid w:val="00020339"/>
    <w:rsid w:val="0002054E"/>
    <w:rsid w:val="00021055"/>
    <w:rsid w:val="00021454"/>
    <w:rsid w:val="00021C43"/>
    <w:rsid w:val="000232FA"/>
    <w:rsid w:val="00023354"/>
    <w:rsid w:val="00023B4A"/>
    <w:rsid w:val="00024A5A"/>
    <w:rsid w:val="0002565C"/>
    <w:rsid w:val="00025EFB"/>
    <w:rsid w:val="0002608E"/>
    <w:rsid w:val="00026C42"/>
    <w:rsid w:val="00027611"/>
    <w:rsid w:val="000276F9"/>
    <w:rsid w:val="00027838"/>
    <w:rsid w:val="0003128F"/>
    <w:rsid w:val="00031447"/>
    <w:rsid w:val="000317FA"/>
    <w:rsid w:val="000324BD"/>
    <w:rsid w:val="00033B2B"/>
    <w:rsid w:val="000340A3"/>
    <w:rsid w:val="0003486B"/>
    <w:rsid w:val="00034FB0"/>
    <w:rsid w:val="000352E6"/>
    <w:rsid w:val="00035A08"/>
    <w:rsid w:val="00036019"/>
    <w:rsid w:val="00036F0E"/>
    <w:rsid w:val="000379EF"/>
    <w:rsid w:val="00037BEE"/>
    <w:rsid w:val="00040D5C"/>
    <w:rsid w:val="00040D6E"/>
    <w:rsid w:val="00041440"/>
    <w:rsid w:val="00041D9A"/>
    <w:rsid w:val="00042129"/>
    <w:rsid w:val="00042DA0"/>
    <w:rsid w:val="0004308E"/>
    <w:rsid w:val="00043FB1"/>
    <w:rsid w:val="00043FB6"/>
    <w:rsid w:val="00044230"/>
    <w:rsid w:val="00044787"/>
    <w:rsid w:val="00044B0D"/>
    <w:rsid w:val="000457AF"/>
    <w:rsid w:val="00045A26"/>
    <w:rsid w:val="00045BB0"/>
    <w:rsid w:val="0004625C"/>
    <w:rsid w:val="000471D9"/>
    <w:rsid w:val="00050159"/>
    <w:rsid w:val="00050715"/>
    <w:rsid w:val="000509EC"/>
    <w:rsid w:val="00050A06"/>
    <w:rsid w:val="00051148"/>
    <w:rsid w:val="00052358"/>
    <w:rsid w:val="00052453"/>
    <w:rsid w:val="00052CEF"/>
    <w:rsid w:val="000535B1"/>
    <w:rsid w:val="0005373B"/>
    <w:rsid w:val="000541D4"/>
    <w:rsid w:val="00054261"/>
    <w:rsid w:val="0005474E"/>
    <w:rsid w:val="00054E2F"/>
    <w:rsid w:val="00055B2B"/>
    <w:rsid w:val="000573A4"/>
    <w:rsid w:val="000575A7"/>
    <w:rsid w:val="00057610"/>
    <w:rsid w:val="000577FD"/>
    <w:rsid w:val="00057CF9"/>
    <w:rsid w:val="00057E76"/>
    <w:rsid w:val="00057EFD"/>
    <w:rsid w:val="000602F9"/>
    <w:rsid w:val="00060B91"/>
    <w:rsid w:val="00060F32"/>
    <w:rsid w:val="00061602"/>
    <w:rsid w:val="00061FA0"/>
    <w:rsid w:val="0006231C"/>
    <w:rsid w:val="00062E22"/>
    <w:rsid w:val="00063302"/>
    <w:rsid w:val="0006485B"/>
    <w:rsid w:val="00064AD6"/>
    <w:rsid w:val="0006672B"/>
    <w:rsid w:val="00067107"/>
    <w:rsid w:val="00071040"/>
    <w:rsid w:val="00071472"/>
    <w:rsid w:val="00071E35"/>
    <w:rsid w:val="00072336"/>
    <w:rsid w:val="00072AAC"/>
    <w:rsid w:val="000734EF"/>
    <w:rsid w:val="00073CBF"/>
    <w:rsid w:val="00073E22"/>
    <w:rsid w:val="00073EF9"/>
    <w:rsid w:val="00074665"/>
    <w:rsid w:val="00075E85"/>
    <w:rsid w:val="000760F9"/>
    <w:rsid w:val="000766AC"/>
    <w:rsid w:val="00076A63"/>
    <w:rsid w:val="00076C69"/>
    <w:rsid w:val="00081653"/>
    <w:rsid w:val="000816F6"/>
    <w:rsid w:val="00081B31"/>
    <w:rsid w:val="00083054"/>
    <w:rsid w:val="00083386"/>
    <w:rsid w:val="00083F0A"/>
    <w:rsid w:val="00083FF8"/>
    <w:rsid w:val="00084144"/>
    <w:rsid w:val="00084EC8"/>
    <w:rsid w:val="00084FD9"/>
    <w:rsid w:val="00085EC2"/>
    <w:rsid w:val="00085F36"/>
    <w:rsid w:val="00085FFF"/>
    <w:rsid w:val="0008630D"/>
    <w:rsid w:val="00086836"/>
    <w:rsid w:val="00086B16"/>
    <w:rsid w:val="00086BC8"/>
    <w:rsid w:val="00086BFD"/>
    <w:rsid w:val="000871F2"/>
    <w:rsid w:val="000879BF"/>
    <w:rsid w:val="00087ED3"/>
    <w:rsid w:val="000905CA"/>
    <w:rsid w:val="00090A17"/>
    <w:rsid w:val="00090D68"/>
    <w:rsid w:val="0009294F"/>
    <w:rsid w:val="00092F41"/>
    <w:rsid w:val="0009321C"/>
    <w:rsid w:val="00094C97"/>
    <w:rsid w:val="00095014"/>
    <w:rsid w:val="00095BAE"/>
    <w:rsid w:val="00095FC7"/>
    <w:rsid w:val="00095FE8"/>
    <w:rsid w:val="00096194"/>
    <w:rsid w:val="0009696D"/>
    <w:rsid w:val="00096D3B"/>
    <w:rsid w:val="00097848"/>
    <w:rsid w:val="00097E4C"/>
    <w:rsid w:val="000A01E0"/>
    <w:rsid w:val="000A05E6"/>
    <w:rsid w:val="000A1E92"/>
    <w:rsid w:val="000A342F"/>
    <w:rsid w:val="000A3544"/>
    <w:rsid w:val="000A3DFA"/>
    <w:rsid w:val="000A3F56"/>
    <w:rsid w:val="000A49BD"/>
    <w:rsid w:val="000A5B1C"/>
    <w:rsid w:val="000A5DE7"/>
    <w:rsid w:val="000A5EB2"/>
    <w:rsid w:val="000A64C2"/>
    <w:rsid w:val="000A6B39"/>
    <w:rsid w:val="000A70C0"/>
    <w:rsid w:val="000B0202"/>
    <w:rsid w:val="000B0B22"/>
    <w:rsid w:val="000B1652"/>
    <w:rsid w:val="000B1962"/>
    <w:rsid w:val="000B2007"/>
    <w:rsid w:val="000B2420"/>
    <w:rsid w:val="000B2502"/>
    <w:rsid w:val="000B2E63"/>
    <w:rsid w:val="000B3A20"/>
    <w:rsid w:val="000B3FEC"/>
    <w:rsid w:val="000B436F"/>
    <w:rsid w:val="000B636D"/>
    <w:rsid w:val="000C066E"/>
    <w:rsid w:val="000C0AAF"/>
    <w:rsid w:val="000C0C8A"/>
    <w:rsid w:val="000C0EE1"/>
    <w:rsid w:val="000C1257"/>
    <w:rsid w:val="000C1E4B"/>
    <w:rsid w:val="000C2312"/>
    <w:rsid w:val="000C2B55"/>
    <w:rsid w:val="000C366B"/>
    <w:rsid w:val="000C3C96"/>
    <w:rsid w:val="000C435B"/>
    <w:rsid w:val="000C4439"/>
    <w:rsid w:val="000C475B"/>
    <w:rsid w:val="000C514E"/>
    <w:rsid w:val="000C5393"/>
    <w:rsid w:val="000C54A9"/>
    <w:rsid w:val="000C5A3E"/>
    <w:rsid w:val="000C63CB"/>
    <w:rsid w:val="000C6545"/>
    <w:rsid w:val="000C6B2C"/>
    <w:rsid w:val="000D0880"/>
    <w:rsid w:val="000D0A42"/>
    <w:rsid w:val="000D114C"/>
    <w:rsid w:val="000D137A"/>
    <w:rsid w:val="000D13C5"/>
    <w:rsid w:val="000D24E2"/>
    <w:rsid w:val="000D2DFE"/>
    <w:rsid w:val="000D2E3D"/>
    <w:rsid w:val="000D3F8E"/>
    <w:rsid w:val="000D4352"/>
    <w:rsid w:val="000D5491"/>
    <w:rsid w:val="000D5CA8"/>
    <w:rsid w:val="000D7235"/>
    <w:rsid w:val="000D7537"/>
    <w:rsid w:val="000D7601"/>
    <w:rsid w:val="000D770E"/>
    <w:rsid w:val="000D78EC"/>
    <w:rsid w:val="000E00BC"/>
    <w:rsid w:val="000E02B3"/>
    <w:rsid w:val="000E0EDC"/>
    <w:rsid w:val="000E10A3"/>
    <w:rsid w:val="000E213C"/>
    <w:rsid w:val="000E26C9"/>
    <w:rsid w:val="000E273E"/>
    <w:rsid w:val="000E2B58"/>
    <w:rsid w:val="000E2D91"/>
    <w:rsid w:val="000E3480"/>
    <w:rsid w:val="000E38D0"/>
    <w:rsid w:val="000E42D1"/>
    <w:rsid w:val="000E51A8"/>
    <w:rsid w:val="000E5225"/>
    <w:rsid w:val="000E5457"/>
    <w:rsid w:val="000E5DB2"/>
    <w:rsid w:val="000E74D3"/>
    <w:rsid w:val="000E75A1"/>
    <w:rsid w:val="000E75CD"/>
    <w:rsid w:val="000E7A08"/>
    <w:rsid w:val="000F020B"/>
    <w:rsid w:val="000F0B8E"/>
    <w:rsid w:val="000F0D7C"/>
    <w:rsid w:val="000F1754"/>
    <w:rsid w:val="000F20E8"/>
    <w:rsid w:val="000F3429"/>
    <w:rsid w:val="000F4047"/>
    <w:rsid w:val="000F4270"/>
    <w:rsid w:val="000F4935"/>
    <w:rsid w:val="000F4D4E"/>
    <w:rsid w:val="000F4D6A"/>
    <w:rsid w:val="000F5257"/>
    <w:rsid w:val="000F6B93"/>
    <w:rsid w:val="000F6E76"/>
    <w:rsid w:val="000F6F9D"/>
    <w:rsid w:val="000F71FC"/>
    <w:rsid w:val="00100A3E"/>
    <w:rsid w:val="00101A40"/>
    <w:rsid w:val="0010372E"/>
    <w:rsid w:val="00104452"/>
    <w:rsid w:val="0010469F"/>
    <w:rsid w:val="00106422"/>
    <w:rsid w:val="00106F62"/>
    <w:rsid w:val="00107949"/>
    <w:rsid w:val="001102AD"/>
    <w:rsid w:val="00110A11"/>
    <w:rsid w:val="0011168F"/>
    <w:rsid w:val="00111AC4"/>
    <w:rsid w:val="00111C98"/>
    <w:rsid w:val="00111D1E"/>
    <w:rsid w:val="00112578"/>
    <w:rsid w:val="00113A8E"/>
    <w:rsid w:val="001149DE"/>
    <w:rsid w:val="001156AE"/>
    <w:rsid w:val="0011573A"/>
    <w:rsid w:val="00115A16"/>
    <w:rsid w:val="00115C17"/>
    <w:rsid w:val="00116016"/>
    <w:rsid w:val="0011605A"/>
    <w:rsid w:val="00116441"/>
    <w:rsid w:val="0011765E"/>
    <w:rsid w:val="00120328"/>
    <w:rsid w:val="0012035C"/>
    <w:rsid w:val="00120A98"/>
    <w:rsid w:val="00120C17"/>
    <w:rsid w:val="00120D0E"/>
    <w:rsid w:val="0012124B"/>
    <w:rsid w:val="0012329E"/>
    <w:rsid w:val="00123C56"/>
    <w:rsid w:val="00125EDE"/>
    <w:rsid w:val="0012700A"/>
    <w:rsid w:val="00127261"/>
    <w:rsid w:val="00127ECE"/>
    <w:rsid w:val="00131749"/>
    <w:rsid w:val="001323F5"/>
    <w:rsid w:val="0013259E"/>
    <w:rsid w:val="001331A2"/>
    <w:rsid w:val="00133D20"/>
    <w:rsid w:val="00135C3B"/>
    <w:rsid w:val="00135FBF"/>
    <w:rsid w:val="001363DB"/>
    <w:rsid w:val="00136755"/>
    <w:rsid w:val="00137517"/>
    <w:rsid w:val="00140134"/>
    <w:rsid w:val="00143B1D"/>
    <w:rsid w:val="00143D73"/>
    <w:rsid w:val="00144298"/>
    <w:rsid w:val="00144983"/>
    <w:rsid w:val="001461DD"/>
    <w:rsid w:val="00147262"/>
    <w:rsid w:val="001474F0"/>
    <w:rsid w:val="00147F73"/>
    <w:rsid w:val="00150896"/>
    <w:rsid w:val="00150B0B"/>
    <w:rsid w:val="00151630"/>
    <w:rsid w:val="001516A8"/>
    <w:rsid w:val="00151B85"/>
    <w:rsid w:val="00152074"/>
    <w:rsid w:val="0015229B"/>
    <w:rsid w:val="001523E4"/>
    <w:rsid w:val="0015243B"/>
    <w:rsid w:val="00152D8B"/>
    <w:rsid w:val="00152FB4"/>
    <w:rsid w:val="00153087"/>
    <w:rsid w:val="001537D8"/>
    <w:rsid w:val="00153962"/>
    <w:rsid w:val="001541D0"/>
    <w:rsid w:val="0015422E"/>
    <w:rsid w:val="00154AC1"/>
    <w:rsid w:val="001552CC"/>
    <w:rsid w:val="001556D1"/>
    <w:rsid w:val="0015596A"/>
    <w:rsid w:val="00155A79"/>
    <w:rsid w:val="00155C7C"/>
    <w:rsid w:val="0015613B"/>
    <w:rsid w:val="001569E5"/>
    <w:rsid w:val="00156FF2"/>
    <w:rsid w:val="0015743A"/>
    <w:rsid w:val="001604E9"/>
    <w:rsid w:val="00160836"/>
    <w:rsid w:val="00161057"/>
    <w:rsid w:val="0016156E"/>
    <w:rsid w:val="00161920"/>
    <w:rsid w:val="00161A61"/>
    <w:rsid w:val="00162710"/>
    <w:rsid w:val="00162755"/>
    <w:rsid w:val="00164145"/>
    <w:rsid w:val="00164543"/>
    <w:rsid w:val="00164943"/>
    <w:rsid w:val="00164FFE"/>
    <w:rsid w:val="001655BF"/>
    <w:rsid w:val="00165705"/>
    <w:rsid w:val="0016582D"/>
    <w:rsid w:val="001658A1"/>
    <w:rsid w:val="00165CEA"/>
    <w:rsid w:val="00165FA4"/>
    <w:rsid w:val="00166A04"/>
    <w:rsid w:val="0016744C"/>
    <w:rsid w:val="001679D8"/>
    <w:rsid w:val="00170062"/>
    <w:rsid w:val="00171432"/>
    <w:rsid w:val="00172BD2"/>
    <w:rsid w:val="00172DAE"/>
    <w:rsid w:val="00172FBE"/>
    <w:rsid w:val="00173995"/>
    <w:rsid w:val="00173D44"/>
    <w:rsid w:val="00174237"/>
    <w:rsid w:val="00174DCF"/>
    <w:rsid w:val="00175AD4"/>
    <w:rsid w:val="00175D05"/>
    <w:rsid w:val="00176CCB"/>
    <w:rsid w:val="0017722F"/>
    <w:rsid w:val="001773A4"/>
    <w:rsid w:val="00177643"/>
    <w:rsid w:val="00177AD3"/>
    <w:rsid w:val="001808AA"/>
    <w:rsid w:val="0018165C"/>
    <w:rsid w:val="00181DD8"/>
    <w:rsid w:val="001821C1"/>
    <w:rsid w:val="001822BC"/>
    <w:rsid w:val="00184071"/>
    <w:rsid w:val="00185249"/>
    <w:rsid w:val="001858D0"/>
    <w:rsid w:val="00185C4A"/>
    <w:rsid w:val="00185FDE"/>
    <w:rsid w:val="00186936"/>
    <w:rsid w:val="00187249"/>
    <w:rsid w:val="00187FCC"/>
    <w:rsid w:val="00190609"/>
    <w:rsid w:val="00190B19"/>
    <w:rsid w:val="00190E57"/>
    <w:rsid w:val="0019111D"/>
    <w:rsid w:val="0019170E"/>
    <w:rsid w:val="0019220A"/>
    <w:rsid w:val="00192298"/>
    <w:rsid w:val="00192A4E"/>
    <w:rsid w:val="00193C91"/>
    <w:rsid w:val="001940A0"/>
    <w:rsid w:val="001944ED"/>
    <w:rsid w:val="00194718"/>
    <w:rsid w:val="0019474F"/>
    <w:rsid w:val="00195231"/>
    <w:rsid w:val="00195292"/>
    <w:rsid w:val="001956B7"/>
    <w:rsid w:val="00195959"/>
    <w:rsid w:val="001959A0"/>
    <w:rsid w:val="001959AC"/>
    <w:rsid w:val="0019610A"/>
    <w:rsid w:val="00196BE1"/>
    <w:rsid w:val="00196C7A"/>
    <w:rsid w:val="001971EB"/>
    <w:rsid w:val="00197321"/>
    <w:rsid w:val="001979B1"/>
    <w:rsid w:val="001A03FE"/>
    <w:rsid w:val="001A15EF"/>
    <w:rsid w:val="001A1A21"/>
    <w:rsid w:val="001A1F66"/>
    <w:rsid w:val="001A415A"/>
    <w:rsid w:val="001A44B2"/>
    <w:rsid w:val="001A48FB"/>
    <w:rsid w:val="001A5072"/>
    <w:rsid w:val="001A54D7"/>
    <w:rsid w:val="001A54E6"/>
    <w:rsid w:val="001A6359"/>
    <w:rsid w:val="001A75DE"/>
    <w:rsid w:val="001A7896"/>
    <w:rsid w:val="001A7EE3"/>
    <w:rsid w:val="001B053F"/>
    <w:rsid w:val="001B0B72"/>
    <w:rsid w:val="001B0F92"/>
    <w:rsid w:val="001B1180"/>
    <w:rsid w:val="001B2ABD"/>
    <w:rsid w:val="001B3851"/>
    <w:rsid w:val="001B3924"/>
    <w:rsid w:val="001B4067"/>
    <w:rsid w:val="001B40A0"/>
    <w:rsid w:val="001B4B7B"/>
    <w:rsid w:val="001B60DC"/>
    <w:rsid w:val="001B6334"/>
    <w:rsid w:val="001B7073"/>
    <w:rsid w:val="001B711A"/>
    <w:rsid w:val="001B71B6"/>
    <w:rsid w:val="001B71EC"/>
    <w:rsid w:val="001C043A"/>
    <w:rsid w:val="001C0726"/>
    <w:rsid w:val="001C1031"/>
    <w:rsid w:val="001C23A8"/>
    <w:rsid w:val="001C26B3"/>
    <w:rsid w:val="001C28B9"/>
    <w:rsid w:val="001C2A98"/>
    <w:rsid w:val="001C3F65"/>
    <w:rsid w:val="001C4545"/>
    <w:rsid w:val="001C4D9E"/>
    <w:rsid w:val="001C4F6B"/>
    <w:rsid w:val="001C5E3C"/>
    <w:rsid w:val="001C5E4B"/>
    <w:rsid w:val="001C5E8D"/>
    <w:rsid w:val="001C61D9"/>
    <w:rsid w:val="001C673F"/>
    <w:rsid w:val="001C6B44"/>
    <w:rsid w:val="001C79DC"/>
    <w:rsid w:val="001C7AE2"/>
    <w:rsid w:val="001D060D"/>
    <w:rsid w:val="001D0786"/>
    <w:rsid w:val="001D0E38"/>
    <w:rsid w:val="001D1A8D"/>
    <w:rsid w:val="001D1DB6"/>
    <w:rsid w:val="001D2817"/>
    <w:rsid w:val="001D3684"/>
    <w:rsid w:val="001D4328"/>
    <w:rsid w:val="001D434E"/>
    <w:rsid w:val="001D443B"/>
    <w:rsid w:val="001D4F00"/>
    <w:rsid w:val="001D51C9"/>
    <w:rsid w:val="001D5561"/>
    <w:rsid w:val="001D604F"/>
    <w:rsid w:val="001D6851"/>
    <w:rsid w:val="001D6AC8"/>
    <w:rsid w:val="001D7A41"/>
    <w:rsid w:val="001E0D89"/>
    <w:rsid w:val="001E12A4"/>
    <w:rsid w:val="001E1547"/>
    <w:rsid w:val="001E164E"/>
    <w:rsid w:val="001E1832"/>
    <w:rsid w:val="001E19E9"/>
    <w:rsid w:val="001E1C6E"/>
    <w:rsid w:val="001E1E39"/>
    <w:rsid w:val="001E2442"/>
    <w:rsid w:val="001E28B2"/>
    <w:rsid w:val="001E3C42"/>
    <w:rsid w:val="001E4991"/>
    <w:rsid w:val="001E567F"/>
    <w:rsid w:val="001E5A17"/>
    <w:rsid w:val="001E5EED"/>
    <w:rsid w:val="001E60CD"/>
    <w:rsid w:val="001E64DD"/>
    <w:rsid w:val="001E6644"/>
    <w:rsid w:val="001E694D"/>
    <w:rsid w:val="001E6F3F"/>
    <w:rsid w:val="001E712C"/>
    <w:rsid w:val="001E7371"/>
    <w:rsid w:val="001E7476"/>
    <w:rsid w:val="001E76C4"/>
    <w:rsid w:val="001E78E4"/>
    <w:rsid w:val="001E7FA2"/>
    <w:rsid w:val="001F08B7"/>
    <w:rsid w:val="001F1CE7"/>
    <w:rsid w:val="001F23B3"/>
    <w:rsid w:val="001F29C5"/>
    <w:rsid w:val="001F5259"/>
    <w:rsid w:val="001F56FF"/>
    <w:rsid w:val="001F68C8"/>
    <w:rsid w:val="001F79C7"/>
    <w:rsid w:val="001F7BE4"/>
    <w:rsid w:val="001F7EF8"/>
    <w:rsid w:val="002000FC"/>
    <w:rsid w:val="0020012A"/>
    <w:rsid w:val="00200481"/>
    <w:rsid w:val="00200883"/>
    <w:rsid w:val="00201AED"/>
    <w:rsid w:val="00201F51"/>
    <w:rsid w:val="0020266C"/>
    <w:rsid w:val="00202E90"/>
    <w:rsid w:val="00202EB7"/>
    <w:rsid w:val="002031B0"/>
    <w:rsid w:val="00204945"/>
    <w:rsid w:val="00204AEF"/>
    <w:rsid w:val="00204B0D"/>
    <w:rsid w:val="00204E77"/>
    <w:rsid w:val="00206204"/>
    <w:rsid w:val="0020651C"/>
    <w:rsid w:val="00206A12"/>
    <w:rsid w:val="00206B9F"/>
    <w:rsid w:val="00206D3A"/>
    <w:rsid w:val="002074D8"/>
    <w:rsid w:val="0021029D"/>
    <w:rsid w:val="0021050C"/>
    <w:rsid w:val="002105AF"/>
    <w:rsid w:val="00210B98"/>
    <w:rsid w:val="00210D4B"/>
    <w:rsid w:val="00210D81"/>
    <w:rsid w:val="00210F34"/>
    <w:rsid w:val="0021170F"/>
    <w:rsid w:val="00211A01"/>
    <w:rsid w:val="00211AEB"/>
    <w:rsid w:val="002122F1"/>
    <w:rsid w:val="0021261C"/>
    <w:rsid w:val="00213AF5"/>
    <w:rsid w:val="00213E77"/>
    <w:rsid w:val="00214234"/>
    <w:rsid w:val="00214297"/>
    <w:rsid w:val="00214675"/>
    <w:rsid w:val="00214749"/>
    <w:rsid w:val="00214E60"/>
    <w:rsid w:val="00215071"/>
    <w:rsid w:val="002160D9"/>
    <w:rsid w:val="002165D8"/>
    <w:rsid w:val="0021706E"/>
    <w:rsid w:val="00217AB0"/>
    <w:rsid w:val="00217E71"/>
    <w:rsid w:val="00220B1C"/>
    <w:rsid w:val="00220D7C"/>
    <w:rsid w:val="00221043"/>
    <w:rsid w:val="00221DCD"/>
    <w:rsid w:val="00222C78"/>
    <w:rsid w:val="002230A8"/>
    <w:rsid w:val="0022521F"/>
    <w:rsid w:val="0022555D"/>
    <w:rsid w:val="00225974"/>
    <w:rsid w:val="00225B50"/>
    <w:rsid w:val="00225DA2"/>
    <w:rsid w:val="00226044"/>
    <w:rsid w:val="00226A1E"/>
    <w:rsid w:val="002306D1"/>
    <w:rsid w:val="00230A52"/>
    <w:rsid w:val="00230B86"/>
    <w:rsid w:val="0023159B"/>
    <w:rsid w:val="0023175E"/>
    <w:rsid w:val="002317BC"/>
    <w:rsid w:val="0023194E"/>
    <w:rsid w:val="00231C46"/>
    <w:rsid w:val="00232742"/>
    <w:rsid w:val="002330CE"/>
    <w:rsid w:val="002335A7"/>
    <w:rsid w:val="00234472"/>
    <w:rsid w:val="00234731"/>
    <w:rsid w:val="00234E6D"/>
    <w:rsid w:val="002352C7"/>
    <w:rsid w:val="00236225"/>
    <w:rsid w:val="002371BC"/>
    <w:rsid w:val="002376AF"/>
    <w:rsid w:val="00237B63"/>
    <w:rsid w:val="00237D10"/>
    <w:rsid w:val="00240522"/>
    <w:rsid w:val="00240F5B"/>
    <w:rsid w:val="002416E0"/>
    <w:rsid w:val="00242049"/>
    <w:rsid w:val="00242863"/>
    <w:rsid w:val="00242BD8"/>
    <w:rsid w:val="00244411"/>
    <w:rsid w:val="00244D58"/>
    <w:rsid w:val="00245038"/>
    <w:rsid w:val="00245129"/>
    <w:rsid w:val="0024588E"/>
    <w:rsid w:val="00247426"/>
    <w:rsid w:val="0024794A"/>
    <w:rsid w:val="00247E16"/>
    <w:rsid w:val="00251074"/>
    <w:rsid w:val="002511D3"/>
    <w:rsid w:val="00251D39"/>
    <w:rsid w:val="00252029"/>
    <w:rsid w:val="002539DD"/>
    <w:rsid w:val="0025514F"/>
    <w:rsid w:val="002556BB"/>
    <w:rsid w:val="00256116"/>
    <w:rsid w:val="0025626E"/>
    <w:rsid w:val="00260062"/>
    <w:rsid w:val="00260C23"/>
    <w:rsid w:val="002622C5"/>
    <w:rsid w:val="00262778"/>
    <w:rsid w:val="0026353D"/>
    <w:rsid w:val="002635D4"/>
    <w:rsid w:val="002645AC"/>
    <w:rsid w:val="00264C36"/>
    <w:rsid w:val="00265076"/>
    <w:rsid w:val="002651C4"/>
    <w:rsid w:val="0026532B"/>
    <w:rsid w:val="00266522"/>
    <w:rsid w:val="002665EE"/>
    <w:rsid w:val="002677F3"/>
    <w:rsid w:val="00270568"/>
    <w:rsid w:val="00272748"/>
    <w:rsid w:val="002727E5"/>
    <w:rsid w:val="0027292E"/>
    <w:rsid w:val="00273C89"/>
    <w:rsid w:val="002769F2"/>
    <w:rsid w:val="00277415"/>
    <w:rsid w:val="0027758E"/>
    <w:rsid w:val="00277A4E"/>
    <w:rsid w:val="00277D26"/>
    <w:rsid w:val="00277F41"/>
    <w:rsid w:val="0028135A"/>
    <w:rsid w:val="00281403"/>
    <w:rsid w:val="00281566"/>
    <w:rsid w:val="002816FE"/>
    <w:rsid w:val="0028236A"/>
    <w:rsid w:val="00283B5E"/>
    <w:rsid w:val="00284782"/>
    <w:rsid w:val="00284F91"/>
    <w:rsid w:val="00286328"/>
    <w:rsid w:val="00286670"/>
    <w:rsid w:val="0028676E"/>
    <w:rsid w:val="002868D7"/>
    <w:rsid w:val="002869A2"/>
    <w:rsid w:val="00286C52"/>
    <w:rsid w:val="00286EEB"/>
    <w:rsid w:val="0028711A"/>
    <w:rsid w:val="00287C36"/>
    <w:rsid w:val="00287C68"/>
    <w:rsid w:val="00287D6B"/>
    <w:rsid w:val="00287FA4"/>
    <w:rsid w:val="002906D4"/>
    <w:rsid w:val="00290915"/>
    <w:rsid w:val="0029112B"/>
    <w:rsid w:val="002913A6"/>
    <w:rsid w:val="00291BA2"/>
    <w:rsid w:val="00291D74"/>
    <w:rsid w:val="00292A61"/>
    <w:rsid w:val="00292D54"/>
    <w:rsid w:val="002931C3"/>
    <w:rsid w:val="00293795"/>
    <w:rsid w:val="002939A3"/>
    <w:rsid w:val="00293BA7"/>
    <w:rsid w:val="0029434D"/>
    <w:rsid w:val="00294350"/>
    <w:rsid w:val="002947D7"/>
    <w:rsid w:val="00294EFB"/>
    <w:rsid w:val="00295146"/>
    <w:rsid w:val="00297316"/>
    <w:rsid w:val="00297574"/>
    <w:rsid w:val="002A0263"/>
    <w:rsid w:val="002A028E"/>
    <w:rsid w:val="002A0DCC"/>
    <w:rsid w:val="002A17B6"/>
    <w:rsid w:val="002A246C"/>
    <w:rsid w:val="002A36B6"/>
    <w:rsid w:val="002A3C03"/>
    <w:rsid w:val="002A40FF"/>
    <w:rsid w:val="002A433F"/>
    <w:rsid w:val="002A58BD"/>
    <w:rsid w:val="002A6289"/>
    <w:rsid w:val="002A65C4"/>
    <w:rsid w:val="002A7ABC"/>
    <w:rsid w:val="002A7B91"/>
    <w:rsid w:val="002B0B8F"/>
    <w:rsid w:val="002B19DF"/>
    <w:rsid w:val="002B2245"/>
    <w:rsid w:val="002B24E1"/>
    <w:rsid w:val="002B2840"/>
    <w:rsid w:val="002B2B60"/>
    <w:rsid w:val="002B30F3"/>
    <w:rsid w:val="002B337A"/>
    <w:rsid w:val="002B37F9"/>
    <w:rsid w:val="002B3CDE"/>
    <w:rsid w:val="002B4290"/>
    <w:rsid w:val="002B43FA"/>
    <w:rsid w:val="002B4F66"/>
    <w:rsid w:val="002B542B"/>
    <w:rsid w:val="002B555F"/>
    <w:rsid w:val="002B55E5"/>
    <w:rsid w:val="002B5771"/>
    <w:rsid w:val="002B5D91"/>
    <w:rsid w:val="002B612E"/>
    <w:rsid w:val="002B619E"/>
    <w:rsid w:val="002B6BEB"/>
    <w:rsid w:val="002B7373"/>
    <w:rsid w:val="002C0410"/>
    <w:rsid w:val="002C042E"/>
    <w:rsid w:val="002C04A9"/>
    <w:rsid w:val="002C09E2"/>
    <w:rsid w:val="002C0B32"/>
    <w:rsid w:val="002C2732"/>
    <w:rsid w:val="002C2977"/>
    <w:rsid w:val="002C2FA8"/>
    <w:rsid w:val="002C3361"/>
    <w:rsid w:val="002C35BC"/>
    <w:rsid w:val="002C3CF4"/>
    <w:rsid w:val="002C3D07"/>
    <w:rsid w:val="002C3E6D"/>
    <w:rsid w:val="002C4823"/>
    <w:rsid w:val="002C55B3"/>
    <w:rsid w:val="002C68A4"/>
    <w:rsid w:val="002C7528"/>
    <w:rsid w:val="002C7563"/>
    <w:rsid w:val="002C7ACF"/>
    <w:rsid w:val="002C7CE1"/>
    <w:rsid w:val="002D0225"/>
    <w:rsid w:val="002D0E91"/>
    <w:rsid w:val="002D0E93"/>
    <w:rsid w:val="002D15D2"/>
    <w:rsid w:val="002D1825"/>
    <w:rsid w:val="002D1E36"/>
    <w:rsid w:val="002D1E3F"/>
    <w:rsid w:val="002D4044"/>
    <w:rsid w:val="002D458F"/>
    <w:rsid w:val="002D4832"/>
    <w:rsid w:val="002D4B55"/>
    <w:rsid w:val="002D4BBD"/>
    <w:rsid w:val="002D4EE7"/>
    <w:rsid w:val="002D4EEA"/>
    <w:rsid w:val="002D51A2"/>
    <w:rsid w:val="002D60D9"/>
    <w:rsid w:val="002D6622"/>
    <w:rsid w:val="002D7A42"/>
    <w:rsid w:val="002E010B"/>
    <w:rsid w:val="002E0122"/>
    <w:rsid w:val="002E02B4"/>
    <w:rsid w:val="002E0BF0"/>
    <w:rsid w:val="002E0C97"/>
    <w:rsid w:val="002E3994"/>
    <w:rsid w:val="002E4005"/>
    <w:rsid w:val="002E403F"/>
    <w:rsid w:val="002E4AD6"/>
    <w:rsid w:val="002E4D33"/>
    <w:rsid w:val="002E526A"/>
    <w:rsid w:val="002E54E3"/>
    <w:rsid w:val="002E65D4"/>
    <w:rsid w:val="002E7014"/>
    <w:rsid w:val="002E7FBD"/>
    <w:rsid w:val="002F06B8"/>
    <w:rsid w:val="002F09D8"/>
    <w:rsid w:val="002F14CB"/>
    <w:rsid w:val="002F2D83"/>
    <w:rsid w:val="002F30AA"/>
    <w:rsid w:val="002F3131"/>
    <w:rsid w:val="002F31AC"/>
    <w:rsid w:val="002F33E2"/>
    <w:rsid w:val="002F38A9"/>
    <w:rsid w:val="002F3C69"/>
    <w:rsid w:val="002F42F4"/>
    <w:rsid w:val="002F4AA3"/>
    <w:rsid w:val="002F4F31"/>
    <w:rsid w:val="002F5B77"/>
    <w:rsid w:val="002F5C11"/>
    <w:rsid w:val="002F62FA"/>
    <w:rsid w:val="002F6676"/>
    <w:rsid w:val="002F6DCC"/>
    <w:rsid w:val="002F726E"/>
    <w:rsid w:val="002F74A5"/>
    <w:rsid w:val="002F7879"/>
    <w:rsid w:val="002F7FDA"/>
    <w:rsid w:val="00300A29"/>
    <w:rsid w:val="00301007"/>
    <w:rsid w:val="00301225"/>
    <w:rsid w:val="0030155D"/>
    <w:rsid w:val="00301623"/>
    <w:rsid w:val="0030180C"/>
    <w:rsid w:val="00301A2E"/>
    <w:rsid w:val="00302076"/>
    <w:rsid w:val="00302320"/>
    <w:rsid w:val="003029C2"/>
    <w:rsid w:val="00302A6D"/>
    <w:rsid w:val="0030358A"/>
    <w:rsid w:val="00303968"/>
    <w:rsid w:val="003039C5"/>
    <w:rsid w:val="00303ABA"/>
    <w:rsid w:val="00305546"/>
    <w:rsid w:val="00305AE0"/>
    <w:rsid w:val="00305F1E"/>
    <w:rsid w:val="003066F6"/>
    <w:rsid w:val="00306A42"/>
    <w:rsid w:val="00306FB8"/>
    <w:rsid w:val="003101EF"/>
    <w:rsid w:val="0031064D"/>
    <w:rsid w:val="0031067B"/>
    <w:rsid w:val="003110CE"/>
    <w:rsid w:val="00311A64"/>
    <w:rsid w:val="00313196"/>
    <w:rsid w:val="003132D5"/>
    <w:rsid w:val="00313569"/>
    <w:rsid w:val="00313590"/>
    <w:rsid w:val="00313C02"/>
    <w:rsid w:val="0031458D"/>
    <w:rsid w:val="00314757"/>
    <w:rsid w:val="00314C58"/>
    <w:rsid w:val="00315343"/>
    <w:rsid w:val="00316142"/>
    <w:rsid w:val="0031634F"/>
    <w:rsid w:val="00316E0A"/>
    <w:rsid w:val="003170FF"/>
    <w:rsid w:val="00317DA1"/>
    <w:rsid w:val="003209DB"/>
    <w:rsid w:val="003213E1"/>
    <w:rsid w:val="00321998"/>
    <w:rsid w:val="003220E4"/>
    <w:rsid w:val="0032215F"/>
    <w:rsid w:val="00323558"/>
    <w:rsid w:val="00323A16"/>
    <w:rsid w:val="0032472B"/>
    <w:rsid w:val="003251A8"/>
    <w:rsid w:val="0032526D"/>
    <w:rsid w:val="00325A71"/>
    <w:rsid w:val="00326156"/>
    <w:rsid w:val="00326F7E"/>
    <w:rsid w:val="00327359"/>
    <w:rsid w:val="00327C2C"/>
    <w:rsid w:val="00327D62"/>
    <w:rsid w:val="00330A19"/>
    <w:rsid w:val="00330F39"/>
    <w:rsid w:val="0033126E"/>
    <w:rsid w:val="00332EAB"/>
    <w:rsid w:val="003330FC"/>
    <w:rsid w:val="00333472"/>
    <w:rsid w:val="0033453C"/>
    <w:rsid w:val="00334886"/>
    <w:rsid w:val="00335638"/>
    <w:rsid w:val="00335B3F"/>
    <w:rsid w:val="00336D23"/>
    <w:rsid w:val="00336F5B"/>
    <w:rsid w:val="00337F97"/>
    <w:rsid w:val="003400A6"/>
    <w:rsid w:val="0034014E"/>
    <w:rsid w:val="00340407"/>
    <w:rsid w:val="00341582"/>
    <w:rsid w:val="00341A29"/>
    <w:rsid w:val="00341ADF"/>
    <w:rsid w:val="00341C63"/>
    <w:rsid w:val="003423CE"/>
    <w:rsid w:val="003426D7"/>
    <w:rsid w:val="00343045"/>
    <w:rsid w:val="00343BF0"/>
    <w:rsid w:val="00343CE1"/>
    <w:rsid w:val="0034458E"/>
    <w:rsid w:val="003456ED"/>
    <w:rsid w:val="003457B3"/>
    <w:rsid w:val="0034676B"/>
    <w:rsid w:val="00346C3C"/>
    <w:rsid w:val="0034754C"/>
    <w:rsid w:val="00347704"/>
    <w:rsid w:val="003477F1"/>
    <w:rsid w:val="00347BBD"/>
    <w:rsid w:val="00350999"/>
    <w:rsid w:val="00350A4A"/>
    <w:rsid w:val="00350CBF"/>
    <w:rsid w:val="00351BB3"/>
    <w:rsid w:val="00351DA6"/>
    <w:rsid w:val="00351FC8"/>
    <w:rsid w:val="00352BA1"/>
    <w:rsid w:val="00352CBF"/>
    <w:rsid w:val="00352F6A"/>
    <w:rsid w:val="00353A4B"/>
    <w:rsid w:val="00354274"/>
    <w:rsid w:val="00354731"/>
    <w:rsid w:val="0035484A"/>
    <w:rsid w:val="003555D0"/>
    <w:rsid w:val="00360694"/>
    <w:rsid w:val="00361A56"/>
    <w:rsid w:val="003621FA"/>
    <w:rsid w:val="00362D9C"/>
    <w:rsid w:val="00362F0F"/>
    <w:rsid w:val="00364386"/>
    <w:rsid w:val="00364905"/>
    <w:rsid w:val="00364B03"/>
    <w:rsid w:val="003657C6"/>
    <w:rsid w:val="00365EC1"/>
    <w:rsid w:val="00366953"/>
    <w:rsid w:val="00366A6E"/>
    <w:rsid w:val="00367FF2"/>
    <w:rsid w:val="0037085F"/>
    <w:rsid w:val="00370C9B"/>
    <w:rsid w:val="00370E1A"/>
    <w:rsid w:val="00371278"/>
    <w:rsid w:val="0037140E"/>
    <w:rsid w:val="00371A3D"/>
    <w:rsid w:val="0037245F"/>
    <w:rsid w:val="003725FA"/>
    <w:rsid w:val="003730E5"/>
    <w:rsid w:val="003734CF"/>
    <w:rsid w:val="00373DDA"/>
    <w:rsid w:val="00374473"/>
    <w:rsid w:val="00375421"/>
    <w:rsid w:val="00375431"/>
    <w:rsid w:val="003756FC"/>
    <w:rsid w:val="003760E3"/>
    <w:rsid w:val="003761FC"/>
    <w:rsid w:val="00376237"/>
    <w:rsid w:val="00376270"/>
    <w:rsid w:val="00376A0C"/>
    <w:rsid w:val="00376D6A"/>
    <w:rsid w:val="003773C5"/>
    <w:rsid w:val="00377B03"/>
    <w:rsid w:val="003803E2"/>
    <w:rsid w:val="00380944"/>
    <w:rsid w:val="00380CB1"/>
    <w:rsid w:val="00381C06"/>
    <w:rsid w:val="0038304E"/>
    <w:rsid w:val="00383440"/>
    <w:rsid w:val="0038367B"/>
    <w:rsid w:val="0038424E"/>
    <w:rsid w:val="0038445A"/>
    <w:rsid w:val="0038450B"/>
    <w:rsid w:val="00384CE1"/>
    <w:rsid w:val="00384D5A"/>
    <w:rsid w:val="00384D64"/>
    <w:rsid w:val="00385232"/>
    <w:rsid w:val="0038650F"/>
    <w:rsid w:val="00387503"/>
    <w:rsid w:val="00387691"/>
    <w:rsid w:val="00387CF0"/>
    <w:rsid w:val="003908C1"/>
    <w:rsid w:val="00390E39"/>
    <w:rsid w:val="003915A3"/>
    <w:rsid w:val="00391B0B"/>
    <w:rsid w:val="00391D7E"/>
    <w:rsid w:val="003925D5"/>
    <w:rsid w:val="00392FEA"/>
    <w:rsid w:val="0039356E"/>
    <w:rsid w:val="0039372C"/>
    <w:rsid w:val="00393B37"/>
    <w:rsid w:val="00394AE4"/>
    <w:rsid w:val="0039502B"/>
    <w:rsid w:val="00395AAC"/>
    <w:rsid w:val="0039626D"/>
    <w:rsid w:val="00396347"/>
    <w:rsid w:val="00396B99"/>
    <w:rsid w:val="0039702B"/>
    <w:rsid w:val="00397F4A"/>
    <w:rsid w:val="003A0CBC"/>
    <w:rsid w:val="003A188B"/>
    <w:rsid w:val="003A1B23"/>
    <w:rsid w:val="003A1B7B"/>
    <w:rsid w:val="003A3187"/>
    <w:rsid w:val="003A3588"/>
    <w:rsid w:val="003A36C7"/>
    <w:rsid w:val="003A3D4D"/>
    <w:rsid w:val="003A3ECC"/>
    <w:rsid w:val="003A44C2"/>
    <w:rsid w:val="003A4A38"/>
    <w:rsid w:val="003A4C0D"/>
    <w:rsid w:val="003A4C5E"/>
    <w:rsid w:val="003A556A"/>
    <w:rsid w:val="003A55F5"/>
    <w:rsid w:val="003A600E"/>
    <w:rsid w:val="003A63CE"/>
    <w:rsid w:val="003A644B"/>
    <w:rsid w:val="003A65AB"/>
    <w:rsid w:val="003A667D"/>
    <w:rsid w:val="003A6B87"/>
    <w:rsid w:val="003A6D1A"/>
    <w:rsid w:val="003B155D"/>
    <w:rsid w:val="003B1CAE"/>
    <w:rsid w:val="003B1F2B"/>
    <w:rsid w:val="003B2310"/>
    <w:rsid w:val="003B296E"/>
    <w:rsid w:val="003B29E2"/>
    <w:rsid w:val="003B2C94"/>
    <w:rsid w:val="003B339D"/>
    <w:rsid w:val="003B3E67"/>
    <w:rsid w:val="003B44DB"/>
    <w:rsid w:val="003B4664"/>
    <w:rsid w:val="003B5704"/>
    <w:rsid w:val="003B5CA1"/>
    <w:rsid w:val="003B5F86"/>
    <w:rsid w:val="003B6CEC"/>
    <w:rsid w:val="003B6F61"/>
    <w:rsid w:val="003B705B"/>
    <w:rsid w:val="003B7833"/>
    <w:rsid w:val="003C016E"/>
    <w:rsid w:val="003C0E1B"/>
    <w:rsid w:val="003C1324"/>
    <w:rsid w:val="003C2124"/>
    <w:rsid w:val="003C34B4"/>
    <w:rsid w:val="003C387A"/>
    <w:rsid w:val="003C3A29"/>
    <w:rsid w:val="003C3C1A"/>
    <w:rsid w:val="003C3C55"/>
    <w:rsid w:val="003C3DC3"/>
    <w:rsid w:val="003C40FF"/>
    <w:rsid w:val="003C4239"/>
    <w:rsid w:val="003C4404"/>
    <w:rsid w:val="003C473E"/>
    <w:rsid w:val="003C47BB"/>
    <w:rsid w:val="003C4C63"/>
    <w:rsid w:val="003C4D85"/>
    <w:rsid w:val="003C4DAC"/>
    <w:rsid w:val="003C51AF"/>
    <w:rsid w:val="003C59E0"/>
    <w:rsid w:val="003C5D4F"/>
    <w:rsid w:val="003C62E8"/>
    <w:rsid w:val="003C641C"/>
    <w:rsid w:val="003C6B21"/>
    <w:rsid w:val="003C701F"/>
    <w:rsid w:val="003D05CB"/>
    <w:rsid w:val="003D0C7D"/>
    <w:rsid w:val="003D0D63"/>
    <w:rsid w:val="003D1870"/>
    <w:rsid w:val="003D21F2"/>
    <w:rsid w:val="003D4428"/>
    <w:rsid w:val="003D44B0"/>
    <w:rsid w:val="003D53AF"/>
    <w:rsid w:val="003D576E"/>
    <w:rsid w:val="003D5959"/>
    <w:rsid w:val="003D5E91"/>
    <w:rsid w:val="003D73A4"/>
    <w:rsid w:val="003D75F4"/>
    <w:rsid w:val="003D7FA1"/>
    <w:rsid w:val="003E0159"/>
    <w:rsid w:val="003E09F0"/>
    <w:rsid w:val="003E1194"/>
    <w:rsid w:val="003E11E9"/>
    <w:rsid w:val="003E179D"/>
    <w:rsid w:val="003E18DD"/>
    <w:rsid w:val="003E1A80"/>
    <w:rsid w:val="003E1EE1"/>
    <w:rsid w:val="003E2143"/>
    <w:rsid w:val="003E237B"/>
    <w:rsid w:val="003E25D8"/>
    <w:rsid w:val="003E2950"/>
    <w:rsid w:val="003E3033"/>
    <w:rsid w:val="003E31E9"/>
    <w:rsid w:val="003E3916"/>
    <w:rsid w:val="003E40A1"/>
    <w:rsid w:val="003E41E4"/>
    <w:rsid w:val="003E43AE"/>
    <w:rsid w:val="003E6385"/>
    <w:rsid w:val="003E65E3"/>
    <w:rsid w:val="003E6B71"/>
    <w:rsid w:val="003E6FE8"/>
    <w:rsid w:val="003F0079"/>
    <w:rsid w:val="003F0A01"/>
    <w:rsid w:val="003F19BB"/>
    <w:rsid w:val="003F1F78"/>
    <w:rsid w:val="003F22BF"/>
    <w:rsid w:val="003F2CA5"/>
    <w:rsid w:val="003F3033"/>
    <w:rsid w:val="003F36F0"/>
    <w:rsid w:val="003F3ABE"/>
    <w:rsid w:val="003F5140"/>
    <w:rsid w:val="003F5194"/>
    <w:rsid w:val="003F560D"/>
    <w:rsid w:val="003F5790"/>
    <w:rsid w:val="003F5963"/>
    <w:rsid w:val="003F6801"/>
    <w:rsid w:val="003F6D22"/>
    <w:rsid w:val="003F77DA"/>
    <w:rsid w:val="003F7812"/>
    <w:rsid w:val="004002FF"/>
    <w:rsid w:val="00400EC1"/>
    <w:rsid w:val="00400FD9"/>
    <w:rsid w:val="004019ED"/>
    <w:rsid w:val="004029ED"/>
    <w:rsid w:val="00402DC6"/>
    <w:rsid w:val="004033FB"/>
    <w:rsid w:val="004039C4"/>
    <w:rsid w:val="00403B39"/>
    <w:rsid w:val="00403B9F"/>
    <w:rsid w:val="00404EB5"/>
    <w:rsid w:val="004058D1"/>
    <w:rsid w:val="00405AFE"/>
    <w:rsid w:val="00406106"/>
    <w:rsid w:val="0040685F"/>
    <w:rsid w:val="00406E2C"/>
    <w:rsid w:val="004076B8"/>
    <w:rsid w:val="00407A96"/>
    <w:rsid w:val="004107FC"/>
    <w:rsid w:val="0041081B"/>
    <w:rsid w:val="00410BD7"/>
    <w:rsid w:val="0041149D"/>
    <w:rsid w:val="004116A5"/>
    <w:rsid w:val="00411795"/>
    <w:rsid w:val="00411D7C"/>
    <w:rsid w:val="00411E74"/>
    <w:rsid w:val="00412385"/>
    <w:rsid w:val="004139D5"/>
    <w:rsid w:val="00413C4B"/>
    <w:rsid w:val="00413EE4"/>
    <w:rsid w:val="00414436"/>
    <w:rsid w:val="00414452"/>
    <w:rsid w:val="004146BD"/>
    <w:rsid w:val="004148A1"/>
    <w:rsid w:val="00415142"/>
    <w:rsid w:val="0041549E"/>
    <w:rsid w:val="00415E67"/>
    <w:rsid w:val="00416304"/>
    <w:rsid w:val="00416570"/>
    <w:rsid w:val="00417585"/>
    <w:rsid w:val="0041797D"/>
    <w:rsid w:val="00417A46"/>
    <w:rsid w:val="004202E7"/>
    <w:rsid w:val="00420679"/>
    <w:rsid w:val="00420840"/>
    <w:rsid w:val="00420929"/>
    <w:rsid w:val="00420F9C"/>
    <w:rsid w:val="004213B8"/>
    <w:rsid w:val="0042151F"/>
    <w:rsid w:val="00421914"/>
    <w:rsid w:val="00422497"/>
    <w:rsid w:val="004236AF"/>
    <w:rsid w:val="00424211"/>
    <w:rsid w:val="00424258"/>
    <w:rsid w:val="00424388"/>
    <w:rsid w:val="00424874"/>
    <w:rsid w:val="004255F2"/>
    <w:rsid w:val="00425AD7"/>
    <w:rsid w:val="00426C24"/>
    <w:rsid w:val="00426D4D"/>
    <w:rsid w:val="0042750E"/>
    <w:rsid w:val="004275D4"/>
    <w:rsid w:val="00427EB5"/>
    <w:rsid w:val="00430600"/>
    <w:rsid w:val="0043080A"/>
    <w:rsid w:val="00431175"/>
    <w:rsid w:val="004314C3"/>
    <w:rsid w:val="004315E7"/>
    <w:rsid w:val="0043165B"/>
    <w:rsid w:val="00431CE9"/>
    <w:rsid w:val="00432AF0"/>
    <w:rsid w:val="0043301E"/>
    <w:rsid w:val="004336D5"/>
    <w:rsid w:val="004337F2"/>
    <w:rsid w:val="00433C06"/>
    <w:rsid w:val="004342B4"/>
    <w:rsid w:val="00434EE4"/>
    <w:rsid w:val="0043536F"/>
    <w:rsid w:val="00435388"/>
    <w:rsid w:val="00435604"/>
    <w:rsid w:val="00435F1A"/>
    <w:rsid w:val="004361DE"/>
    <w:rsid w:val="00436265"/>
    <w:rsid w:val="00436778"/>
    <w:rsid w:val="00436907"/>
    <w:rsid w:val="00436CC2"/>
    <w:rsid w:val="00437043"/>
    <w:rsid w:val="004370CE"/>
    <w:rsid w:val="00437CAB"/>
    <w:rsid w:val="00437F84"/>
    <w:rsid w:val="00440710"/>
    <w:rsid w:val="0044184D"/>
    <w:rsid w:val="0044210C"/>
    <w:rsid w:val="0044211D"/>
    <w:rsid w:val="004421B4"/>
    <w:rsid w:val="004423E4"/>
    <w:rsid w:val="00442988"/>
    <w:rsid w:val="004433EC"/>
    <w:rsid w:val="0044346D"/>
    <w:rsid w:val="00443A18"/>
    <w:rsid w:val="00443E30"/>
    <w:rsid w:val="00444CFE"/>
    <w:rsid w:val="0044515B"/>
    <w:rsid w:val="004459ED"/>
    <w:rsid w:val="00445A8F"/>
    <w:rsid w:val="00445EE7"/>
    <w:rsid w:val="00445F31"/>
    <w:rsid w:val="0044601D"/>
    <w:rsid w:val="00446451"/>
    <w:rsid w:val="0044740A"/>
    <w:rsid w:val="00447C9D"/>
    <w:rsid w:val="00447FE0"/>
    <w:rsid w:val="004501D5"/>
    <w:rsid w:val="00450A5E"/>
    <w:rsid w:val="00450B17"/>
    <w:rsid w:val="004511D1"/>
    <w:rsid w:val="004515E9"/>
    <w:rsid w:val="00451B84"/>
    <w:rsid w:val="0045250D"/>
    <w:rsid w:val="00452C93"/>
    <w:rsid w:val="00452F35"/>
    <w:rsid w:val="004531B5"/>
    <w:rsid w:val="004534EE"/>
    <w:rsid w:val="0045359F"/>
    <w:rsid w:val="00453707"/>
    <w:rsid w:val="00453789"/>
    <w:rsid w:val="0045477F"/>
    <w:rsid w:val="00455247"/>
    <w:rsid w:val="00455B49"/>
    <w:rsid w:val="00455D74"/>
    <w:rsid w:val="00456017"/>
    <w:rsid w:val="00456F3A"/>
    <w:rsid w:val="00457602"/>
    <w:rsid w:val="00457AE8"/>
    <w:rsid w:val="00460A6E"/>
    <w:rsid w:val="00461885"/>
    <w:rsid w:val="00462210"/>
    <w:rsid w:val="00462672"/>
    <w:rsid w:val="00462838"/>
    <w:rsid w:val="00463A49"/>
    <w:rsid w:val="00464A04"/>
    <w:rsid w:val="00464A8F"/>
    <w:rsid w:val="00471EE8"/>
    <w:rsid w:val="00472128"/>
    <w:rsid w:val="00473EF3"/>
    <w:rsid w:val="00474268"/>
    <w:rsid w:val="004743A8"/>
    <w:rsid w:val="004744AC"/>
    <w:rsid w:val="0047494A"/>
    <w:rsid w:val="00474B62"/>
    <w:rsid w:val="00475CAC"/>
    <w:rsid w:val="00476A77"/>
    <w:rsid w:val="00476E8D"/>
    <w:rsid w:val="00477907"/>
    <w:rsid w:val="00477A17"/>
    <w:rsid w:val="00480086"/>
    <w:rsid w:val="0048043C"/>
    <w:rsid w:val="00480A02"/>
    <w:rsid w:val="00480D4A"/>
    <w:rsid w:val="00480FB6"/>
    <w:rsid w:val="00481826"/>
    <w:rsid w:val="004832DB"/>
    <w:rsid w:val="00484004"/>
    <w:rsid w:val="00484F07"/>
    <w:rsid w:val="0048504B"/>
    <w:rsid w:val="00486A0F"/>
    <w:rsid w:val="00486A16"/>
    <w:rsid w:val="00490A48"/>
    <w:rsid w:val="004913CD"/>
    <w:rsid w:val="0049253D"/>
    <w:rsid w:val="00493143"/>
    <w:rsid w:val="004935AC"/>
    <w:rsid w:val="0049389C"/>
    <w:rsid w:val="00493BE2"/>
    <w:rsid w:val="00493CC1"/>
    <w:rsid w:val="00493E9A"/>
    <w:rsid w:val="00493F55"/>
    <w:rsid w:val="00495301"/>
    <w:rsid w:val="0049600A"/>
    <w:rsid w:val="004963D5"/>
    <w:rsid w:val="00496690"/>
    <w:rsid w:val="0049786A"/>
    <w:rsid w:val="004979D1"/>
    <w:rsid w:val="00497B03"/>
    <w:rsid w:val="00497E26"/>
    <w:rsid w:val="004A0142"/>
    <w:rsid w:val="004A03F9"/>
    <w:rsid w:val="004A062C"/>
    <w:rsid w:val="004A13C4"/>
    <w:rsid w:val="004A1D05"/>
    <w:rsid w:val="004A2528"/>
    <w:rsid w:val="004A2529"/>
    <w:rsid w:val="004A2827"/>
    <w:rsid w:val="004A3597"/>
    <w:rsid w:val="004A38DC"/>
    <w:rsid w:val="004A391C"/>
    <w:rsid w:val="004A3A7D"/>
    <w:rsid w:val="004A4166"/>
    <w:rsid w:val="004A59D2"/>
    <w:rsid w:val="004A5C8A"/>
    <w:rsid w:val="004B03B2"/>
    <w:rsid w:val="004B075E"/>
    <w:rsid w:val="004B09B5"/>
    <w:rsid w:val="004B0B08"/>
    <w:rsid w:val="004B1022"/>
    <w:rsid w:val="004B10AB"/>
    <w:rsid w:val="004B13B7"/>
    <w:rsid w:val="004B1423"/>
    <w:rsid w:val="004B2B40"/>
    <w:rsid w:val="004B2E4C"/>
    <w:rsid w:val="004B536E"/>
    <w:rsid w:val="004B5D1A"/>
    <w:rsid w:val="004B6594"/>
    <w:rsid w:val="004B6AE7"/>
    <w:rsid w:val="004B70AB"/>
    <w:rsid w:val="004B74F1"/>
    <w:rsid w:val="004B76C0"/>
    <w:rsid w:val="004B77A2"/>
    <w:rsid w:val="004C00E5"/>
    <w:rsid w:val="004C03E9"/>
    <w:rsid w:val="004C0D54"/>
    <w:rsid w:val="004C13C7"/>
    <w:rsid w:val="004C13F9"/>
    <w:rsid w:val="004C1651"/>
    <w:rsid w:val="004C185A"/>
    <w:rsid w:val="004C1ADB"/>
    <w:rsid w:val="004C1C24"/>
    <w:rsid w:val="004C2AF8"/>
    <w:rsid w:val="004C2B81"/>
    <w:rsid w:val="004C2BE3"/>
    <w:rsid w:val="004C2FB0"/>
    <w:rsid w:val="004C398D"/>
    <w:rsid w:val="004C3D08"/>
    <w:rsid w:val="004C4287"/>
    <w:rsid w:val="004C543A"/>
    <w:rsid w:val="004C5B36"/>
    <w:rsid w:val="004C608B"/>
    <w:rsid w:val="004C6C03"/>
    <w:rsid w:val="004C7152"/>
    <w:rsid w:val="004C7279"/>
    <w:rsid w:val="004C7B6F"/>
    <w:rsid w:val="004D190F"/>
    <w:rsid w:val="004D1A78"/>
    <w:rsid w:val="004D1EF4"/>
    <w:rsid w:val="004D27CF"/>
    <w:rsid w:val="004D30C5"/>
    <w:rsid w:val="004D3696"/>
    <w:rsid w:val="004D3CFD"/>
    <w:rsid w:val="004D443F"/>
    <w:rsid w:val="004D562C"/>
    <w:rsid w:val="004D584B"/>
    <w:rsid w:val="004D5D82"/>
    <w:rsid w:val="004D6921"/>
    <w:rsid w:val="004D7290"/>
    <w:rsid w:val="004D79F9"/>
    <w:rsid w:val="004D7A88"/>
    <w:rsid w:val="004E0709"/>
    <w:rsid w:val="004E0F03"/>
    <w:rsid w:val="004E0F13"/>
    <w:rsid w:val="004E1825"/>
    <w:rsid w:val="004E1913"/>
    <w:rsid w:val="004E2567"/>
    <w:rsid w:val="004E4021"/>
    <w:rsid w:val="004E4D53"/>
    <w:rsid w:val="004E5AE1"/>
    <w:rsid w:val="004E716C"/>
    <w:rsid w:val="004E7D22"/>
    <w:rsid w:val="004F067B"/>
    <w:rsid w:val="004F0D20"/>
    <w:rsid w:val="004F13E7"/>
    <w:rsid w:val="004F2967"/>
    <w:rsid w:val="004F2B1D"/>
    <w:rsid w:val="004F338B"/>
    <w:rsid w:val="004F419D"/>
    <w:rsid w:val="004F41CE"/>
    <w:rsid w:val="004F4C6F"/>
    <w:rsid w:val="004F4D80"/>
    <w:rsid w:val="004F4ECE"/>
    <w:rsid w:val="004F5196"/>
    <w:rsid w:val="004F6526"/>
    <w:rsid w:val="0050011D"/>
    <w:rsid w:val="00500136"/>
    <w:rsid w:val="00500471"/>
    <w:rsid w:val="00501208"/>
    <w:rsid w:val="005012A7"/>
    <w:rsid w:val="00501B5B"/>
    <w:rsid w:val="00501CBF"/>
    <w:rsid w:val="005022A9"/>
    <w:rsid w:val="005027D7"/>
    <w:rsid w:val="0050383C"/>
    <w:rsid w:val="00505D3B"/>
    <w:rsid w:val="00506169"/>
    <w:rsid w:val="00506818"/>
    <w:rsid w:val="00506B62"/>
    <w:rsid w:val="00507C52"/>
    <w:rsid w:val="00507F37"/>
    <w:rsid w:val="005107BD"/>
    <w:rsid w:val="005108F2"/>
    <w:rsid w:val="005109E6"/>
    <w:rsid w:val="00510CBF"/>
    <w:rsid w:val="00511A96"/>
    <w:rsid w:val="00511DE5"/>
    <w:rsid w:val="00512545"/>
    <w:rsid w:val="005127F1"/>
    <w:rsid w:val="00512A47"/>
    <w:rsid w:val="0051325F"/>
    <w:rsid w:val="0051401C"/>
    <w:rsid w:val="005142AD"/>
    <w:rsid w:val="00514386"/>
    <w:rsid w:val="005143F4"/>
    <w:rsid w:val="005143FA"/>
    <w:rsid w:val="00514783"/>
    <w:rsid w:val="005155A1"/>
    <w:rsid w:val="0051562F"/>
    <w:rsid w:val="005158A7"/>
    <w:rsid w:val="00515CE4"/>
    <w:rsid w:val="005167B0"/>
    <w:rsid w:val="005171DD"/>
    <w:rsid w:val="0051764F"/>
    <w:rsid w:val="0051779D"/>
    <w:rsid w:val="0051782A"/>
    <w:rsid w:val="00517DB3"/>
    <w:rsid w:val="00517FE0"/>
    <w:rsid w:val="005204E2"/>
    <w:rsid w:val="0052050B"/>
    <w:rsid w:val="0052071A"/>
    <w:rsid w:val="00520A39"/>
    <w:rsid w:val="00520A54"/>
    <w:rsid w:val="005222FE"/>
    <w:rsid w:val="00522948"/>
    <w:rsid w:val="00523094"/>
    <w:rsid w:val="00523114"/>
    <w:rsid w:val="00523181"/>
    <w:rsid w:val="00523A3A"/>
    <w:rsid w:val="00523C3F"/>
    <w:rsid w:val="005240A2"/>
    <w:rsid w:val="005252C4"/>
    <w:rsid w:val="00526150"/>
    <w:rsid w:val="00526A6C"/>
    <w:rsid w:val="005276BA"/>
    <w:rsid w:val="0052787B"/>
    <w:rsid w:val="00527961"/>
    <w:rsid w:val="00527C5E"/>
    <w:rsid w:val="00527E6D"/>
    <w:rsid w:val="00527FB3"/>
    <w:rsid w:val="0053000E"/>
    <w:rsid w:val="005300AF"/>
    <w:rsid w:val="00531113"/>
    <w:rsid w:val="00531DA2"/>
    <w:rsid w:val="00531F52"/>
    <w:rsid w:val="0053231B"/>
    <w:rsid w:val="005329AF"/>
    <w:rsid w:val="00533530"/>
    <w:rsid w:val="00534B42"/>
    <w:rsid w:val="00534C3B"/>
    <w:rsid w:val="00534C8D"/>
    <w:rsid w:val="00535256"/>
    <w:rsid w:val="005357A1"/>
    <w:rsid w:val="0053642D"/>
    <w:rsid w:val="0053644F"/>
    <w:rsid w:val="00536EEE"/>
    <w:rsid w:val="00537BE6"/>
    <w:rsid w:val="00540011"/>
    <w:rsid w:val="0054037F"/>
    <w:rsid w:val="0054053D"/>
    <w:rsid w:val="00540F09"/>
    <w:rsid w:val="005418C4"/>
    <w:rsid w:val="00541F93"/>
    <w:rsid w:val="0054207B"/>
    <w:rsid w:val="005427A3"/>
    <w:rsid w:val="00544721"/>
    <w:rsid w:val="00545C1B"/>
    <w:rsid w:val="005460C8"/>
    <w:rsid w:val="0054631B"/>
    <w:rsid w:val="00546AA9"/>
    <w:rsid w:val="00546B37"/>
    <w:rsid w:val="00547DB4"/>
    <w:rsid w:val="00550584"/>
    <w:rsid w:val="005517A4"/>
    <w:rsid w:val="00551917"/>
    <w:rsid w:val="00552912"/>
    <w:rsid w:val="00552DE5"/>
    <w:rsid w:val="00553AB3"/>
    <w:rsid w:val="00553AE7"/>
    <w:rsid w:val="00553DB3"/>
    <w:rsid w:val="00554660"/>
    <w:rsid w:val="00554ED7"/>
    <w:rsid w:val="005560B5"/>
    <w:rsid w:val="0055626C"/>
    <w:rsid w:val="005565CE"/>
    <w:rsid w:val="00556867"/>
    <w:rsid w:val="00556A44"/>
    <w:rsid w:val="00556D64"/>
    <w:rsid w:val="00557369"/>
    <w:rsid w:val="00560122"/>
    <w:rsid w:val="0056146C"/>
    <w:rsid w:val="00561AD5"/>
    <w:rsid w:val="00562600"/>
    <w:rsid w:val="00562AAA"/>
    <w:rsid w:val="00562D8B"/>
    <w:rsid w:val="005634DA"/>
    <w:rsid w:val="00563562"/>
    <w:rsid w:val="005639C5"/>
    <w:rsid w:val="00564A09"/>
    <w:rsid w:val="00565195"/>
    <w:rsid w:val="005661EF"/>
    <w:rsid w:val="00566376"/>
    <w:rsid w:val="00566721"/>
    <w:rsid w:val="0056674F"/>
    <w:rsid w:val="00570B5A"/>
    <w:rsid w:val="00570F3B"/>
    <w:rsid w:val="005710D6"/>
    <w:rsid w:val="00571323"/>
    <w:rsid w:val="0057133F"/>
    <w:rsid w:val="005729E3"/>
    <w:rsid w:val="00572AD2"/>
    <w:rsid w:val="00572CC9"/>
    <w:rsid w:val="00573346"/>
    <w:rsid w:val="00573609"/>
    <w:rsid w:val="00573614"/>
    <w:rsid w:val="00573743"/>
    <w:rsid w:val="00573A14"/>
    <w:rsid w:val="005744BE"/>
    <w:rsid w:val="00574B2E"/>
    <w:rsid w:val="00575B48"/>
    <w:rsid w:val="00575DD5"/>
    <w:rsid w:val="00577728"/>
    <w:rsid w:val="005805FC"/>
    <w:rsid w:val="00580CC5"/>
    <w:rsid w:val="00580EA8"/>
    <w:rsid w:val="0058115A"/>
    <w:rsid w:val="005811F7"/>
    <w:rsid w:val="0058121E"/>
    <w:rsid w:val="00581741"/>
    <w:rsid w:val="00583937"/>
    <w:rsid w:val="00583FAD"/>
    <w:rsid w:val="0058436B"/>
    <w:rsid w:val="00584AD7"/>
    <w:rsid w:val="00584C4C"/>
    <w:rsid w:val="00584C61"/>
    <w:rsid w:val="005852C3"/>
    <w:rsid w:val="0058542E"/>
    <w:rsid w:val="005854E2"/>
    <w:rsid w:val="0058565E"/>
    <w:rsid w:val="00585BB3"/>
    <w:rsid w:val="005862AB"/>
    <w:rsid w:val="0058687E"/>
    <w:rsid w:val="00586D43"/>
    <w:rsid w:val="005906AC"/>
    <w:rsid w:val="00590C9D"/>
    <w:rsid w:val="005910A0"/>
    <w:rsid w:val="00591C14"/>
    <w:rsid w:val="005923E9"/>
    <w:rsid w:val="005925B3"/>
    <w:rsid w:val="00592958"/>
    <w:rsid w:val="00592C91"/>
    <w:rsid w:val="005935AE"/>
    <w:rsid w:val="005935D8"/>
    <w:rsid w:val="005937C0"/>
    <w:rsid w:val="00594C3F"/>
    <w:rsid w:val="00595079"/>
    <w:rsid w:val="00595837"/>
    <w:rsid w:val="00596190"/>
    <w:rsid w:val="005961C2"/>
    <w:rsid w:val="005A04EF"/>
    <w:rsid w:val="005A0CD8"/>
    <w:rsid w:val="005A0F7C"/>
    <w:rsid w:val="005A1431"/>
    <w:rsid w:val="005A1BE7"/>
    <w:rsid w:val="005A1DD1"/>
    <w:rsid w:val="005A1F81"/>
    <w:rsid w:val="005A2063"/>
    <w:rsid w:val="005A2748"/>
    <w:rsid w:val="005A27AD"/>
    <w:rsid w:val="005A286C"/>
    <w:rsid w:val="005A4112"/>
    <w:rsid w:val="005A4B3C"/>
    <w:rsid w:val="005A5071"/>
    <w:rsid w:val="005A55BB"/>
    <w:rsid w:val="005A5B7D"/>
    <w:rsid w:val="005A6760"/>
    <w:rsid w:val="005A6F7C"/>
    <w:rsid w:val="005A6F9B"/>
    <w:rsid w:val="005A7507"/>
    <w:rsid w:val="005A7F30"/>
    <w:rsid w:val="005B0496"/>
    <w:rsid w:val="005B0D60"/>
    <w:rsid w:val="005B208A"/>
    <w:rsid w:val="005B2A28"/>
    <w:rsid w:val="005B3434"/>
    <w:rsid w:val="005B5047"/>
    <w:rsid w:val="005B516C"/>
    <w:rsid w:val="005B539A"/>
    <w:rsid w:val="005B5A35"/>
    <w:rsid w:val="005B5A57"/>
    <w:rsid w:val="005B5E3D"/>
    <w:rsid w:val="005B73C7"/>
    <w:rsid w:val="005B75F9"/>
    <w:rsid w:val="005B77BC"/>
    <w:rsid w:val="005C0ED5"/>
    <w:rsid w:val="005C118E"/>
    <w:rsid w:val="005C1265"/>
    <w:rsid w:val="005C1960"/>
    <w:rsid w:val="005C1E07"/>
    <w:rsid w:val="005C2870"/>
    <w:rsid w:val="005C34D6"/>
    <w:rsid w:val="005C3541"/>
    <w:rsid w:val="005C3E9D"/>
    <w:rsid w:val="005C48E6"/>
    <w:rsid w:val="005C4CC2"/>
    <w:rsid w:val="005C50DA"/>
    <w:rsid w:val="005C681D"/>
    <w:rsid w:val="005C7853"/>
    <w:rsid w:val="005C7C21"/>
    <w:rsid w:val="005D0035"/>
    <w:rsid w:val="005D2387"/>
    <w:rsid w:val="005D2793"/>
    <w:rsid w:val="005D283C"/>
    <w:rsid w:val="005D28AA"/>
    <w:rsid w:val="005D47EF"/>
    <w:rsid w:val="005D6050"/>
    <w:rsid w:val="005D654A"/>
    <w:rsid w:val="005D667E"/>
    <w:rsid w:val="005D6882"/>
    <w:rsid w:val="005D6C19"/>
    <w:rsid w:val="005D6CE1"/>
    <w:rsid w:val="005D6DDC"/>
    <w:rsid w:val="005D7437"/>
    <w:rsid w:val="005D7DF1"/>
    <w:rsid w:val="005E03E2"/>
    <w:rsid w:val="005E05FE"/>
    <w:rsid w:val="005E0A98"/>
    <w:rsid w:val="005E0B0A"/>
    <w:rsid w:val="005E0F5F"/>
    <w:rsid w:val="005E1414"/>
    <w:rsid w:val="005E1A37"/>
    <w:rsid w:val="005E200B"/>
    <w:rsid w:val="005E3476"/>
    <w:rsid w:val="005E3508"/>
    <w:rsid w:val="005E353A"/>
    <w:rsid w:val="005E3C34"/>
    <w:rsid w:val="005E6AF1"/>
    <w:rsid w:val="005E7303"/>
    <w:rsid w:val="005E7C5A"/>
    <w:rsid w:val="005F01F5"/>
    <w:rsid w:val="005F2BCC"/>
    <w:rsid w:val="005F3018"/>
    <w:rsid w:val="005F318C"/>
    <w:rsid w:val="005F3196"/>
    <w:rsid w:val="005F3483"/>
    <w:rsid w:val="005F3504"/>
    <w:rsid w:val="005F370E"/>
    <w:rsid w:val="005F3AB1"/>
    <w:rsid w:val="005F3EF3"/>
    <w:rsid w:val="005F41CB"/>
    <w:rsid w:val="005F509F"/>
    <w:rsid w:val="005F5FF0"/>
    <w:rsid w:val="005F65C8"/>
    <w:rsid w:val="005F6EDB"/>
    <w:rsid w:val="005F7638"/>
    <w:rsid w:val="00600091"/>
    <w:rsid w:val="00600404"/>
    <w:rsid w:val="00600A0F"/>
    <w:rsid w:val="00600C30"/>
    <w:rsid w:val="00600CCF"/>
    <w:rsid w:val="00601D7D"/>
    <w:rsid w:val="006024E2"/>
    <w:rsid w:val="00604168"/>
    <w:rsid w:val="0060417F"/>
    <w:rsid w:val="00604365"/>
    <w:rsid w:val="006045CB"/>
    <w:rsid w:val="0060468B"/>
    <w:rsid w:val="006048BF"/>
    <w:rsid w:val="00604B32"/>
    <w:rsid w:val="006055F6"/>
    <w:rsid w:val="00605641"/>
    <w:rsid w:val="00605642"/>
    <w:rsid w:val="00606096"/>
    <w:rsid w:val="00606359"/>
    <w:rsid w:val="00606A3C"/>
    <w:rsid w:val="00606CC7"/>
    <w:rsid w:val="00610390"/>
    <w:rsid w:val="0061063A"/>
    <w:rsid w:val="006106FF"/>
    <w:rsid w:val="006108BD"/>
    <w:rsid w:val="006109F9"/>
    <w:rsid w:val="00610CE0"/>
    <w:rsid w:val="00611057"/>
    <w:rsid w:val="006115CB"/>
    <w:rsid w:val="00611E6C"/>
    <w:rsid w:val="00613312"/>
    <w:rsid w:val="0061361F"/>
    <w:rsid w:val="006137DF"/>
    <w:rsid w:val="00613ECA"/>
    <w:rsid w:val="00614632"/>
    <w:rsid w:val="00614B3F"/>
    <w:rsid w:val="00615091"/>
    <w:rsid w:val="00615403"/>
    <w:rsid w:val="00615988"/>
    <w:rsid w:val="00615AA2"/>
    <w:rsid w:val="006164A5"/>
    <w:rsid w:val="006168E3"/>
    <w:rsid w:val="00616B63"/>
    <w:rsid w:val="00620F18"/>
    <w:rsid w:val="00620F78"/>
    <w:rsid w:val="006216A0"/>
    <w:rsid w:val="00622034"/>
    <w:rsid w:val="0062255A"/>
    <w:rsid w:val="00622B78"/>
    <w:rsid w:val="006234F5"/>
    <w:rsid w:val="00624A97"/>
    <w:rsid w:val="00624EB0"/>
    <w:rsid w:val="00624F1A"/>
    <w:rsid w:val="00626091"/>
    <w:rsid w:val="0062678F"/>
    <w:rsid w:val="006272B1"/>
    <w:rsid w:val="006275A5"/>
    <w:rsid w:val="006301AC"/>
    <w:rsid w:val="00630378"/>
    <w:rsid w:val="00630DFF"/>
    <w:rsid w:val="006312B1"/>
    <w:rsid w:val="006317DA"/>
    <w:rsid w:val="0063241A"/>
    <w:rsid w:val="00632521"/>
    <w:rsid w:val="00632B03"/>
    <w:rsid w:val="00632C66"/>
    <w:rsid w:val="00633891"/>
    <w:rsid w:val="006344CE"/>
    <w:rsid w:val="006346A1"/>
    <w:rsid w:val="00634AAD"/>
    <w:rsid w:val="00635FC4"/>
    <w:rsid w:val="0063600A"/>
    <w:rsid w:val="0063613A"/>
    <w:rsid w:val="00636505"/>
    <w:rsid w:val="00636834"/>
    <w:rsid w:val="006369E3"/>
    <w:rsid w:val="00636A24"/>
    <w:rsid w:val="00636E12"/>
    <w:rsid w:val="006370E2"/>
    <w:rsid w:val="00637180"/>
    <w:rsid w:val="006373B0"/>
    <w:rsid w:val="006375C7"/>
    <w:rsid w:val="00637BEC"/>
    <w:rsid w:val="006406B4"/>
    <w:rsid w:val="00640ED1"/>
    <w:rsid w:val="00640FAF"/>
    <w:rsid w:val="00641073"/>
    <w:rsid w:val="00641369"/>
    <w:rsid w:val="0064187F"/>
    <w:rsid w:val="00641DDF"/>
    <w:rsid w:val="006437D9"/>
    <w:rsid w:val="006438A1"/>
    <w:rsid w:val="00643B9C"/>
    <w:rsid w:val="006440C0"/>
    <w:rsid w:val="006451F9"/>
    <w:rsid w:val="00645A5F"/>
    <w:rsid w:val="00646D16"/>
    <w:rsid w:val="006475B7"/>
    <w:rsid w:val="00647A03"/>
    <w:rsid w:val="00650279"/>
    <w:rsid w:val="0065082A"/>
    <w:rsid w:val="00650F6B"/>
    <w:rsid w:val="006512FC"/>
    <w:rsid w:val="00651AE0"/>
    <w:rsid w:val="00652F2B"/>
    <w:rsid w:val="0065395A"/>
    <w:rsid w:val="00653961"/>
    <w:rsid w:val="006541CD"/>
    <w:rsid w:val="00654766"/>
    <w:rsid w:val="0065514A"/>
    <w:rsid w:val="00656437"/>
    <w:rsid w:val="00656E47"/>
    <w:rsid w:val="00656E93"/>
    <w:rsid w:val="00656F91"/>
    <w:rsid w:val="0065CC02"/>
    <w:rsid w:val="006603EC"/>
    <w:rsid w:val="00661640"/>
    <w:rsid w:val="00661F1D"/>
    <w:rsid w:val="006629CD"/>
    <w:rsid w:val="0066319D"/>
    <w:rsid w:val="0066754F"/>
    <w:rsid w:val="00671874"/>
    <w:rsid w:val="00672048"/>
    <w:rsid w:val="00672A86"/>
    <w:rsid w:val="00673378"/>
    <w:rsid w:val="006733BF"/>
    <w:rsid w:val="00673AE2"/>
    <w:rsid w:val="006747E3"/>
    <w:rsid w:val="006750D5"/>
    <w:rsid w:val="0067533D"/>
    <w:rsid w:val="0067627A"/>
    <w:rsid w:val="00676BA3"/>
    <w:rsid w:val="00677610"/>
    <w:rsid w:val="00677E64"/>
    <w:rsid w:val="00680060"/>
    <w:rsid w:val="006812BE"/>
    <w:rsid w:val="006812EB"/>
    <w:rsid w:val="006813FF"/>
    <w:rsid w:val="006827EB"/>
    <w:rsid w:val="00683BFF"/>
    <w:rsid w:val="006845C9"/>
    <w:rsid w:val="00684C5D"/>
    <w:rsid w:val="006853DA"/>
    <w:rsid w:val="006857B2"/>
    <w:rsid w:val="0068679A"/>
    <w:rsid w:val="006876C4"/>
    <w:rsid w:val="0068782C"/>
    <w:rsid w:val="00687F84"/>
    <w:rsid w:val="00690BFF"/>
    <w:rsid w:val="006912AD"/>
    <w:rsid w:val="006912F4"/>
    <w:rsid w:val="006920A8"/>
    <w:rsid w:val="00692521"/>
    <w:rsid w:val="00693388"/>
    <w:rsid w:val="00695AB3"/>
    <w:rsid w:val="00695B2D"/>
    <w:rsid w:val="006A0A14"/>
    <w:rsid w:val="006A10B8"/>
    <w:rsid w:val="006A1457"/>
    <w:rsid w:val="006A15A7"/>
    <w:rsid w:val="006A2321"/>
    <w:rsid w:val="006A2BF8"/>
    <w:rsid w:val="006A377C"/>
    <w:rsid w:val="006A3A9E"/>
    <w:rsid w:val="006A3AFF"/>
    <w:rsid w:val="006A44CB"/>
    <w:rsid w:val="006A4EDB"/>
    <w:rsid w:val="006A757E"/>
    <w:rsid w:val="006B05BC"/>
    <w:rsid w:val="006B05F7"/>
    <w:rsid w:val="006B19C8"/>
    <w:rsid w:val="006B2178"/>
    <w:rsid w:val="006B2B0E"/>
    <w:rsid w:val="006B309C"/>
    <w:rsid w:val="006B31E1"/>
    <w:rsid w:val="006B3563"/>
    <w:rsid w:val="006B3587"/>
    <w:rsid w:val="006B49A5"/>
    <w:rsid w:val="006B4C06"/>
    <w:rsid w:val="006B5713"/>
    <w:rsid w:val="006B5845"/>
    <w:rsid w:val="006B6C41"/>
    <w:rsid w:val="006B6D52"/>
    <w:rsid w:val="006B7D44"/>
    <w:rsid w:val="006B7EFD"/>
    <w:rsid w:val="006C0118"/>
    <w:rsid w:val="006C0228"/>
    <w:rsid w:val="006C08E2"/>
    <w:rsid w:val="006C0996"/>
    <w:rsid w:val="006C0A33"/>
    <w:rsid w:val="006C0A4F"/>
    <w:rsid w:val="006C0A58"/>
    <w:rsid w:val="006C1C51"/>
    <w:rsid w:val="006C261D"/>
    <w:rsid w:val="006C4C06"/>
    <w:rsid w:val="006C514C"/>
    <w:rsid w:val="006C597B"/>
    <w:rsid w:val="006C5E53"/>
    <w:rsid w:val="006C60FF"/>
    <w:rsid w:val="006C70BA"/>
    <w:rsid w:val="006C724A"/>
    <w:rsid w:val="006C771D"/>
    <w:rsid w:val="006C7D7C"/>
    <w:rsid w:val="006D05F3"/>
    <w:rsid w:val="006D0B4B"/>
    <w:rsid w:val="006D171E"/>
    <w:rsid w:val="006D18A7"/>
    <w:rsid w:val="006D1F22"/>
    <w:rsid w:val="006D2922"/>
    <w:rsid w:val="006D30C5"/>
    <w:rsid w:val="006D3192"/>
    <w:rsid w:val="006D31DC"/>
    <w:rsid w:val="006D3902"/>
    <w:rsid w:val="006D3B75"/>
    <w:rsid w:val="006D3F1B"/>
    <w:rsid w:val="006D40C3"/>
    <w:rsid w:val="006D4AA1"/>
    <w:rsid w:val="006D6FA2"/>
    <w:rsid w:val="006D73B7"/>
    <w:rsid w:val="006D7481"/>
    <w:rsid w:val="006D7641"/>
    <w:rsid w:val="006D79D9"/>
    <w:rsid w:val="006D7D87"/>
    <w:rsid w:val="006E0117"/>
    <w:rsid w:val="006E02F2"/>
    <w:rsid w:val="006E0DD2"/>
    <w:rsid w:val="006E209E"/>
    <w:rsid w:val="006E2206"/>
    <w:rsid w:val="006E2F89"/>
    <w:rsid w:val="006E3019"/>
    <w:rsid w:val="006E36A0"/>
    <w:rsid w:val="006E377F"/>
    <w:rsid w:val="006E3810"/>
    <w:rsid w:val="006E403D"/>
    <w:rsid w:val="006E5580"/>
    <w:rsid w:val="006E579E"/>
    <w:rsid w:val="006E6245"/>
    <w:rsid w:val="006E6812"/>
    <w:rsid w:val="006E6960"/>
    <w:rsid w:val="006E7101"/>
    <w:rsid w:val="006E7748"/>
    <w:rsid w:val="006F0285"/>
    <w:rsid w:val="006F10FA"/>
    <w:rsid w:val="006F1137"/>
    <w:rsid w:val="006F136A"/>
    <w:rsid w:val="006F26FE"/>
    <w:rsid w:val="006F28EC"/>
    <w:rsid w:val="006F2BA9"/>
    <w:rsid w:val="006F2DF5"/>
    <w:rsid w:val="006F3728"/>
    <w:rsid w:val="006F5F45"/>
    <w:rsid w:val="006F603B"/>
    <w:rsid w:val="006F6DF9"/>
    <w:rsid w:val="006F74FE"/>
    <w:rsid w:val="006F7C1D"/>
    <w:rsid w:val="00700891"/>
    <w:rsid w:val="00701933"/>
    <w:rsid w:val="007029FD"/>
    <w:rsid w:val="00703352"/>
    <w:rsid w:val="007049A7"/>
    <w:rsid w:val="007050D2"/>
    <w:rsid w:val="0070572C"/>
    <w:rsid w:val="007058EE"/>
    <w:rsid w:val="00705E27"/>
    <w:rsid w:val="00707498"/>
    <w:rsid w:val="00710F95"/>
    <w:rsid w:val="0071142B"/>
    <w:rsid w:val="00711435"/>
    <w:rsid w:val="007115AD"/>
    <w:rsid w:val="00714380"/>
    <w:rsid w:val="007148F0"/>
    <w:rsid w:val="0071536E"/>
    <w:rsid w:val="00715912"/>
    <w:rsid w:val="00715A65"/>
    <w:rsid w:val="007163C4"/>
    <w:rsid w:val="00716CC9"/>
    <w:rsid w:val="007177B5"/>
    <w:rsid w:val="007179F2"/>
    <w:rsid w:val="007203F0"/>
    <w:rsid w:val="00721C30"/>
    <w:rsid w:val="00722145"/>
    <w:rsid w:val="007221F7"/>
    <w:rsid w:val="007231BD"/>
    <w:rsid w:val="00723862"/>
    <w:rsid w:val="00724AB8"/>
    <w:rsid w:val="007250B5"/>
    <w:rsid w:val="007251C5"/>
    <w:rsid w:val="00725468"/>
    <w:rsid w:val="007258C1"/>
    <w:rsid w:val="00725DD7"/>
    <w:rsid w:val="007261F0"/>
    <w:rsid w:val="0072675D"/>
    <w:rsid w:val="00726DE5"/>
    <w:rsid w:val="00727AAA"/>
    <w:rsid w:val="00730276"/>
    <w:rsid w:val="0073037D"/>
    <w:rsid w:val="007306D4"/>
    <w:rsid w:val="00731B5B"/>
    <w:rsid w:val="0073216E"/>
    <w:rsid w:val="0073229A"/>
    <w:rsid w:val="0073241D"/>
    <w:rsid w:val="00732925"/>
    <w:rsid w:val="00732968"/>
    <w:rsid w:val="00733E6D"/>
    <w:rsid w:val="00733E97"/>
    <w:rsid w:val="00734107"/>
    <w:rsid w:val="00735A03"/>
    <w:rsid w:val="00735A3D"/>
    <w:rsid w:val="00737461"/>
    <w:rsid w:val="00737E43"/>
    <w:rsid w:val="00740DF3"/>
    <w:rsid w:val="0074175B"/>
    <w:rsid w:val="007430E0"/>
    <w:rsid w:val="00744401"/>
    <w:rsid w:val="00744821"/>
    <w:rsid w:val="00744DE9"/>
    <w:rsid w:val="007451B6"/>
    <w:rsid w:val="00745F57"/>
    <w:rsid w:val="00746373"/>
    <w:rsid w:val="00746945"/>
    <w:rsid w:val="00746D7D"/>
    <w:rsid w:val="0074717F"/>
    <w:rsid w:val="00747460"/>
    <w:rsid w:val="007474C1"/>
    <w:rsid w:val="007477A8"/>
    <w:rsid w:val="00750E0D"/>
    <w:rsid w:val="00751386"/>
    <w:rsid w:val="00751668"/>
    <w:rsid w:val="007524F5"/>
    <w:rsid w:val="007525D0"/>
    <w:rsid w:val="007538E1"/>
    <w:rsid w:val="00753E64"/>
    <w:rsid w:val="00755D21"/>
    <w:rsid w:val="00755FCD"/>
    <w:rsid w:val="007563F3"/>
    <w:rsid w:val="00756AB8"/>
    <w:rsid w:val="007572DA"/>
    <w:rsid w:val="00760BBC"/>
    <w:rsid w:val="00760C96"/>
    <w:rsid w:val="007613BC"/>
    <w:rsid w:val="00761F07"/>
    <w:rsid w:val="00762EFB"/>
    <w:rsid w:val="00763C08"/>
    <w:rsid w:val="00765040"/>
    <w:rsid w:val="00765193"/>
    <w:rsid w:val="007652D4"/>
    <w:rsid w:val="00766428"/>
    <w:rsid w:val="007667BB"/>
    <w:rsid w:val="007713BD"/>
    <w:rsid w:val="00773464"/>
    <w:rsid w:val="00773DFD"/>
    <w:rsid w:val="0077474E"/>
    <w:rsid w:val="00774C57"/>
    <w:rsid w:val="00776412"/>
    <w:rsid w:val="00776E82"/>
    <w:rsid w:val="00776F6A"/>
    <w:rsid w:val="00780612"/>
    <w:rsid w:val="00780676"/>
    <w:rsid w:val="00780A49"/>
    <w:rsid w:val="00781090"/>
    <w:rsid w:val="00781145"/>
    <w:rsid w:val="0078139E"/>
    <w:rsid w:val="0078296D"/>
    <w:rsid w:val="00782C5B"/>
    <w:rsid w:val="00782E9C"/>
    <w:rsid w:val="0078388E"/>
    <w:rsid w:val="00785347"/>
    <w:rsid w:val="0078542A"/>
    <w:rsid w:val="007856C9"/>
    <w:rsid w:val="0078633E"/>
    <w:rsid w:val="0078674E"/>
    <w:rsid w:val="00790A65"/>
    <w:rsid w:val="00790F29"/>
    <w:rsid w:val="0079118A"/>
    <w:rsid w:val="00791B87"/>
    <w:rsid w:val="00792B3D"/>
    <w:rsid w:val="007932E5"/>
    <w:rsid w:val="007935E4"/>
    <w:rsid w:val="007937CF"/>
    <w:rsid w:val="007943D1"/>
    <w:rsid w:val="00794BDB"/>
    <w:rsid w:val="0079540A"/>
    <w:rsid w:val="00796976"/>
    <w:rsid w:val="007972D2"/>
    <w:rsid w:val="00797C93"/>
    <w:rsid w:val="00797FB0"/>
    <w:rsid w:val="007A12BF"/>
    <w:rsid w:val="007A1442"/>
    <w:rsid w:val="007A17EE"/>
    <w:rsid w:val="007A1E67"/>
    <w:rsid w:val="007A1FE8"/>
    <w:rsid w:val="007A29F1"/>
    <w:rsid w:val="007A2D2C"/>
    <w:rsid w:val="007A3E6C"/>
    <w:rsid w:val="007A3FED"/>
    <w:rsid w:val="007A464F"/>
    <w:rsid w:val="007A477E"/>
    <w:rsid w:val="007A4FB8"/>
    <w:rsid w:val="007A6728"/>
    <w:rsid w:val="007A6E40"/>
    <w:rsid w:val="007B01A5"/>
    <w:rsid w:val="007B0638"/>
    <w:rsid w:val="007B1944"/>
    <w:rsid w:val="007B2063"/>
    <w:rsid w:val="007B217D"/>
    <w:rsid w:val="007B21D8"/>
    <w:rsid w:val="007B32B0"/>
    <w:rsid w:val="007B35DF"/>
    <w:rsid w:val="007B4581"/>
    <w:rsid w:val="007B46B1"/>
    <w:rsid w:val="007B49E8"/>
    <w:rsid w:val="007B4B65"/>
    <w:rsid w:val="007B6180"/>
    <w:rsid w:val="007B6B50"/>
    <w:rsid w:val="007B76F0"/>
    <w:rsid w:val="007B7F7A"/>
    <w:rsid w:val="007C0378"/>
    <w:rsid w:val="007C06EE"/>
    <w:rsid w:val="007C0B8A"/>
    <w:rsid w:val="007C0E61"/>
    <w:rsid w:val="007C1324"/>
    <w:rsid w:val="007C1EF8"/>
    <w:rsid w:val="007C2E3B"/>
    <w:rsid w:val="007C3B9B"/>
    <w:rsid w:val="007C3F17"/>
    <w:rsid w:val="007C4492"/>
    <w:rsid w:val="007C45A1"/>
    <w:rsid w:val="007C463F"/>
    <w:rsid w:val="007C5519"/>
    <w:rsid w:val="007C5998"/>
    <w:rsid w:val="007C648E"/>
    <w:rsid w:val="007C65E0"/>
    <w:rsid w:val="007C7A73"/>
    <w:rsid w:val="007C7B62"/>
    <w:rsid w:val="007C7DD6"/>
    <w:rsid w:val="007D24BB"/>
    <w:rsid w:val="007D3AD8"/>
    <w:rsid w:val="007D42BC"/>
    <w:rsid w:val="007D4B1F"/>
    <w:rsid w:val="007D4C19"/>
    <w:rsid w:val="007D528F"/>
    <w:rsid w:val="007D668B"/>
    <w:rsid w:val="007D677A"/>
    <w:rsid w:val="007D73AF"/>
    <w:rsid w:val="007E072E"/>
    <w:rsid w:val="007E0DFE"/>
    <w:rsid w:val="007E1C7F"/>
    <w:rsid w:val="007E2824"/>
    <w:rsid w:val="007E28FE"/>
    <w:rsid w:val="007E2C1B"/>
    <w:rsid w:val="007E2D2D"/>
    <w:rsid w:val="007E4000"/>
    <w:rsid w:val="007E4124"/>
    <w:rsid w:val="007E6419"/>
    <w:rsid w:val="007E6566"/>
    <w:rsid w:val="007E65A4"/>
    <w:rsid w:val="007E7F26"/>
    <w:rsid w:val="007F01C5"/>
    <w:rsid w:val="007F08FC"/>
    <w:rsid w:val="007F0A87"/>
    <w:rsid w:val="007F12C4"/>
    <w:rsid w:val="007F178A"/>
    <w:rsid w:val="007F1CA9"/>
    <w:rsid w:val="007F2035"/>
    <w:rsid w:val="007F2D3F"/>
    <w:rsid w:val="007F44D9"/>
    <w:rsid w:val="007F57F8"/>
    <w:rsid w:val="007F59AE"/>
    <w:rsid w:val="007F5A6C"/>
    <w:rsid w:val="007F6EA3"/>
    <w:rsid w:val="007F6FEF"/>
    <w:rsid w:val="007F738E"/>
    <w:rsid w:val="007F78C5"/>
    <w:rsid w:val="007F7E80"/>
    <w:rsid w:val="008001A9"/>
    <w:rsid w:val="008009FE"/>
    <w:rsid w:val="0080110A"/>
    <w:rsid w:val="0080138C"/>
    <w:rsid w:val="00801941"/>
    <w:rsid w:val="00801D3D"/>
    <w:rsid w:val="00802254"/>
    <w:rsid w:val="00802A68"/>
    <w:rsid w:val="0080335D"/>
    <w:rsid w:val="00804625"/>
    <w:rsid w:val="008047A1"/>
    <w:rsid w:val="00804A5C"/>
    <w:rsid w:val="00805011"/>
    <w:rsid w:val="0080609D"/>
    <w:rsid w:val="008079BD"/>
    <w:rsid w:val="00807A48"/>
    <w:rsid w:val="00807ED7"/>
    <w:rsid w:val="008100E1"/>
    <w:rsid w:val="00810298"/>
    <w:rsid w:val="00810428"/>
    <w:rsid w:val="008104BD"/>
    <w:rsid w:val="008114CF"/>
    <w:rsid w:val="00811553"/>
    <w:rsid w:val="00812899"/>
    <w:rsid w:val="00812D3E"/>
    <w:rsid w:val="008130D1"/>
    <w:rsid w:val="008150B5"/>
    <w:rsid w:val="00815878"/>
    <w:rsid w:val="00815CE9"/>
    <w:rsid w:val="00817B83"/>
    <w:rsid w:val="00817D6A"/>
    <w:rsid w:val="008205C3"/>
    <w:rsid w:val="00820D1F"/>
    <w:rsid w:val="00820ED9"/>
    <w:rsid w:val="0082216B"/>
    <w:rsid w:val="0082222A"/>
    <w:rsid w:val="00822501"/>
    <w:rsid w:val="0082334F"/>
    <w:rsid w:val="008235AA"/>
    <w:rsid w:val="00823CE1"/>
    <w:rsid w:val="008245F2"/>
    <w:rsid w:val="00824CFA"/>
    <w:rsid w:val="00825917"/>
    <w:rsid w:val="00826826"/>
    <w:rsid w:val="0082765F"/>
    <w:rsid w:val="00827905"/>
    <w:rsid w:val="008302E8"/>
    <w:rsid w:val="00830462"/>
    <w:rsid w:val="00831AEF"/>
    <w:rsid w:val="00831FDE"/>
    <w:rsid w:val="00833471"/>
    <w:rsid w:val="008349EC"/>
    <w:rsid w:val="00834E76"/>
    <w:rsid w:val="008351B7"/>
    <w:rsid w:val="00835D84"/>
    <w:rsid w:val="00836DB5"/>
    <w:rsid w:val="00841CD3"/>
    <w:rsid w:val="00842264"/>
    <w:rsid w:val="00842342"/>
    <w:rsid w:val="00843363"/>
    <w:rsid w:val="00843BBD"/>
    <w:rsid w:val="00843D52"/>
    <w:rsid w:val="0084416A"/>
    <w:rsid w:val="008441F7"/>
    <w:rsid w:val="00844826"/>
    <w:rsid w:val="00844E1C"/>
    <w:rsid w:val="00845460"/>
    <w:rsid w:val="008501C9"/>
    <w:rsid w:val="008502A4"/>
    <w:rsid w:val="008509C5"/>
    <w:rsid w:val="00850C34"/>
    <w:rsid w:val="008515A9"/>
    <w:rsid w:val="008528DC"/>
    <w:rsid w:val="00853E3D"/>
    <w:rsid w:val="00854267"/>
    <w:rsid w:val="008547AA"/>
    <w:rsid w:val="00855F26"/>
    <w:rsid w:val="008561AD"/>
    <w:rsid w:val="00860235"/>
    <w:rsid w:val="00860B01"/>
    <w:rsid w:val="0086111E"/>
    <w:rsid w:val="008613D1"/>
    <w:rsid w:val="00861F85"/>
    <w:rsid w:val="008623E0"/>
    <w:rsid w:val="00862D5E"/>
    <w:rsid w:val="008631FB"/>
    <w:rsid w:val="008635C7"/>
    <w:rsid w:val="008636F8"/>
    <w:rsid w:val="008639E7"/>
    <w:rsid w:val="00864520"/>
    <w:rsid w:val="00865075"/>
    <w:rsid w:val="00865238"/>
    <w:rsid w:val="00866321"/>
    <w:rsid w:val="00867794"/>
    <w:rsid w:val="00867B2B"/>
    <w:rsid w:val="008701AA"/>
    <w:rsid w:val="00870A2D"/>
    <w:rsid w:val="00870D04"/>
    <w:rsid w:val="00871062"/>
    <w:rsid w:val="008727CE"/>
    <w:rsid w:val="00872B6D"/>
    <w:rsid w:val="008748E1"/>
    <w:rsid w:val="00874CED"/>
    <w:rsid w:val="00874E27"/>
    <w:rsid w:val="00875806"/>
    <w:rsid w:val="00876EBB"/>
    <w:rsid w:val="00877BA0"/>
    <w:rsid w:val="00877CA5"/>
    <w:rsid w:val="00880151"/>
    <w:rsid w:val="0088035B"/>
    <w:rsid w:val="008816E7"/>
    <w:rsid w:val="00881907"/>
    <w:rsid w:val="00882045"/>
    <w:rsid w:val="008833EC"/>
    <w:rsid w:val="008834AC"/>
    <w:rsid w:val="0088383F"/>
    <w:rsid w:val="0088416E"/>
    <w:rsid w:val="0088435C"/>
    <w:rsid w:val="00884690"/>
    <w:rsid w:val="00884C85"/>
    <w:rsid w:val="008853FC"/>
    <w:rsid w:val="00886001"/>
    <w:rsid w:val="0088608D"/>
    <w:rsid w:val="00887C2F"/>
    <w:rsid w:val="00890468"/>
    <w:rsid w:val="0089110A"/>
    <w:rsid w:val="00891439"/>
    <w:rsid w:val="0089195C"/>
    <w:rsid w:val="00892397"/>
    <w:rsid w:val="00892A13"/>
    <w:rsid w:val="00892D86"/>
    <w:rsid w:val="00892F03"/>
    <w:rsid w:val="008930D2"/>
    <w:rsid w:val="008933B8"/>
    <w:rsid w:val="008948F8"/>
    <w:rsid w:val="008949EB"/>
    <w:rsid w:val="00894E70"/>
    <w:rsid w:val="00895D67"/>
    <w:rsid w:val="008966A9"/>
    <w:rsid w:val="00896745"/>
    <w:rsid w:val="00896A07"/>
    <w:rsid w:val="00896F9F"/>
    <w:rsid w:val="00897546"/>
    <w:rsid w:val="00897A66"/>
    <w:rsid w:val="00897F23"/>
    <w:rsid w:val="008A00F6"/>
    <w:rsid w:val="008A0998"/>
    <w:rsid w:val="008A15B7"/>
    <w:rsid w:val="008A23DE"/>
    <w:rsid w:val="008A2444"/>
    <w:rsid w:val="008A2E64"/>
    <w:rsid w:val="008A4A21"/>
    <w:rsid w:val="008A4C7E"/>
    <w:rsid w:val="008A52F2"/>
    <w:rsid w:val="008A6749"/>
    <w:rsid w:val="008A72AD"/>
    <w:rsid w:val="008A7494"/>
    <w:rsid w:val="008A7771"/>
    <w:rsid w:val="008A7E5C"/>
    <w:rsid w:val="008B0544"/>
    <w:rsid w:val="008B0EDE"/>
    <w:rsid w:val="008B143A"/>
    <w:rsid w:val="008B1CAE"/>
    <w:rsid w:val="008B2029"/>
    <w:rsid w:val="008B2434"/>
    <w:rsid w:val="008B2593"/>
    <w:rsid w:val="008B2A05"/>
    <w:rsid w:val="008B2CE3"/>
    <w:rsid w:val="008B5463"/>
    <w:rsid w:val="008B5822"/>
    <w:rsid w:val="008B5BD0"/>
    <w:rsid w:val="008B5F77"/>
    <w:rsid w:val="008B79FB"/>
    <w:rsid w:val="008C0460"/>
    <w:rsid w:val="008C0855"/>
    <w:rsid w:val="008C0B6A"/>
    <w:rsid w:val="008C1055"/>
    <w:rsid w:val="008C1226"/>
    <w:rsid w:val="008C1A44"/>
    <w:rsid w:val="008C1AAD"/>
    <w:rsid w:val="008C1AC5"/>
    <w:rsid w:val="008C1FAC"/>
    <w:rsid w:val="008C2873"/>
    <w:rsid w:val="008C4E3D"/>
    <w:rsid w:val="008C511A"/>
    <w:rsid w:val="008C5B95"/>
    <w:rsid w:val="008C6008"/>
    <w:rsid w:val="008C6C14"/>
    <w:rsid w:val="008C6F5E"/>
    <w:rsid w:val="008C6F74"/>
    <w:rsid w:val="008C77F2"/>
    <w:rsid w:val="008D033E"/>
    <w:rsid w:val="008D17F0"/>
    <w:rsid w:val="008D2203"/>
    <w:rsid w:val="008D4720"/>
    <w:rsid w:val="008D485A"/>
    <w:rsid w:val="008D5C0A"/>
    <w:rsid w:val="008D710E"/>
    <w:rsid w:val="008D71D3"/>
    <w:rsid w:val="008D737D"/>
    <w:rsid w:val="008E067D"/>
    <w:rsid w:val="008E06DA"/>
    <w:rsid w:val="008E0BE0"/>
    <w:rsid w:val="008E138E"/>
    <w:rsid w:val="008E19D8"/>
    <w:rsid w:val="008E1B10"/>
    <w:rsid w:val="008E1FDA"/>
    <w:rsid w:val="008E2455"/>
    <w:rsid w:val="008E3141"/>
    <w:rsid w:val="008E38F2"/>
    <w:rsid w:val="008E3F1B"/>
    <w:rsid w:val="008E421C"/>
    <w:rsid w:val="008E458E"/>
    <w:rsid w:val="008E4690"/>
    <w:rsid w:val="008E46A1"/>
    <w:rsid w:val="008E4E74"/>
    <w:rsid w:val="008E6B23"/>
    <w:rsid w:val="008E6C14"/>
    <w:rsid w:val="008E6C35"/>
    <w:rsid w:val="008E7A6E"/>
    <w:rsid w:val="008E7C6C"/>
    <w:rsid w:val="008F11BE"/>
    <w:rsid w:val="008F13D1"/>
    <w:rsid w:val="008F2442"/>
    <w:rsid w:val="008F3781"/>
    <w:rsid w:val="008F3C44"/>
    <w:rsid w:val="008F555C"/>
    <w:rsid w:val="008F56E8"/>
    <w:rsid w:val="008F5ADC"/>
    <w:rsid w:val="008F5E9D"/>
    <w:rsid w:val="008F6094"/>
    <w:rsid w:val="008F6211"/>
    <w:rsid w:val="008F6F36"/>
    <w:rsid w:val="008F74A4"/>
    <w:rsid w:val="00900366"/>
    <w:rsid w:val="009004EA"/>
    <w:rsid w:val="009009E4"/>
    <w:rsid w:val="00901AE3"/>
    <w:rsid w:val="00901B8C"/>
    <w:rsid w:val="009021D0"/>
    <w:rsid w:val="00903262"/>
    <w:rsid w:val="00904B9F"/>
    <w:rsid w:val="009059A9"/>
    <w:rsid w:val="00905EAB"/>
    <w:rsid w:val="00905FEB"/>
    <w:rsid w:val="0090649A"/>
    <w:rsid w:val="00906EDD"/>
    <w:rsid w:val="0091094C"/>
    <w:rsid w:val="00911230"/>
    <w:rsid w:val="00911B4E"/>
    <w:rsid w:val="00911CF3"/>
    <w:rsid w:val="00912668"/>
    <w:rsid w:val="00912928"/>
    <w:rsid w:val="00913072"/>
    <w:rsid w:val="00913660"/>
    <w:rsid w:val="00913E74"/>
    <w:rsid w:val="009146D4"/>
    <w:rsid w:val="009147E5"/>
    <w:rsid w:val="00914EB1"/>
    <w:rsid w:val="00915B85"/>
    <w:rsid w:val="0091608C"/>
    <w:rsid w:val="00916250"/>
    <w:rsid w:val="0091686E"/>
    <w:rsid w:val="00917FD5"/>
    <w:rsid w:val="009212A7"/>
    <w:rsid w:val="009215F0"/>
    <w:rsid w:val="009216F5"/>
    <w:rsid w:val="009217BC"/>
    <w:rsid w:val="00921ED8"/>
    <w:rsid w:val="00922743"/>
    <w:rsid w:val="00922D51"/>
    <w:rsid w:val="00924A7D"/>
    <w:rsid w:val="00925ED5"/>
    <w:rsid w:val="00926068"/>
    <w:rsid w:val="009265A4"/>
    <w:rsid w:val="009271C1"/>
    <w:rsid w:val="00931C08"/>
    <w:rsid w:val="00932501"/>
    <w:rsid w:val="00932F24"/>
    <w:rsid w:val="00935462"/>
    <w:rsid w:val="009354D2"/>
    <w:rsid w:val="00935922"/>
    <w:rsid w:val="00935C8F"/>
    <w:rsid w:val="00936772"/>
    <w:rsid w:val="00936AA8"/>
    <w:rsid w:val="00936AE4"/>
    <w:rsid w:val="00940FC5"/>
    <w:rsid w:val="009410A5"/>
    <w:rsid w:val="0094121A"/>
    <w:rsid w:val="00942043"/>
    <w:rsid w:val="00942AA5"/>
    <w:rsid w:val="00943D5B"/>
    <w:rsid w:val="009446C6"/>
    <w:rsid w:val="00944871"/>
    <w:rsid w:val="009448F1"/>
    <w:rsid w:val="00944A7B"/>
    <w:rsid w:val="00944D78"/>
    <w:rsid w:val="00944DF4"/>
    <w:rsid w:val="009451F3"/>
    <w:rsid w:val="009454C4"/>
    <w:rsid w:val="009454FA"/>
    <w:rsid w:val="0094586A"/>
    <w:rsid w:val="00945EC7"/>
    <w:rsid w:val="009462DA"/>
    <w:rsid w:val="00946524"/>
    <w:rsid w:val="0094682A"/>
    <w:rsid w:val="00946846"/>
    <w:rsid w:val="00950945"/>
    <w:rsid w:val="00950D7B"/>
    <w:rsid w:val="009514AB"/>
    <w:rsid w:val="00951D94"/>
    <w:rsid w:val="00953338"/>
    <w:rsid w:val="00953688"/>
    <w:rsid w:val="009539A3"/>
    <w:rsid w:val="0095409A"/>
    <w:rsid w:val="009564CE"/>
    <w:rsid w:val="00956541"/>
    <w:rsid w:val="00956647"/>
    <w:rsid w:val="00956667"/>
    <w:rsid w:val="0095670E"/>
    <w:rsid w:val="00956DB0"/>
    <w:rsid w:val="00956FC9"/>
    <w:rsid w:val="009572FF"/>
    <w:rsid w:val="009575A4"/>
    <w:rsid w:val="009576A7"/>
    <w:rsid w:val="00957BF2"/>
    <w:rsid w:val="00957E70"/>
    <w:rsid w:val="00960FAB"/>
    <w:rsid w:val="0096183F"/>
    <w:rsid w:val="00961D19"/>
    <w:rsid w:val="00962E30"/>
    <w:rsid w:val="009632ED"/>
    <w:rsid w:val="0096493E"/>
    <w:rsid w:val="00964DF1"/>
    <w:rsid w:val="009661B5"/>
    <w:rsid w:val="00966926"/>
    <w:rsid w:val="00966B96"/>
    <w:rsid w:val="00966D64"/>
    <w:rsid w:val="00967D3E"/>
    <w:rsid w:val="009727A0"/>
    <w:rsid w:val="0097284F"/>
    <w:rsid w:val="00972AB2"/>
    <w:rsid w:val="00972E12"/>
    <w:rsid w:val="009731D9"/>
    <w:rsid w:val="00974C2B"/>
    <w:rsid w:val="00974D42"/>
    <w:rsid w:val="00975D12"/>
    <w:rsid w:val="009766D0"/>
    <w:rsid w:val="009768CC"/>
    <w:rsid w:val="00977570"/>
    <w:rsid w:val="00977ADD"/>
    <w:rsid w:val="00977DD6"/>
    <w:rsid w:val="00977DDB"/>
    <w:rsid w:val="0098002C"/>
    <w:rsid w:val="009802F0"/>
    <w:rsid w:val="009812DA"/>
    <w:rsid w:val="009816C8"/>
    <w:rsid w:val="00981DB1"/>
    <w:rsid w:val="00981E17"/>
    <w:rsid w:val="00982F5B"/>
    <w:rsid w:val="0098422F"/>
    <w:rsid w:val="00984573"/>
    <w:rsid w:val="00984FA2"/>
    <w:rsid w:val="009850FA"/>
    <w:rsid w:val="00985705"/>
    <w:rsid w:val="00985D07"/>
    <w:rsid w:val="00987719"/>
    <w:rsid w:val="0098795B"/>
    <w:rsid w:val="009900FD"/>
    <w:rsid w:val="00990226"/>
    <w:rsid w:val="009912E4"/>
    <w:rsid w:val="00993DB5"/>
    <w:rsid w:val="00994849"/>
    <w:rsid w:val="00995F98"/>
    <w:rsid w:val="00997507"/>
    <w:rsid w:val="00997CAB"/>
    <w:rsid w:val="009A0B7E"/>
    <w:rsid w:val="009A1501"/>
    <w:rsid w:val="009A28BA"/>
    <w:rsid w:val="009A3001"/>
    <w:rsid w:val="009A3532"/>
    <w:rsid w:val="009A3DC6"/>
    <w:rsid w:val="009A3E83"/>
    <w:rsid w:val="009A4AB7"/>
    <w:rsid w:val="009A4C07"/>
    <w:rsid w:val="009A62CA"/>
    <w:rsid w:val="009A6883"/>
    <w:rsid w:val="009A7D14"/>
    <w:rsid w:val="009B068D"/>
    <w:rsid w:val="009B0BAD"/>
    <w:rsid w:val="009B1E39"/>
    <w:rsid w:val="009B1E6A"/>
    <w:rsid w:val="009B2AD9"/>
    <w:rsid w:val="009B2DB5"/>
    <w:rsid w:val="009B3CF6"/>
    <w:rsid w:val="009B4081"/>
    <w:rsid w:val="009B4717"/>
    <w:rsid w:val="009B4BE3"/>
    <w:rsid w:val="009B569D"/>
    <w:rsid w:val="009B57D3"/>
    <w:rsid w:val="009B580A"/>
    <w:rsid w:val="009B6007"/>
    <w:rsid w:val="009B657E"/>
    <w:rsid w:val="009B6FDE"/>
    <w:rsid w:val="009B71EA"/>
    <w:rsid w:val="009B7328"/>
    <w:rsid w:val="009C04E8"/>
    <w:rsid w:val="009C060E"/>
    <w:rsid w:val="009C0950"/>
    <w:rsid w:val="009C0E70"/>
    <w:rsid w:val="009C253B"/>
    <w:rsid w:val="009C2BF9"/>
    <w:rsid w:val="009C470E"/>
    <w:rsid w:val="009C53CE"/>
    <w:rsid w:val="009C56D8"/>
    <w:rsid w:val="009C57C4"/>
    <w:rsid w:val="009C5DCF"/>
    <w:rsid w:val="009C5EAF"/>
    <w:rsid w:val="009C7549"/>
    <w:rsid w:val="009C77CD"/>
    <w:rsid w:val="009D0539"/>
    <w:rsid w:val="009D0DF7"/>
    <w:rsid w:val="009D0E2D"/>
    <w:rsid w:val="009D0F8A"/>
    <w:rsid w:val="009D1687"/>
    <w:rsid w:val="009D1C62"/>
    <w:rsid w:val="009D399C"/>
    <w:rsid w:val="009D539A"/>
    <w:rsid w:val="009D57A6"/>
    <w:rsid w:val="009D6557"/>
    <w:rsid w:val="009D7424"/>
    <w:rsid w:val="009D756C"/>
    <w:rsid w:val="009D791B"/>
    <w:rsid w:val="009D7B70"/>
    <w:rsid w:val="009E05DE"/>
    <w:rsid w:val="009E0C2C"/>
    <w:rsid w:val="009E256F"/>
    <w:rsid w:val="009E297A"/>
    <w:rsid w:val="009E3B13"/>
    <w:rsid w:val="009E47E1"/>
    <w:rsid w:val="009E482B"/>
    <w:rsid w:val="009E5368"/>
    <w:rsid w:val="009E5F3F"/>
    <w:rsid w:val="009E6E34"/>
    <w:rsid w:val="009E7B9E"/>
    <w:rsid w:val="009F0DCA"/>
    <w:rsid w:val="009F19F7"/>
    <w:rsid w:val="009F20E9"/>
    <w:rsid w:val="009F22BE"/>
    <w:rsid w:val="009F23FF"/>
    <w:rsid w:val="009F2466"/>
    <w:rsid w:val="009F3687"/>
    <w:rsid w:val="009F3ACE"/>
    <w:rsid w:val="009F4E3E"/>
    <w:rsid w:val="009F5379"/>
    <w:rsid w:val="009F5442"/>
    <w:rsid w:val="009F5843"/>
    <w:rsid w:val="009F5C57"/>
    <w:rsid w:val="009F5D29"/>
    <w:rsid w:val="009F6D46"/>
    <w:rsid w:val="009F744C"/>
    <w:rsid w:val="009F775E"/>
    <w:rsid w:val="009F78AA"/>
    <w:rsid w:val="009F7DD5"/>
    <w:rsid w:val="00A00412"/>
    <w:rsid w:val="00A006E5"/>
    <w:rsid w:val="00A00A39"/>
    <w:rsid w:val="00A015A5"/>
    <w:rsid w:val="00A01CDC"/>
    <w:rsid w:val="00A01D58"/>
    <w:rsid w:val="00A01F15"/>
    <w:rsid w:val="00A02422"/>
    <w:rsid w:val="00A0251D"/>
    <w:rsid w:val="00A03324"/>
    <w:rsid w:val="00A03349"/>
    <w:rsid w:val="00A03A11"/>
    <w:rsid w:val="00A03ED1"/>
    <w:rsid w:val="00A03F30"/>
    <w:rsid w:val="00A05970"/>
    <w:rsid w:val="00A0613A"/>
    <w:rsid w:val="00A066CF"/>
    <w:rsid w:val="00A06C6C"/>
    <w:rsid w:val="00A07090"/>
    <w:rsid w:val="00A100FF"/>
    <w:rsid w:val="00A109BE"/>
    <w:rsid w:val="00A118BE"/>
    <w:rsid w:val="00A11C03"/>
    <w:rsid w:val="00A12057"/>
    <w:rsid w:val="00A133AB"/>
    <w:rsid w:val="00A14058"/>
    <w:rsid w:val="00A14DE1"/>
    <w:rsid w:val="00A14DE4"/>
    <w:rsid w:val="00A157FA"/>
    <w:rsid w:val="00A162B4"/>
    <w:rsid w:val="00A1666E"/>
    <w:rsid w:val="00A17384"/>
    <w:rsid w:val="00A20B91"/>
    <w:rsid w:val="00A20E3F"/>
    <w:rsid w:val="00A21B31"/>
    <w:rsid w:val="00A21CFC"/>
    <w:rsid w:val="00A22761"/>
    <w:rsid w:val="00A22C03"/>
    <w:rsid w:val="00A23023"/>
    <w:rsid w:val="00A239F2"/>
    <w:rsid w:val="00A249BB"/>
    <w:rsid w:val="00A250D4"/>
    <w:rsid w:val="00A256CB"/>
    <w:rsid w:val="00A257BC"/>
    <w:rsid w:val="00A25C68"/>
    <w:rsid w:val="00A2631B"/>
    <w:rsid w:val="00A26970"/>
    <w:rsid w:val="00A270D7"/>
    <w:rsid w:val="00A27706"/>
    <w:rsid w:val="00A27E2D"/>
    <w:rsid w:val="00A32284"/>
    <w:rsid w:val="00A32709"/>
    <w:rsid w:val="00A3285D"/>
    <w:rsid w:val="00A32B43"/>
    <w:rsid w:val="00A3401E"/>
    <w:rsid w:val="00A3492A"/>
    <w:rsid w:val="00A355AB"/>
    <w:rsid w:val="00A359BB"/>
    <w:rsid w:val="00A35CC2"/>
    <w:rsid w:val="00A374C5"/>
    <w:rsid w:val="00A40187"/>
    <w:rsid w:val="00A40730"/>
    <w:rsid w:val="00A40D9C"/>
    <w:rsid w:val="00A419E4"/>
    <w:rsid w:val="00A41A03"/>
    <w:rsid w:val="00A41A1A"/>
    <w:rsid w:val="00A41F42"/>
    <w:rsid w:val="00A4265C"/>
    <w:rsid w:val="00A42F94"/>
    <w:rsid w:val="00A43A7F"/>
    <w:rsid w:val="00A445E4"/>
    <w:rsid w:val="00A452D4"/>
    <w:rsid w:val="00A45FAE"/>
    <w:rsid w:val="00A462C9"/>
    <w:rsid w:val="00A471D5"/>
    <w:rsid w:val="00A47B49"/>
    <w:rsid w:val="00A503EC"/>
    <w:rsid w:val="00A506B9"/>
    <w:rsid w:val="00A50AE3"/>
    <w:rsid w:val="00A50C53"/>
    <w:rsid w:val="00A50E1D"/>
    <w:rsid w:val="00A51538"/>
    <w:rsid w:val="00A534F2"/>
    <w:rsid w:val="00A535A0"/>
    <w:rsid w:val="00A5467D"/>
    <w:rsid w:val="00A547AC"/>
    <w:rsid w:val="00A54B8B"/>
    <w:rsid w:val="00A54DB2"/>
    <w:rsid w:val="00A55C77"/>
    <w:rsid w:val="00A567F8"/>
    <w:rsid w:val="00A57B49"/>
    <w:rsid w:val="00A60518"/>
    <w:rsid w:val="00A60F1D"/>
    <w:rsid w:val="00A610EC"/>
    <w:rsid w:val="00A61779"/>
    <w:rsid w:val="00A61903"/>
    <w:rsid w:val="00A6347F"/>
    <w:rsid w:val="00A638CC"/>
    <w:rsid w:val="00A650BE"/>
    <w:rsid w:val="00A65E43"/>
    <w:rsid w:val="00A661CE"/>
    <w:rsid w:val="00A6643D"/>
    <w:rsid w:val="00A665F3"/>
    <w:rsid w:val="00A66EC8"/>
    <w:rsid w:val="00A67116"/>
    <w:rsid w:val="00A674A2"/>
    <w:rsid w:val="00A67723"/>
    <w:rsid w:val="00A7066D"/>
    <w:rsid w:val="00A70A58"/>
    <w:rsid w:val="00A7162B"/>
    <w:rsid w:val="00A7236D"/>
    <w:rsid w:val="00A72643"/>
    <w:rsid w:val="00A7437C"/>
    <w:rsid w:val="00A75609"/>
    <w:rsid w:val="00A7569C"/>
    <w:rsid w:val="00A75948"/>
    <w:rsid w:val="00A75A4E"/>
    <w:rsid w:val="00A763CA"/>
    <w:rsid w:val="00A77BC2"/>
    <w:rsid w:val="00A80F62"/>
    <w:rsid w:val="00A816F4"/>
    <w:rsid w:val="00A81F67"/>
    <w:rsid w:val="00A81FDE"/>
    <w:rsid w:val="00A8290C"/>
    <w:rsid w:val="00A829F1"/>
    <w:rsid w:val="00A831F2"/>
    <w:rsid w:val="00A83245"/>
    <w:rsid w:val="00A837C2"/>
    <w:rsid w:val="00A84668"/>
    <w:rsid w:val="00A846A5"/>
    <w:rsid w:val="00A85025"/>
    <w:rsid w:val="00A8505D"/>
    <w:rsid w:val="00A8646F"/>
    <w:rsid w:val="00A86522"/>
    <w:rsid w:val="00A901FB"/>
    <w:rsid w:val="00A9046E"/>
    <w:rsid w:val="00A90859"/>
    <w:rsid w:val="00A911C5"/>
    <w:rsid w:val="00A914B8"/>
    <w:rsid w:val="00A91995"/>
    <w:rsid w:val="00A91AC9"/>
    <w:rsid w:val="00A91BAD"/>
    <w:rsid w:val="00A92301"/>
    <w:rsid w:val="00A92AF1"/>
    <w:rsid w:val="00A93474"/>
    <w:rsid w:val="00A937C8"/>
    <w:rsid w:val="00A9439C"/>
    <w:rsid w:val="00A946EC"/>
    <w:rsid w:val="00A94993"/>
    <w:rsid w:val="00A94F44"/>
    <w:rsid w:val="00A95741"/>
    <w:rsid w:val="00A95A16"/>
    <w:rsid w:val="00A95FAE"/>
    <w:rsid w:val="00A9635B"/>
    <w:rsid w:val="00A96C6D"/>
    <w:rsid w:val="00A96CAA"/>
    <w:rsid w:val="00A97E0B"/>
    <w:rsid w:val="00AA082D"/>
    <w:rsid w:val="00AA177A"/>
    <w:rsid w:val="00AA2799"/>
    <w:rsid w:val="00AA337A"/>
    <w:rsid w:val="00AA393F"/>
    <w:rsid w:val="00AA5CDE"/>
    <w:rsid w:val="00AA6F7C"/>
    <w:rsid w:val="00AA6FA7"/>
    <w:rsid w:val="00AA78F4"/>
    <w:rsid w:val="00AA793C"/>
    <w:rsid w:val="00AB0003"/>
    <w:rsid w:val="00AB0594"/>
    <w:rsid w:val="00AB0FB7"/>
    <w:rsid w:val="00AB1730"/>
    <w:rsid w:val="00AB25D1"/>
    <w:rsid w:val="00AB2670"/>
    <w:rsid w:val="00AB27AB"/>
    <w:rsid w:val="00AB2B84"/>
    <w:rsid w:val="00AB666A"/>
    <w:rsid w:val="00AB71E3"/>
    <w:rsid w:val="00AB72A7"/>
    <w:rsid w:val="00AB75A0"/>
    <w:rsid w:val="00AC01EF"/>
    <w:rsid w:val="00AC046A"/>
    <w:rsid w:val="00AC0ABB"/>
    <w:rsid w:val="00AC0D0F"/>
    <w:rsid w:val="00AC15B0"/>
    <w:rsid w:val="00AC1699"/>
    <w:rsid w:val="00AC252E"/>
    <w:rsid w:val="00AC288A"/>
    <w:rsid w:val="00AC2C9D"/>
    <w:rsid w:val="00AC3024"/>
    <w:rsid w:val="00AC414C"/>
    <w:rsid w:val="00AC642E"/>
    <w:rsid w:val="00AC6591"/>
    <w:rsid w:val="00AD0749"/>
    <w:rsid w:val="00AD0A08"/>
    <w:rsid w:val="00AD0CE4"/>
    <w:rsid w:val="00AD0EB1"/>
    <w:rsid w:val="00AD10C9"/>
    <w:rsid w:val="00AD1EAB"/>
    <w:rsid w:val="00AD219F"/>
    <w:rsid w:val="00AD25A3"/>
    <w:rsid w:val="00AD2AE8"/>
    <w:rsid w:val="00AD2CF9"/>
    <w:rsid w:val="00AD2D9B"/>
    <w:rsid w:val="00AD3852"/>
    <w:rsid w:val="00AD444A"/>
    <w:rsid w:val="00AD51BA"/>
    <w:rsid w:val="00AD574E"/>
    <w:rsid w:val="00AD63B3"/>
    <w:rsid w:val="00AD6980"/>
    <w:rsid w:val="00AD7567"/>
    <w:rsid w:val="00AD777B"/>
    <w:rsid w:val="00AE0162"/>
    <w:rsid w:val="00AE0312"/>
    <w:rsid w:val="00AE048E"/>
    <w:rsid w:val="00AE09C2"/>
    <w:rsid w:val="00AE0EA3"/>
    <w:rsid w:val="00AE1DD3"/>
    <w:rsid w:val="00AE2172"/>
    <w:rsid w:val="00AE29F0"/>
    <w:rsid w:val="00AE2AD5"/>
    <w:rsid w:val="00AE3AC6"/>
    <w:rsid w:val="00AE3BF3"/>
    <w:rsid w:val="00AE4962"/>
    <w:rsid w:val="00AE4AB8"/>
    <w:rsid w:val="00AE4C23"/>
    <w:rsid w:val="00AE5812"/>
    <w:rsid w:val="00AE6269"/>
    <w:rsid w:val="00AE6874"/>
    <w:rsid w:val="00AE6BB6"/>
    <w:rsid w:val="00AE7E83"/>
    <w:rsid w:val="00AF1008"/>
    <w:rsid w:val="00AF13AB"/>
    <w:rsid w:val="00AF1436"/>
    <w:rsid w:val="00AF1A73"/>
    <w:rsid w:val="00AF230E"/>
    <w:rsid w:val="00AF294A"/>
    <w:rsid w:val="00AF3720"/>
    <w:rsid w:val="00AF3738"/>
    <w:rsid w:val="00AF3CA0"/>
    <w:rsid w:val="00AF4088"/>
    <w:rsid w:val="00AF4119"/>
    <w:rsid w:val="00AF4A3B"/>
    <w:rsid w:val="00AF5503"/>
    <w:rsid w:val="00AF5940"/>
    <w:rsid w:val="00AF5B55"/>
    <w:rsid w:val="00AF5DB1"/>
    <w:rsid w:val="00AF5E63"/>
    <w:rsid w:val="00AF6D61"/>
    <w:rsid w:val="00AF73ED"/>
    <w:rsid w:val="00AF7E66"/>
    <w:rsid w:val="00B0159B"/>
    <w:rsid w:val="00B02DB4"/>
    <w:rsid w:val="00B0358F"/>
    <w:rsid w:val="00B03840"/>
    <w:rsid w:val="00B0473F"/>
    <w:rsid w:val="00B05173"/>
    <w:rsid w:val="00B06C67"/>
    <w:rsid w:val="00B078C9"/>
    <w:rsid w:val="00B11022"/>
    <w:rsid w:val="00B11102"/>
    <w:rsid w:val="00B1127B"/>
    <w:rsid w:val="00B11460"/>
    <w:rsid w:val="00B118B5"/>
    <w:rsid w:val="00B11A05"/>
    <w:rsid w:val="00B11D64"/>
    <w:rsid w:val="00B1214A"/>
    <w:rsid w:val="00B12C2F"/>
    <w:rsid w:val="00B1307F"/>
    <w:rsid w:val="00B13421"/>
    <w:rsid w:val="00B14327"/>
    <w:rsid w:val="00B1463A"/>
    <w:rsid w:val="00B147DA"/>
    <w:rsid w:val="00B14A4D"/>
    <w:rsid w:val="00B15A8E"/>
    <w:rsid w:val="00B15B43"/>
    <w:rsid w:val="00B16098"/>
    <w:rsid w:val="00B17A2F"/>
    <w:rsid w:val="00B17C40"/>
    <w:rsid w:val="00B17C53"/>
    <w:rsid w:val="00B215B9"/>
    <w:rsid w:val="00B21601"/>
    <w:rsid w:val="00B22E10"/>
    <w:rsid w:val="00B23575"/>
    <w:rsid w:val="00B235C0"/>
    <w:rsid w:val="00B23903"/>
    <w:rsid w:val="00B23B48"/>
    <w:rsid w:val="00B24803"/>
    <w:rsid w:val="00B25A0D"/>
    <w:rsid w:val="00B26E4E"/>
    <w:rsid w:val="00B27BEE"/>
    <w:rsid w:val="00B30307"/>
    <w:rsid w:val="00B30380"/>
    <w:rsid w:val="00B310B3"/>
    <w:rsid w:val="00B311E2"/>
    <w:rsid w:val="00B32DFA"/>
    <w:rsid w:val="00B355BF"/>
    <w:rsid w:val="00B355CF"/>
    <w:rsid w:val="00B376F7"/>
    <w:rsid w:val="00B37EDA"/>
    <w:rsid w:val="00B4016E"/>
    <w:rsid w:val="00B40389"/>
    <w:rsid w:val="00B411AD"/>
    <w:rsid w:val="00B42301"/>
    <w:rsid w:val="00B428FE"/>
    <w:rsid w:val="00B42BFA"/>
    <w:rsid w:val="00B43300"/>
    <w:rsid w:val="00B43922"/>
    <w:rsid w:val="00B43F1D"/>
    <w:rsid w:val="00B43F36"/>
    <w:rsid w:val="00B44129"/>
    <w:rsid w:val="00B449DF"/>
    <w:rsid w:val="00B45759"/>
    <w:rsid w:val="00B4593F"/>
    <w:rsid w:val="00B47057"/>
    <w:rsid w:val="00B472B9"/>
    <w:rsid w:val="00B47EB3"/>
    <w:rsid w:val="00B51312"/>
    <w:rsid w:val="00B52AC7"/>
    <w:rsid w:val="00B530CB"/>
    <w:rsid w:val="00B54009"/>
    <w:rsid w:val="00B54460"/>
    <w:rsid w:val="00B5446A"/>
    <w:rsid w:val="00B547A0"/>
    <w:rsid w:val="00B54C28"/>
    <w:rsid w:val="00B551B2"/>
    <w:rsid w:val="00B55B73"/>
    <w:rsid w:val="00B55E2A"/>
    <w:rsid w:val="00B56157"/>
    <w:rsid w:val="00B57AA0"/>
    <w:rsid w:val="00B57F95"/>
    <w:rsid w:val="00B607CB"/>
    <w:rsid w:val="00B60EEF"/>
    <w:rsid w:val="00B60F49"/>
    <w:rsid w:val="00B6101F"/>
    <w:rsid w:val="00B61AA9"/>
    <w:rsid w:val="00B62092"/>
    <w:rsid w:val="00B62633"/>
    <w:rsid w:val="00B62D14"/>
    <w:rsid w:val="00B62FCD"/>
    <w:rsid w:val="00B63111"/>
    <w:rsid w:val="00B63404"/>
    <w:rsid w:val="00B63686"/>
    <w:rsid w:val="00B63787"/>
    <w:rsid w:val="00B63FF4"/>
    <w:rsid w:val="00B64A38"/>
    <w:rsid w:val="00B64F4A"/>
    <w:rsid w:val="00B65377"/>
    <w:rsid w:val="00B655E1"/>
    <w:rsid w:val="00B65764"/>
    <w:rsid w:val="00B66026"/>
    <w:rsid w:val="00B6656D"/>
    <w:rsid w:val="00B66A2B"/>
    <w:rsid w:val="00B670BC"/>
    <w:rsid w:val="00B67B91"/>
    <w:rsid w:val="00B70F43"/>
    <w:rsid w:val="00B71506"/>
    <w:rsid w:val="00B71E03"/>
    <w:rsid w:val="00B722A3"/>
    <w:rsid w:val="00B73250"/>
    <w:rsid w:val="00B7331A"/>
    <w:rsid w:val="00B733BB"/>
    <w:rsid w:val="00B73A13"/>
    <w:rsid w:val="00B74E05"/>
    <w:rsid w:val="00B75B41"/>
    <w:rsid w:val="00B7703F"/>
    <w:rsid w:val="00B77346"/>
    <w:rsid w:val="00B77C50"/>
    <w:rsid w:val="00B77FC0"/>
    <w:rsid w:val="00B802A5"/>
    <w:rsid w:val="00B80B47"/>
    <w:rsid w:val="00B8114E"/>
    <w:rsid w:val="00B816B7"/>
    <w:rsid w:val="00B82E00"/>
    <w:rsid w:val="00B83790"/>
    <w:rsid w:val="00B83DCF"/>
    <w:rsid w:val="00B83FEB"/>
    <w:rsid w:val="00B8402E"/>
    <w:rsid w:val="00B842E2"/>
    <w:rsid w:val="00B845A5"/>
    <w:rsid w:val="00B84C29"/>
    <w:rsid w:val="00B8510A"/>
    <w:rsid w:val="00B86C86"/>
    <w:rsid w:val="00B878B0"/>
    <w:rsid w:val="00B8795D"/>
    <w:rsid w:val="00B87A09"/>
    <w:rsid w:val="00B9046F"/>
    <w:rsid w:val="00B90636"/>
    <w:rsid w:val="00B90B73"/>
    <w:rsid w:val="00B90D1F"/>
    <w:rsid w:val="00B9416C"/>
    <w:rsid w:val="00B94A3D"/>
    <w:rsid w:val="00B94E97"/>
    <w:rsid w:val="00B950C6"/>
    <w:rsid w:val="00B95C66"/>
    <w:rsid w:val="00B963D1"/>
    <w:rsid w:val="00B96BED"/>
    <w:rsid w:val="00B9789F"/>
    <w:rsid w:val="00BA0675"/>
    <w:rsid w:val="00BA06D0"/>
    <w:rsid w:val="00BA10F4"/>
    <w:rsid w:val="00BA13B6"/>
    <w:rsid w:val="00BA2115"/>
    <w:rsid w:val="00BA25E9"/>
    <w:rsid w:val="00BA32DF"/>
    <w:rsid w:val="00BA4BA1"/>
    <w:rsid w:val="00BA4E73"/>
    <w:rsid w:val="00BA5486"/>
    <w:rsid w:val="00BA550A"/>
    <w:rsid w:val="00BA590C"/>
    <w:rsid w:val="00BA7051"/>
    <w:rsid w:val="00BA7508"/>
    <w:rsid w:val="00BB112E"/>
    <w:rsid w:val="00BB1547"/>
    <w:rsid w:val="00BB1619"/>
    <w:rsid w:val="00BB297A"/>
    <w:rsid w:val="00BB2C87"/>
    <w:rsid w:val="00BB37D4"/>
    <w:rsid w:val="00BB3A78"/>
    <w:rsid w:val="00BB3F88"/>
    <w:rsid w:val="00BB40AF"/>
    <w:rsid w:val="00BB4258"/>
    <w:rsid w:val="00BB428B"/>
    <w:rsid w:val="00BB5266"/>
    <w:rsid w:val="00BB56A3"/>
    <w:rsid w:val="00BB5BAD"/>
    <w:rsid w:val="00BB5C77"/>
    <w:rsid w:val="00BB6040"/>
    <w:rsid w:val="00BB649C"/>
    <w:rsid w:val="00BB6D02"/>
    <w:rsid w:val="00BC0392"/>
    <w:rsid w:val="00BC1397"/>
    <w:rsid w:val="00BC1B1F"/>
    <w:rsid w:val="00BC1D45"/>
    <w:rsid w:val="00BC3DE9"/>
    <w:rsid w:val="00BC4DD9"/>
    <w:rsid w:val="00BC4EC7"/>
    <w:rsid w:val="00BC5491"/>
    <w:rsid w:val="00BC588D"/>
    <w:rsid w:val="00BC61B7"/>
    <w:rsid w:val="00BC7D49"/>
    <w:rsid w:val="00BC7DA5"/>
    <w:rsid w:val="00BD0C4A"/>
    <w:rsid w:val="00BD1736"/>
    <w:rsid w:val="00BD1D3D"/>
    <w:rsid w:val="00BD1DBC"/>
    <w:rsid w:val="00BD2104"/>
    <w:rsid w:val="00BD2750"/>
    <w:rsid w:val="00BD2D92"/>
    <w:rsid w:val="00BD312C"/>
    <w:rsid w:val="00BD3655"/>
    <w:rsid w:val="00BD3DC4"/>
    <w:rsid w:val="00BD3EDF"/>
    <w:rsid w:val="00BD458F"/>
    <w:rsid w:val="00BD4CFE"/>
    <w:rsid w:val="00BD4F81"/>
    <w:rsid w:val="00BD573B"/>
    <w:rsid w:val="00BD6292"/>
    <w:rsid w:val="00BD6742"/>
    <w:rsid w:val="00BD7B8A"/>
    <w:rsid w:val="00BE0B12"/>
    <w:rsid w:val="00BE0F9E"/>
    <w:rsid w:val="00BE140A"/>
    <w:rsid w:val="00BE1FAD"/>
    <w:rsid w:val="00BE2016"/>
    <w:rsid w:val="00BE25A8"/>
    <w:rsid w:val="00BE2672"/>
    <w:rsid w:val="00BE42C8"/>
    <w:rsid w:val="00BE4EDF"/>
    <w:rsid w:val="00BE4F1A"/>
    <w:rsid w:val="00BE50D5"/>
    <w:rsid w:val="00BE5908"/>
    <w:rsid w:val="00BE5F55"/>
    <w:rsid w:val="00BE6D73"/>
    <w:rsid w:val="00BE7C47"/>
    <w:rsid w:val="00BF0152"/>
    <w:rsid w:val="00BF01E8"/>
    <w:rsid w:val="00BF0615"/>
    <w:rsid w:val="00BF09E9"/>
    <w:rsid w:val="00BF0D3C"/>
    <w:rsid w:val="00BF1011"/>
    <w:rsid w:val="00BF10C2"/>
    <w:rsid w:val="00BF1693"/>
    <w:rsid w:val="00BF1B23"/>
    <w:rsid w:val="00BF468A"/>
    <w:rsid w:val="00BF4B59"/>
    <w:rsid w:val="00BF4B6B"/>
    <w:rsid w:val="00BF4CFC"/>
    <w:rsid w:val="00BF598E"/>
    <w:rsid w:val="00BF5A6C"/>
    <w:rsid w:val="00BF6BDA"/>
    <w:rsid w:val="00BF718E"/>
    <w:rsid w:val="00BF793F"/>
    <w:rsid w:val="00BF7F20"/>
    <w:rsid w:val="00C0034B"/>
    <w:rsid w:val="00C00DF2"/>
    <w:rsid w:val="00C02085"/>
    <w:rsid w:val="00C0223D"/>
    <w:rsid w:val="00C0405D"/>
    <w:rsid w:val="00C049E9"/>
    <w:rsid w:val="00C04D81"/>
    <w:rsid w:val="00C04FC0"/>
    <w:rsid w:val="00C0520B"/>
    <w:rsid w:val="00C05999"/>
    <w:rsid w:val="00C05CA6"/>
    <w:rsid w:val="00C066E5"/>
    <w:rsid w:val="00C06818"/>
    <w:rsid w:val="00C077D0"/>
    <w:rsid w:val="00C079DB"/>
    <w:rsid w:val="00C07DF0"/>
    <w:rsid w:val="00C11156"/>
    <w:rsid w:val="00C1177B"/>
    <w:rsid w:val="00C125BC"/>
    <w:rsid w:val="00C12E53"/>
    <w:rsid w:val="00C1535C"/>
    <w:rsid w:val="00C15EDE"/>
    <w:rsid w:val="00C16107"/>
    <w:rsid w:val="00C1690A"/>
    <w:rsid w:val="00C17417"/>
    <w:rsid w:val="00C175DC"/>
    <w:rsid w:val="00C17998"/>
    <w:rsid w:val="00C17E62"/>
    <w:rsid w:val="00C20942"/>
    <w:rsid w:val="00C211FA"/>
    <w:rsid w:val="00C21396"/>
    <w:rsid w:val="00C2184C"/>
    <w:rsid w:val="00C21E25"/>
    <w:rsid w:val="00C21E27"/>
    <w:rsid w:val="00C2278C"/>
    <w:rsid w:val="00C22944"/>
    <w:rsid w:val="00C23BD8"/>
    <w:rsid w:val="00C24073"/>
    <w:rsid w:val="00C244F2"/>
    <w:rsid w:val="00C2481F"/>
    <w:rsid w:val="00C24A97"/>
    <w:rsid w:val="00C252BC"/>
    <w:rsid w:val="00C25A0E"/>
    <w:rsid w:val="00C26458"/>
    <w:rsid w:val="00C264C9"/>
    <w:rsid w:val="00C26987"/>
    <w:rsid w:val="00C26AAD"/>
    <w:rsid w:val="00C26B46"/>
    <w:rsid w:val="00C27003"/>
    <w:rsid w:val="00C27052"/>
    <w:rsid w:val="00C2737F"/>
    <w:rsid w:val="00C27DED"/>
    <w:rsid w:val="00C27E24"/>
    <w:rsid w:val="00C3032A"/>
    <w:rsid w:val="00C30AE2"/>
    <w:rsid w:val="00C31309"/>
    <w:rsid w:val="00C313C9"/>
    <w:rsid w:val="00C319ED"/>
    <w:rsid w:val="00C3217C"/>
    <w:rsid w:val="00C323AB"/>
    <w:rsid w:val="00C32AE6"/>
    <w:rsid w:val="00C32EAC"/>
    <w:rsid w:val="00C34D2B"/>
    <w:rsid w:val="00C36850"/>
    <w:rsid w:val="00C36A54"/>
    <w:rsid w:val="00C36CAD"/>
    <w:rsid w:val="00C371A1"/>
    <w:rsid w:val="00C37C10"/>
    <w:rsid w:val="00C40259"/>
    <w:rsid w:val="00C406B2"/>
    <w:rsid w:val="00C40BBC"/>
    <w:rsid w:val="00C419B1"/>
    <w:rsid w:val="00C42DAF"/>
    <w:rsid w:val="00C43420"/>
    <w:rsid w:val="00C44455"/>
    <w:rsid w:val="00C4459A"/>
    <w:rsid w:val="00C45279"/>
    <w:rsid w:val="00C47A7B"/>
    <w:rsid w:val="00C47AC6"/>
    <w:rsid w:val="00C4EC1C"/>
    <w:rsid w:val="00C515D2"/>
    <w:rsid w:val="00C51F49"/>
    <w:rsid w:val="00C5304A"/>
    <w:rsid w:val="00C549A2"/>
    <w:rsid w:val="00C549AB"/>
    <w:rsid w:val="00C54D16"/>
    <w:rsid w:val="00C55870"/>
    <w:rsid w:val="00C5593D"/>
    <w:rsid w:val="00C559B2"/>
    <w:rsid w:val="00C55CDE"/>
    <w:rsid w:val="00C5682B"/>
    <w:rsid w:val="00C569A9"/>
    <w:rsid w:val="00C571B1"/>
    <w:rsid w:val="00C579A0"/>
    <w:rsid w:val="00C606FA"/>
    <w:rsid w:val="00C60E1A"/>
    <w:rsid w:val="00C60EF9"/>
    <w:rsid w:val="00C61601"/>
    <w:rsid w:val="00C61AC8"/>
    <w:rsid w:val="00C61FA6"/>
    <w:rsid w:val="00C6281F"/>
    <w:rsid w:val="00C63C9C"/>
    <w:rsid w:val="00C6464A"/>
    <w:rsid w:val="00C64C6F"/>
    <w:rsid w:val="00C653F7"/>
    <w:rsid w:val="00C65D09"/>
    <w:rsid w:val="00C66589"/>
    <w:rsid w:val="00C66604"/>
    <w:rsid w:val="00C668B2"/>
    <w:rsid w:val="00C670D6"/>
    <w:rsid w:val="00C6749B"/>
    <w:rsid w:val="00C70134"/>
    <w:rsid w:val="00C70323"/>
    <w:rsid w:val="00C70772"/>
    <w:rsid w:val="00C71BCD"/>
    <w:rsid w:val="00C7280B"/>
    <w:rsid w:val="00C72E97"/>
    <w:rsid w:val="00C73FDD"/>
    <w:rsid w:val="00C74BD5"/>
    <w:rsid w:val="00C74CB5"/>
    <w:rsid w:val="00C7503F"/>
    <w:rsid w:val="00C75F73"/>
    <w:rsid w:val="00C768B7"/>
    <w:rsid w:val="00C76D13"/>
    <w:rsid w:val="00C76FAA"/>
    <w:rsid w:val="00C77130"/>
    <w:rsid w:val="00C77B55"/>
    <w:rsid w:val="00C77DFA"/>
    <w:rsid w:val="00C80429"/>
    <w:rsid w:val="00C80A11"/>
    <w:rsid w:val="00C80E2F"/>
    <w:rsid w:val="00C811BD"/>
    <w:rsid w:val="00C8266A"/>
    <w:rsid w:val="00C829C4"/>
    <w:rsid w:val="00C833A2"/>
    <w:rsid w:val="00C85585"/>
    <w:rsid w:val="00C85635"/>
    <w:rsid w:val="00C8571A"/>
    <w:rsid w:val="00C8580F"/>
    <w:rsid w:val="00C8593A"/>
    <w:rsid w:val="00C866FE"/>
    <w:rsid w:val="00C87ECC"/>
    <w:rsid w:val="00C908B3"/>
    <w:rsid w:val="00C91020"/>
    <w:rsid w:val="00C91695"/>
    <w:rsid w:val="00C91866"/>
    <w:rsid w:val="00C91886"/>
    <w:rsid w:val="00C922E7"/>
    <w:rsid w:val="00C924C4"/>
    <w:rsid w:val="00C927A6"/>
    <w:rsid w:val="00C93069"/>
    <w:rsid w:val="00C933B7"/>
    <w:rsid w:val="00C935A9"/>
    <w:rsid w:val="00C93CE6"/>
    <w:rsid w:val="00C93F9F"/>
    <w:rsid w:val="00C949C2"/>
    <w:rsid w:val="00C94AEA"/>
    <w:rsid w:val="00C94CDC"/>
    <w:rsid w:val="00C94F53"/>
    <w:rsid w:val="00C95C6E"/>
    <w:rsid w:val="00C96A38"/>
    <w:rsid w:val="00C978D4"/>
    <w:rsid w:val="00C97D58"/>
    <w:rsid w:val="00CA0566"/>
    <w:rsid w:val="00CA0BFD"/>
    <w:rsid w:val="00CA1DFC"/>
    <w:rsid w:val="00CA27F0"/>
    <w:rsid w:val="00CA3AAE"/>
    <w:rsid w:val="00CA4321"/>
    <w:rsid w:val="00CA4E60"/>
    <w:rsid w:val="00CA58BE"/>
    <w:rsid w:val="00CA64F2"/>
    <w:rsid w:val="00CA7464"/>
    <w:rsid w:val="00CB052C"/>
    <w:rsid w:val="00CB146F"/>
    <w:rsid w:val="00CB1ECB"/>
    <w:rsid w:val="00CB285F"/>
    <w:rsid w:val="00CB30FA"/>
    <w:rsid w:val="00CB3607"/>
    <w:rsid w:val="00CB3933"/>
    <w:rsid w:val="00CB3A13"/>
    <w:rsid w:val="00CB46B1"/>
    <w:rsid w:val="00CB47CF"/>
    <w:rsid w:val="00CB48EC"/>
    <w:rsid w:val="00CB4BA5"/>
    <w:rsid w:val="00CB4CB6"/>
    <w:rsid w:val="00CB4EC3"/>
    <w:rsid w:val="00CB6972"/>
    <w:rsid w:val="00CB7B18"/>
    <w:rsid w:val="00CC0AFA"/>
    <w:rsid w:val="00CC111D"/>
    <w:rsid w:val="00CC11C8"/>
    <w:rsid w:val="00CC1422"/>
    <w:rsid w:val="00CC16B3"/>
    <w:rsid w:val="00CC1B17"/>
    <w:rsid w:val="00CC2397"/>
    <w:rsid w:val="00CC2589"/>
    <w:rsid w:val="00CC26F5"/>
    <w:rsid w:val="00CC28B0"/>
    <w:rsid w:val="00CC2E76"/>
    <w:rsid w:val="00CC35BE"/>
    <w:rsid w:val="00CC36E5"/>
    <w:rsid w:val="00CC3CB9"/>
    <w:rsid w:val="00CC3DFB"/>
    <w:rsid w:val="00CC4600"/>
    <w:rsid w:val="00CC4B26"/>
    <w:rsid w:val="00CC5500"/>
    <w:rsid w:val="00CC5592"/>
    <w:rsid w:val="00CC55A4"/>
    <w:rsid w:val="00CC7E27"/>
    <w:rsid w:val="00CD0D88"/>
    <w:rsid w:val="00CD1639"/>
    <w:rsid w:val="00CD25C4"/>
    <w:rsid w:val="00CD3139"/>
    <w:rsid w:val="00CD34DC"/>
    <w:rsid w:val="00CD3956"/>
    <w:rsid w:val="00CD3B16"/>
    <w:rsid w:val="00CD3B2E"/>
    <w:rsid w:val="00CD3B32"/>
    <w:rsid w:val="00CD57EE"/>
    <w:rsid w:val="00CD5C2E"/>
    <w:rsid w:val="00CD695E"/>
    <w:rsid w:val="00CD7D1A"/>
    <w:rsid w:val="00CD7F15"/>
    <w:rsid w:val="00CE0BCE"/>
    <w:rsid w:val="00CE14DE"/>
    <w:rsid w:val="00CE31F3"/>
    <w:rsid w:val="00CE3A4A"/>
    <w:rsid w:val="00CE4E7A"/>
    <w:rsid w:val="00CE5552"/>
    <w:rsid w:val="00CE5EBF"/>
    <w:rsid w:val="00CE700A"/>
    <w:rsid w:val="00CE73EA"/>
    <w:rsid w:val="00CE75DF"/>
    <w:rsid w:val="00CF02A8"/>
    <w:rsid w:val="00CF0672"/>
    <w:rsid w:val="00CF1051"/>
    <w:rsid w:val="00CF2A93"/>
    <w:rsid w:val="00CF33D9"/>
    <w:rsid w:val="00CF3A35"/>
    <w:rsid w:val="00CF4D81"/>
    <w:rsid w:val="00CF5586"/>
    <w:rsid w:val="00CF5E62"/>
    <w:rsid w:val="00CF5EFD"/>
    <w:rsid w:val="00CF62CE"/>
    <w:rsid w:val="00CF6A8D"/>
    <w:rsid w:val="00CF6D6E"/>
    <w:rsid w:val="00D003E2"/>
    <w:rsid w:val="00D00823"/>
    <w:rsid w:val="00D00989"/>
    <w:rsid w:val="00D00B7B"/>
    <w:rsid w:val="00D01274"/>
    <w:rsid w:val="00D014F4"/>
    <w:rsid w:val="00D03BDD"/>
    <w:rsid w:val="00D05E13"/>
    <w:rsid w:val="00D0623A"/>
    <w:rsid w:val="00D06E74"/>
    <w:rsid w:val="00D07457"/>
    <w:rsid w:val="00D1001C"/>
    <w:rsid w:val="00D1038D"/>
    <w:rsid w:val="00D10741"/>
    <w:rsid w:val="00D12033"/>
    <w:rsid w:val="00D12337"/>
    <w:rsid w:val="00D1256B"/>
    <w:rsid w:val="00D132EE"/>
    <w:rsid w:val="00D14030"/>
    <w:rsid w:val="00D14695"/>
    <w:rsid w:val="00D152CF"/>
    <w:rsid w:val="00D15477"/>
    <w:rsid w:val="00D17E8F"/>
    <w:rsid w:val="00D21995"/>
    <w:rsid w:val="00D21CE5"/>
    <w:rsid w:val="00D21D74"/>
    <w:rsid w:val="00D22784"/>
    <w:rsid w:val="00D22AE8"/>
    <w:rsid w:val="00D23167"/>
    <w:rsid w:val="00D23B49"/>
    <w:rsid w:val="00D248E2"/>
    <w:rsid w:val="00D25107"/>
    <w:rsid w:val="00D2534C"/>
    <w:rsid w:val="00D255CE"/>
    <w:rsid w:val="00D255E9"/>
    <w:rsid w:val="00D259FD"/>
    <w:rsid w:val="00D2631C"/>
    <w:rsid w:val="00D26DD2"/>
    <w:rsid w:val="00D27164"/>
    <w:rsid w:val="00D277A9"/>
    <w:rsid w:val="00D308EE"/>
    <w:rsid w:val="00D30F49"/>
    <w:rsid w:val="00D31A0E"/>
    <w:rsid w:val="00D31A4A"/>
    <w:rsid w:val="00D31F06"/>
    <w:rsid w:val="00D33336"/>
    <w:rsid w:val="00D33DC5"/>
    <w:rsid w:val="00D3581A"/>
    <w:rsid w:val="00D35B6D"/>
    <w:rsid w:val="00D35D73"/>
    <w:rsid w:val="00D367C6"/>
    <w:rsid w:val="00D3699E"/>
    <w:rsid w:val="00D37616"/>
    <w:rsid w:val="00D40977"/>
    <w:rsid w:val="00D4201E"/>
    <w:rsid w:val="00D42F47"/>
    <w:rsid w:val="00D433D1"/>
    <w:rsid w:val="00D43732"/>
    <w:rsid w:val="00D43DCF"/>
    <w:rsid w:val="00D445D7"/>
    <w:rsid w:val="00D44809"/>
    <w:rsid w:val="00D449BE"/>
    <w:rsid w:val="00D450F0"/>
    <w:rsid w:val="00D452BA"/>
    <w:rsid w:val="00D45527"/>
    <w:rsid w:val="00D457CA"/>
    <w:rsid w:val="00D46D35"/>
    <w:rsid w:val="00D502FD"/>
    <w:rsid w:val="00D50770"/>
    <w:rsid w:val="00D5082E"/>
    <w:rsid w:val="00D50BE2"/>
    <w:rsid w:val="00D51421"/>
    <w:rsid w:val="00D51C0E"/>
    <w:rsid w:val="00D5223A"/>
    <w:rsid w:val="00D528E9"/>
    <w:rsid w:val="00D529F5"/>
    <w:rsid w:val="00D53CF4"/>
    <w:rsid w:val="00D54534"/>
    <w:rsid w:val="00D54688"/>
    <w:rsid w:val="00D54691"/>
    <w:rsid w:val="00D55177"/>
    <w:rsid w:val="00D55B8A"/>
    <w:rsid w:val="00D56B6E"/>
    <w:rsid w:val="00D56F41"/>
    <w:rsid w:val="00D57CE4"/>
    <w:rsid w:val="00D57F55"/>
    <w:rsid w:val="00D6048D"/>
    <w:rsid w:val="00D61F27"/>
    <w:rsid w:val="00D62826"/>
    <w:rsid w:val="00D62BC3"/>
    <w:rsid w:val="00D62CC7"/>
    <w:rsid w:val="00D635D0"/>
    <w:rsid w:val="00D63B38"/>
    <w:rsid w:val="00D6456C"/>
    <w:rsid w:val="00D64A17"/>
    <w:rsid w:val="00D65765"/>
    <w:rsid w:val="00D66356"/>
    <w:rsid w:val="00D66811"/>
    <w:rsid w:val="00D67490"/>
    <w:rsid w:val="00D676BD"/>
    <w:rsid w:val="00D7006C"/>
    <w:rsid w:val="00D7085B"/>
    <w:rsid w:val="00D70E1F"/>
    <w:rsid w:val="00D7161A"/>
    <w:rsid w:val="00D7172E"/>
    <w:rsid w:val="00D71A75"/>
    <w:rsid w:val="00D71E64"/>
    <w:rsid w:val="00D720C6"/>
    <w:rsid w:val="00D721EA"/>
    <w:rsid w:val="00D724D9"/>
    <w:rsid w:val="00D72605"/>
    <w:rsid w:val="00D72A9C"/>
    <w:rsid w:val="00D733DC"/>
    <w:rsid w:val="00D739B9"/>
    <w:rsid w:val="00D73B94"/>
    <w:rsid w:val="00D7458E"/>
    <w:rsid w:val="00D74661"/>
    <w:rsid w:val="00D74E8A"/>
    <w:rsid w:val="00D74EFE"/>
    <w:rsid w:val="00D75359"/>
    <w:rsid w:val="00D75390"/>
    <w:rsid w:val="00D75812"/>
    <w:rsid w:val="00D75E22"/>
    <w:rsid w:val="00D7617E"/>
    <w:rsid w:val="00D7663D"/>
    <w:rsid w:val="00D8237C"/>
    <w:rsid w:val="00D82732"/>
    <w:rsid w:val="00D82B2E"/>
    <w:rsid w:val="00D840F1"/>
    <w:rsid w:val="00D8484D"/>
    <w:rsid w:val="00D84D25"/>
    <w:rsid w:val="00D850DC"/>
    <w:rsid w:val="00D85950"/>
    <w:rsid w:val="00D85A7C"/>
    <w:rsid w:val="00D85C78"/>
    <w:rsid w:val="00D867B2"/>
    <w:rsid w:val="00D875B0"/>
    <w:rsid w:val="00D87C10"/>
    <w:rsid w:val="00D87E24"/>
    <w:rsid w:val="00D87E67"/>
    <w:rsid w:val="00D9004F"/>
    <w:rsid w:val="00D90104"/>
    <w:rsid w:val="00D908CD"/>
    <w:rsid w:val="00D90B65"/>
    <w:rsid w:val="00D90EB8"/>
    <w:rsid w:val="00D916F2"/>
    <w:rsid w:val="00D92017"/>
    <w:rsid w:val="00D92806"/>
    <w:rsid w:val="00D92D01"/>
    <w:rsid w:val="00D92D79"/>
    <w:rsid w:val="00D92DE5"/>
    <w:rsid w:val="00D930D3"/>
    <w:rsid w:val="00D9329C"/>
    <w:rsid w:val="00D936A1"/>
    <w:rsid w:val="00D93B24"/>
    <w:rsid w:val="00D943D7"/>
    <w:rsid w:val="00D945CD"/>
    <w:rsid w:val="00D94617"/>
    <w:rsid w:val="00D94E40"/>
    <w:rsid w:val="00D94E9C"/>
    <w:rsid w:val="00D955AE"/>
    <w:rsid w:val="00D95A8D"/>
    <w:rsid w:val="00D95AE8"/>
    <w:rsid w:val="00D95CA1"/>
    <w:rsid w:val="00D96000"/>
    <w:rsid w:val="00D9624C"/>
    <w:rsid w:val="00D96348"/>
    <w:rsid w:val="00D973F8"/>
    <w:rsid w:val="00DA011B"/>
    <w:rsid w:val="00DA0D5B"/>
    <w:rsid w:val="00DA288F"/>
    <w:rsid w:val="00DA2DE2"/>
    <w:rsid w:val="00DA39B6"/>
    <w:rsid w:val="00DA4168"/>
    <w:rsid w:val="00DA436F"/>
    <w:rsid w:val="00DA7043"/>
    <w:rsid w:val="00DB04D1"/>
    <w:rsid w:val="00DB0962"/>
    <w:rsid w:val="00DB0C1A"/>
    <w:rsid w:val="00DB0DEF"/>
    <w:rsid w:val="00DB160B"/>
    <w:rsid w:val="00DB2A4E"/>
    <w:rsid w:val="00DB404C"/>
    <w:rsid w:val="00DB4524"/>
    <w:rsid w:val="00DB5C43"/>
    <w:rsid w:val="00DB6C08"/>
    <w:rsid w:val="00DB7028"/>
    <w:rsid w:val="00DB7A10"/>
    <w:rsid w:val="00DB7CBA"/>
    <w:rsid w:val="00DB7DAC"/>
    <w:rsid w:val="00DC037C"/>
    <w:rsid w:val="00DC0E98"/>
    <w:rsid w:val="00DC161D"/>
    <w:rsid w:val="00DC2331"/>
    <w:rsid w:val="00DC2955"/>
    <w:rsid w:val="00DC2DAD"/>
    <w:rsid w:val="00DC3603"/>
    <w:rsid w:val="00DC3C38"/>
    <w:rsid w:val="00DC3DF2"/>
    <w:rsid w:val="00DC413A"/>
    <w:rsid w:val="00DC4B5F"/>
    <w:rsid w:val="00DC4C91"/>
    <w:rsid w:val="00DC58A5"/>
    <w:rsid w:val="00DC653B"/>
    <w:rsid w:val="00DC658B"/>
    <w:rsid w:val="00DC7CFB"/>
    <w:rsid w:val="00DD0224"/>
    <w:rsid w:val="00DD0A83"/>
    <w:rsid w:val="00DD103F"/>
    <w:rsid w:val="00DD10D1"/>
    <w:rsid w:val="00DD10E5"/>
    <w:rsid w:val="00DD1191"/>
    <w:rsid w:val="00DD1B64"/>
    <w:rsid w:val="00DD1E85"/>
    <w:rsid w:val="00DD20CF"/>
    <w:rsid w:val="00DD2901"/>
    <w:rsid w:val="00DD2956"/>
    <w:rsid w:val="00DD4A3B"/>
    <w:rsid w:val="00DD4AB8"/>
    <w:rsid w:val="00DD5DC4"/>
    <w:rsid w:val="00DD5FE6"/>
    <w:rsid w:val="00DD6656"/>
    <w:rsid w:val="00DD6D00"/>
    <w:rsid w:val="00DE00B9"/>
    <w:rsid w:val="00DE0298"/>
    <w:rsid w:val="00DE064E"/>
    <w:rsid w:val="00DE216A"/>
    <w:rsid w:val="00DE3C54"/>
    <w:rsid w:val="00DE3DD5"/>
    <w:rsid w:val="00DE46D5"/>
    <w:rsid w:val="00DE63A7"/>
    <w:rsid w:val="00DE70E8"/>
    <w:rsid w:val="00DE7BDA"/>
    <w:rsid w:val="00DE7CD1"/>
    <w:rsid w:val="00DE7E65"/>
    <w:rsid w:val="00DF0667"/>
    <w:rsid w:val="00DF07EC"/>
    <w:rsid w:val="00DF0CBB"/>
    <w:rsid w:val="00DF0FCC"/>
    <w:rsid w:val="00DF12B1"/>
    <w:rsid w:val="00DF13AC"/>
    <w:rsid w:val="00DF20A5"/>
    <w:rsid w:val="00DF2287"/>
    <w:rsid w:val="00DF2A65"/>
    <w:rsid w:val="00DF2BFF"/>
    <w:rsid w:val="00DF2D59"/>
    <w:rsid w:val="00DF3A8E"/>
    <w:rsid w:val="00DF40C0"/>
    <w:rsid w:val="00DF42D0"/>
    <w:rsid w:val="00DF43DF"/>
    <w:rsid w:val="00DF666F"/>
    <w:rsid w:val="00DF6BAF"/>
    <w:rsid w:val="00DF6D3D"/>
    <w:rsid w:val="00DF742E"/>
    <w:rsid w:val="00DF790D"/>
    <w:rsid w:val="00DF7924"/>
    <w:rsid w:val="00DF7B1F"/>
    <w:rsid w:val="00E0061F"/>
    <w:rsid w:val="00E0203D"/>
    <w:rsid w:val="00E03048"/>
    <w:rsid w:val="00E03A35"/>
    <w:rsid w:val="00E03CE6"/>
    <w:rsid w:val="00E04B75"/>
    <w:rsid w:val="00E04DC1"/>
    <w:rsid w:val="00E04FAB"/>
    <w:rsid w:val="00E0619E"/>
    <w:rsid w:val="00E06B78"/>
    <w:rsid w:val="00E07344"/>
    <w:rsid w:val="00E075D4"/>
    <w:rsid w:val="00E10545"/>
    <w:rsid w:val="00E11A3D"/>
    <w:rsid w:val="00E11A7F"/>
    <w:rsid w:val="00E13158"/>
    <w:rsid w:val="00E131FC"/>
    <w:rsid w:val="00E13CDD"/>
    <w:rsid w:val="00E141E8"/>
    <w:rsid w:val="00E15105"/>
    <w:rsid w:val="00E1594B"/>
    <w:rsid w:val="00E162DE"/>
    <w:rsid w:val="00E166CC"/>
    <w:rsid w:val="00E169B6"/>
    <w:rsid w:val="00E17BF4"/>
    <w:rsid w:val="00E17E3C"/>
    <w:rsid w:val="00E201D8"/>
    <w:rsid w:val="00E2026C"/>
    <w:rsid w:val="00E205A4"/>
    <w:rsid w:val="00E205C2"/>
    <w:rsid w:val="00E207CC"/>
    <w:rsid w:val="00E20C2F"/>
    <w:rsid w:val="00E2131D"/>
    <w:rsid w:val="00E2176C"/>
    <w:rsid w:val="00E217A2"/>
    <w:rsid w:val="00E21F8C"/>
    <w:rsid w:val="00E21FE6"/>
    <w:rsid w:val="00E22138"/>
    <w:rsid w:val="00E225F9"/>
    <w:rsid w:val="00E225FE"/>
    <w:rsid w:val="00E22A0F"/>
    <w:rsid w:val="00E231B0"/>
    <w:rsid w:val="00E2341C"/>
    <w:rsid w:val="00E23C63"/>
    <w:rsid w:val="00E24205"/>
    <w:rsid w:val="00E2431D"/>
    <w:rsid w:val="00E24B97"/>
    <w:rsid w:val="00E24F90"/>
    <w:rsid w:val="00E24FA6"/>
    <w:rsid w:val="00E253AC"/>
    <w:rsid w:val="00E258DB"/>
    <w:rsid w:val="00E25FD5"/>
    <w:rsid w:val="00E276A2"/>
    <w:rsid w:val="00E2796E"/>
    <w:rsid w:val="00E27FB5"/>
    <w:rsid w:val="00E30767"/>
    <w:rsid w:val="00E31698"/>
    <w:rsid w:val="00E33D7C"/>
    <w:rsid w:val="00E347B3"/>
    <w:rsid w:val="00E34D66"/>
    <w:rsid w:val="00E34F3A"/>
    <w:rsid w:val="00E35503"/>
    <w:rsid w:val="00E3568F"/>
    <w:rsid w:val="00E35D02"/>
    <w:rsid w:val="00E36399"/>
    <w:rsid w:val="00E37802"/>
    <w:rsid w:val="00E37C5A"/>
    <w:rsid w:val="00E37EBA"/>
    <w:rsid w:val="00E37ECC"/>
    <w:rsid w:val="00E37F6C"/>
    <w:rsid w:val="00E40201"/>
    <w:rsid w:val="00E4038A"/>
    <w:rsid w:val="00E405D8"/>
    <w:rsid w:val="00E40F0C"/>
    <w:rsid w:val="00E410B8"/>
    <w:rsid w:val="00E421EB"/>
    <w:rsid w:val="00E42C11"/>
    <w:rsid w:val="00E42C4C"/>
    <w:rsid w:val="00E434E2"/>
    <w:rsid w:val="00E43925"/>
    <w:rsid w:val="00E43EE6"/>
    <w:rsid w:val="00E4568F"/>
    <w:rsid w:val="00E46BDD"/>
    <w:rsid w:val="00E46BE6"/>
    <w:rsid w:val="00E470F2"/>
    <w:rsid w:val="00E47F8C"/>
    <w:rsid w:val="00E50C23"/>
    <w:rsid w:val="00E50E71"/>
    <w:rsid w:val="00E51504"/>
    <w:rsid w:val="00E51884"/>
    <w:rsid w:val="00E51B3B"/>
    <w:rsid w:val="00E51FE6"/>
    <w:rsid w:val="00E527DC"/>
    <w:rsid w:val="00E52F5B"/>
    <w:rsid w:val="00E52FDC"/>
    <w:rsid w:val="00E530FE"/>
    <w:rsid w:val="00E541FB"/>
    <w:rsid w:val="00E5579D"/>
    <w:rsid w:val="00E55A43"/>
    <w:rsid w:val="00E56AED"/>
    <w:rsid w:val="00E60126"/>
    <w:rsid w:val="00E609B3"/>
    <w:rsid w:val="00E609E2"/>
    <w:rsid w:val="00E60D6E"/>
    <w:rsid w:val="00E60E1E"/>
    <w:rsid w:val="00E614ED"/>
    <w:rsid w:val="00E6264F"/>
    <w:rsid w:val="00E6339B"/>
    <w:rsid w:val="00E634E8"/>
    <w:rsid w:val="00E63D0F"/>
    <w:rsid w:val="00E63DD6"/>
    <w:rsid w:val="00E63E50"/>
    <w:rsid w:val="00E63F3E"/>
    <w:rsid w:val="00E6492D"/>
    <w:rsid w:val="00E64F15"/>
    <w:rsid w:val="00E65710"/>
    <w:rsid w:val="00E65B15"/>
    <w:rsid w:val="00E6616F"/>
    <w:rsid w:val="00E66BA2"/>
    <w:rsid w:val="00E670C6"/>
    <w:rsid w:val="00E67C50"/>
    <w:rsid w:val="00E71696"/>
    <w:rsid w:val="00E71BB5"/>
    <w:rsid w:val="00E71FBC"/>
    <w:rsid w:val="00E72627"/>
    <w:rsid w:val="00E72BBC"/>
    <w:rsid w:val="00E72C36"/>
    <w:rsid w:val="00E73166"/>
    <w:rsid w:val="00E73FF0"/>
    <w:rsid w:val="00E74B8E"/>
    <w:rsid w:val="00E753DB"/>
    <w:rsid w:val="00E7584A"/>
    <w:rsid w:val="00E771A7"/>
    <w:rsid w:val="00E80504"/>
    <w:rsid w:val="00E80896"/>
    <w:rsid w:val="00E80D40"/>
    <w:rsid w:val="00E81EFF"/>
    <w:rsid w:val="00E8200B"/>
    <w:rsid w:val="00E82161"/>
    <w:rsid w:val="00E82702"/>
    <w:rsid w:val="00E82924"/>
    <w:rsid w:val="00E82F60"/>
    <w:rsid w:val="00E83437"/>
    <w:rsid w:val="00E837C9"/>
    <w:rsid w:val="00E83B78"/>
    <w:rsid w:val="00E8445B"/>
    <w:rsid w:val="00E84D6E"/>
    <w:rsid w:val="00E851E1"/>
    <w:rsid w:val="00E863DE"/>
    <w:rsid w:val="00E8654B"/>
    <w:rsid w:val="00E86F5B"/>
    <w:rsid w:val="00E8768C"/>
    <w:rsid w:val="00E90601"/>
    <w:rsid w:val="00E9114F"/>
    <w:rsid w:val="00E92030"/>
    <w:rsid w:val="00E92591"/>
    <w:rsid w:val="00E92647"/>
    <w:rsid w:val="00E9277D"/>
    <w:rsid w:val="00E93750"/>
    <w:rsid w:val="00E94377"/>
    <w:rsid w:val="00E94407"/>
    <w:rsid w:val="00E947B7"/>
    <w:rsid w:val="00E94A4B"/>
    <w:rsid w:val="00E94E41"/>
    <w:rsid w:val="00E97353"/>
    <w:rsid w:val="00E97DED"/>
    <w:rsid w:val="00EA21CF"/>
    <w:rsid w:val="00EA235C"/>
    <w:rsid w:val="00EA2B4C"/>
    <w:rsid w:val="00EA3070"/>
    <w:rsid w:val="00EA33C0"/>
    <w:rsid w:val="00EA39F4"/>
    <w:rsid w:val="00EA4AB4"/>
    <w:rsid w:val="00EA4C2F"/>
    <w:rsid w:val="00EA5B19"/>
    <w:rsid w:val="00EA6387"/>
    <w:rsid w:val="00EA78A2"/>
    <w:rsid w:val="00EB014D"/>
    <w:rsid w:val="00EB0A64"/>
    <w:rsid w:val="00EB101E"/>
    <w:rsid w:val="00EB1D1D"/>
    <w:rsid w:val="00EB1F7E"/>
    <w:rsid w:val="00EB249B"/>
    <w:rsid w:val="00EB26E8"/>
    <w:rsid w:val="00EB3971"/>
    <w:rsid w:val="00EB495D"/>
    <w:rsid w:val="00EB499C"/>
    <w:rsid w:val="00EB54E2"/>
    <w:rsid w:val="00EB6E0A"/>
    <w:rsid w:val="00EB722B"/>
    <w:rsid w:val="00EB7645"/>
    <w:rsid w:val="00EB7784"/>
    <w:rsid w:val="00EB7D42"/>
    <w:rsid w:val="00EC0089"/>
    <w:rsid w:val="00EC0CD4"/>
    <w:rsid w:val="00EC1801"/>
    <w:rsid w:val="00EC36CF"/>
    <w:rsid w:val="00EC6C2E"/>
    <w:rsid w:val="00EC7ACB"/>
    <w:rsid w:val="00ED04A8"/>
    <w:rsid w:val="00ED12DB"/>
    <w:rsid w:val="00ED1437"/>
    <w:rsid w:val="00ED2196"/>
    <w:rsid w:val="00ED24C7"/>
    <w:rsid w:val="00ED2706"/>
    <w:rsid w:val="00ED3292"/>
    <w:rsid w:val="00ED45D6"/>
    <w:rsid w:val="00ED48A2"/>
    <w:rsid w:val="00ED4C24"/>
    <w:rsid w:val="00ED4FA4"/>
    <w:rsid w:val="00ED6007"/>
    <w:rsid w:val="00ED69A3"/>
    <w:rsid w:val="00ED758D"/>
    <w:rsid w:val="00ED7A53"/>
    <w:rsid w:val="00EE0A46"/>
    <w:rsid w:val="00EE10F4"/>
    <w:rsid w:val="00EE1A2B"/>
    <w:rsid w:val="00EE1DEB"/>
    <w:rsid w:val="00EE1FD9"/>
    <w:rsid w:val="00EE26CD"/>
    <w:rsid w:val="00EE3F79"/>
    <w:rsid w:val="00EE5049"/>
    <w:rsid w:val="00EE58F7"/>
    <w:rsid w:val="00EE5E0C"/>
    <w:rsid w:val="00EE680D"/>
    <w:rsid w:val="00EE7916"/>
    <w:rsid w:val="00EF1513"/>
    <w:rsid w:val="00EF19FD"/>
    <w:rsid w:val="00EF267E"/>
    <w:rsid w:val="00EF291E"/>
    <w:rsid w:val="00EF32AA"/>
    <w:rsid w:val="00EF4413"/>
    <w:rsid w:val="00EF573D"/>
    <w:rsid w:val="00EF78C1"/>
    <w:rsid w:val="00EF7EDF"/>
    <w:rsid w:val="00F0041A"/>
    <w:rsid w:val="00F00571"/>
    <w:rsid w:val="00F0063F"/>
    <w:rsid w:val="00F006AC"/>
    <w:rsid w:val="00F00BBE"/>
    <w:rsid w:val="00F014E9"/>
    <w:rsid w:val="00F019DC"/>
    <w:rsid w:val="00F0281E"/>
    <w:rsid w:val="00F03889"/>
    <w:rsid w:val="00F0457A"/>
    <w:rsid w:val="00F04A29"/>
    <w:rsid w:val="00F0668C"/>
    <w:rsid w:val="00F06B48"/>
    <w:rsid w:val="00F07554"/>
    <w:rsid w:val="00F07DEA"/>
    <w:rsid w:val="00F11F42"/>
    <w:rsid w:val="00F126F9"/>
    <w:rsid w:val="00F138D3"/>
    <w:rsid w:val="00F13BBB"/>
    <w:rsid w:val="00F13CE8"/>
    <w:rsid w:val="00F14758"/>
    <w:rsid w:val="00F14A31"/>
    <w:rsid w:val="00F14BAB"/>
    <w:rsid w:val="00F14C0B"/>
    <w:rsid w:val="00F14C3E"/>
    <w:rsid w:val="00F15918"/>
    <w:rsid w:val="00F15976"/>
    <w:rsid w:val="00F15D2B"/>
    <w:rsid w:val="00F16269"/>
    <w:rsid w:val="00F16711"/>
    <w:rsid w:val="00F208E3"/>
    <w:rsid w:val="00F20C1D"/>
    <w:rsid w:val="00F20C72"/>
    <w:rsid w:val="00F20D0F"/>
    <w:rsid w:val="00F20DAF"/>
    <w:rsid w:val="00F21208"/>
    <w:rsid w:val="00F21606"/>
    <w:rsid w:val="00F21B8B"/>
    <w:rsid w:val="00F225CC"/>
    <w:rsid w:val="00F22610"/>
    <w:rsid w:val="00F22825"/>
    <w:rsid w:val="00F234B1"/>
    <w:rsid w:val="00F234B8"/>
    <w:rsid w:val="00F239F9"/>
    <w:rsid w:val="00F24124"/>
    <w:rsid w:val="00F25093"/>
    <w:rsid w:val="00F25E5A"/>
    <w:rsid w:val="00F2686E"/>
    <w:rsid w:val="00F27C1E"/>
    <w:rsid w:val="00F30168"/>
    <w:rsid w:val="00F30DA4"/>
    <w:rsid w:val="00F30F6E"/>
    <w:rsid w:val="00F31048"/>
    <w:rsid w:val="00F310BD"/>
    <w:rsid w:val="00F31388"/>
    <w:rsid w:val="00F31CB9"/>
    <w:rsid w:val="00F329F0"/>
    <w:rsid w:val="00F32E75"/>
    <w:rsid w:val="00F3346C"/>
    <w:rsid w:val="00F349A4"/>
    <w:rsid w:val="00F34C6D"/>
    <w:rsid w:val="00F34F2C"/>
    <w:rsid w:val="00F352F9"/>
    <w:rsid w:val="00F35494"/>
    <w:rsid w:val="00F354B5"/>
    <w:rsid w:val="00F35EB5"/>
    <w:rsid w:val="00F3617F"/>
    <w:rsid w:val="00F3647A"/>
    <w:rsid w:val="00F37C5C"/>
    <w:rsid w:val="00F37FCA"/>
    <w:rsid w:val="00F4042A"/>
    <w:rsid w:val="00F40565"/>
    <w:rsid w:val="00F4058B"/>
    <w:rsid w:val="00F40F2C"/>
    <w:rsid w:val="00F4143A"/>
    <w:rsid w:val="00F41B12"/>
    <w:rsid w:val="00F424F0"/>
    <w:rsid w:val="00F43373"/>
    <w:rsid w:val="00F43E38"/>
    <w:rsid w:val="00F4597A"/>
    <w:rsid w:val="00F4601C"/>
    <w:rsid w:val="00F469F4"/>
    <w:rsid w:val="00F47C8A"/>
    <w:rsid w:val="00F50749"/>
    <w:rsid w:val="00F507D6"/>
    <w:rsid w:val="00F50A51"/>
    <w:rsid w:val="00F51421"/>
    <w:rsid w:val="00F514A8"/>
    <w:rsid w:val="00F51A9A"/>
    <w:rsid w:val="00F532D8"/>
    <w:rsid w:val="00F53A89"/>
    <w:rsid w:val="00F53FBE"/>
    <w:rsid w:val="00F5487A"/>
    <w:rsid w:val="00F5552B"/>
    <w:rsid w:val="00F56081"/>
    <w:rsid w:val="00F56460"/>
    <w:rsid w:val="00F567FE"/>
    <w:rsid w:val="00F56A71"/>
    <w:rsid w:val="00F56EBC"/>
    <w:rsid w:val="00F6000B"/>
    <w:rsid w:val="00F60052"/>
    <w:rsid w:val="00F604D9"/>
    <w:rsid w:val="00F609F5"/>
    <w:rsid w:val="00F60C1F"/>
    <w:rsid w:val="00F6184F"/>
    <w:rsid w:val="00F6219B"/>
    <w:rsid w:val="00F629EA"/>
    <w:rsid w:val="00F631DE"/>
    <w:rsid w:val="00F631E2"/>
    <w:rsid w:val="00F6506D"/>
    <w:rsid w:val="00F6580B"/>
    <w:rsid w:val="00F66E3F"/>
    <w:rsid w:val="00F67623"/>
    <w:rsid w:val="00F67851"/>
    <w:rsid w:val="00F6794E"/>
    <w:rsid w:val="00F702FD"/>
    <w:rsid w:val="00F708CB"/>
    <w:rsid w:val="00F70CE0"/>
    <w:rsid w:val="00F71DC4"/>
    <w:rsid w:val="00F72111"/>
    <w:rsid w:val="00F72756"/>
    <w:rsid w:val="00F72841"/>
    <w:rsid w:val="00F72FBE"/>
    <w:rsid w:val="00F73631"/>
    <w:rsid w:val="00F738AC"/>
    <w:rsid w:val="00F73A2D"/>
    <w:rsid w:val="00F74123"/>
    <w:rsid w:val="00F74A1B"/>
    <w:rsid w:val="00F74AA7"/>
    <w:rsid w:val="00F751EF"/>
    <w:rsid w:val="00F757BE"/>
    <w:rsid w:val="00F757EA"/>
    <w:rsid w:val="00F7588A"/>
    <w:rsid w:val="00F75A9C"/>
    <w:rsid w:val="00F75C8F"/>
    <w:rsid w:val="00F75F5E"/>
    <w:rsid w:val="00F765B7"/>
    <w:rsid w:val="00F7662E"/>
    <w:rsid w:val="00F767AF"/>
    <w:rsid w:val="00F7684B"/>
    <w:rsid w:val="00F80F32"/>
    <w:rsid w:val="00F810E8"/>
    <w:rsid w:val="00F81462"/>
    <w:rsid w:val="00F81624"/>
    <w:rsid w:val="00F81BB2"/>
    <w:rsid w:val="00F81F62"/>
    <w:rsid w:val="00F82126"/>
    <w:rsid w:val="00F833AA"/>
    <w:rsid w:val="00F8343D"/>
    <w:rsid w:val="00F841AB"/>
    <w:rsid w:val="00F84680"/>
    <w:rsid w:val="00F877E0"/>
    <w:rsid w:val="00F87E92"/>
    <w:rsid w:val="00F90715"/>
    <w:rsid w:val="00F90B02"/>
    <w:rsid w:val="00F90C64"/>
    <w:rsid w:val="00F90E3C"/>
    <w:rsid w:val="00F91D0B"/>
    <w:rsid w:val="00F91F72"/>
    <w:rsid w:val="00F921E9"/>
    <w:rsid w:val="00F92791"/>
    <w:rsid w:val="00F929EF"/>
    <w:rsid w:val="00F92BBC"/>
    <w:rsid w:val="00F931A8"/>
    <w:rsid w:val="00F93DAB"/>
    <w:rsid w:val="00F9405B"/>
    <w:rsid w:val="00F94133"/>
    <w:rsid w:val="00F94D14"/>
    <w:rsid w:val="00F95A24"/>
    <w:rsid w:val="00F95A9C"/>
    <w:rsid w:val="00F960B4"/>
    <w:rsid w:val="00F965FB"/>
    <w:rsid w:val="00F96923"/>
    <w:rsid w:val="00F96D7E"/>
    <w:rsid w:val="00F976F9"/>
    <w:rsid w:val="00F9783C"/>
    <w:rsid w:val="00F97907"/>
    <w:rsid w:val="00FA03FE"/>
    <w:rsid w:val="00FA0C29"/>
    <w:rsid w:val="00FA2BE6"/>
    <w:rsid w:val="00FA3059"/>
    <w:rsid w:val="00FA3576"/>
    <w:rsid w:val="00FA3F64"/>
    <w:rsid w:val="00FA439E"/>
    <w:rsid w:val="00FA4B5C"/>
    <w:rsid w:val="00FA4C74"/>
    <w:rsid w:val="00FA5052"/>
    <w:rsid w:val="00FA59F0"/>
    <w:rsid w:val="00FA6833"/>
    <w:rsid w:val="00FA6B3B"/>
    <w:rsid w:val="00FA7ADF"/>
    <w:rsid w:val="00FA7F60"/>
    <w:rsid w:val="00FB02B4"/>
    <w:rsid w:val="00FB06BF"/>
    <w:rsid w:val="00FB06D4"/>
    <w:rsid w:val="00FB1833"/>
    <w:rsid w:val="00FB186A"/>
    <w:rsid w:val="00FB28F6"/>
    <w:rsid w:val="00FB2C0F"/>
    <w:rsid w:val="00FB3169"/>
    <w:rsid w:val="00FB329A"/>
    <w:rsid w:val="00FB3A8D"/>
    <w:rsid w:val="00FB4149"/>
    <w:rsid w:val="00FB41B5"/>
    <w:rsid w:val="00FB696A"/>
    <w:rsid w:val="00FB6F17"/>
    <w:rsid w:val="00FB762D"/>
    <w:rsid w:val="00FC05AC"/>
    <w:rsid w:val="00FC0BF9"/>
    <w:rsid w:val="00FC0F1B"/>
    <w:rsid w:val="00FC1F41"/>
    <w:rsid w:val="00FC2246"/>
    <w:rsid w:val="00FC29B0"/>
    <w:rsid w:val="00FC2A2E"/>
    <w:rsid w:val="00FC3BEE"/>
    <w:rsid w:val="00FC6D63"/>
    <w:rsid w:val="00FC6DD2"/>
    <w:rsid w:val="00FC7D57"/>
    <w:rsid w:val="00FC7DF7"/>
    <w:rsid w:val="00FD018F"/>
    <w:rsid w:val="00FD031D"/>
    <w:rsid w:val="00FD031F"/>
    <w:rsid w:val="00FD079E"/>
    <w:rsid w:val="00FD0D16"/>
    <w:rsid w:val="00FD12A2"/>
    <w:rsid w:val="00FD248C"/>
    <w:rsid w:val="00FD27E9"/>
    <w:rsid w:val="00FD2DB0"/>
    <w:rsid w:val="00FD2F76"/>
    <w:rsid w:val="00FD4509"/>
    <w:rsid w:val="00FD4B7E"/>
    <w:rsid w:val="00FD66FD"/>
    <w:rsid w:val="00FD7487"/>
    <w:rsid w:val="00FD7D4C"/>
    <w:rsid w:val="00FE02A4"/>
    <w:rsid w:val="00FE03A4"/>
    <w:rsid w:val="00FE076D"/>
    <w:rsid w:val="00FE09B6"/>
    <w:rsid w:val="00FE144D"/>
    <w:rsid w:val="00FE1465"/>
    <w:rsid w:val="00FE19B0"/>
    <w:rsid w:val="00FE1A86"/>
    <w:rsid w:val="00FE23FF"/>
    <w:rsid w:val="00FE2C78"/>
    <w:rsid w:val="00FE3755"/>
    <w:rsid w:val="00FE47B5"/>
    <w:rsid w:val="00FE4AC7"/>
    <w:rsid w:val="00FE576D"/>
    <w:rsid w:val="00FE5A80"/>
    <w:rsid w:val="00FE5AF0"/>
    <w:rsid w:val="00FE5B65"/>
    <w:rsid w:val="00FE5B78"/>
    <w:rsid w:val="00FE680B"/>
    <w:rsid w:val="00FE7248"/>
    <w:rsid w:val="00FE729D"/>
    <w:rsid w:val="00FF0338"/>
    <w:rsid w:val="00FF2023"/>
    <w:rsid w:val="00FF2F8E"/>
    <w:rsid w:val="00FF33AC"/>
    <w:rsid w:val="00FF3E5E"/>
    <w:rsid w:val="00FF4D02"/>
    <w:rsid w:val="00FF5878"/>
    <w:rsid w:val="00FF58CA"/>
    <w:rsid w:val="00FF5CF8"/>
    <w:rsid w:val="00FF6DBB"/>
    <w:rsid w:val="0123703A"/>
    <w:rsid w:val="01398A7B"/>
    <w:rsid w:val="015245C4"/>
    <w:rsid w:val="019AC6A8"/>
    <w:rsid w:val="01DA183D"/>
    <w:rsid w:val="01F4A87E"/>
    <w:rsid w:val="022D0746"/>
    <w:rsid w:val="027A0A0B"/>
    <w:rsid w:val="029F068D"/>
    <w:rsid w:val="02C14638"/>
    <w:rsid w:val="02CBB399"/>
    <w:rsid w:val="02F05FC4"/>
    <w:rsid w:val="031B4D74"/>
    <w:rsid w:val="034524AA"/>
    <w:rsid w:val="0357E7DB"/>
    <w:rsid w:val="036A58A3"/>
    <w:rsid w:val="036F997F"/>
    <w:rsid w:val="03714C07"/>
    <w:rsid w:val="0386FE0F"/>
    <w:rsid w:val="03ADA78A"/>
    <w:rsid w:val="04E53E60"/>
    <w:rsid w:val="051AEEFD"/>
    <w:rsid w:val="05E7AD50"/>
    <w:rsid w:val="060EF3D3"/>
    <w:rsid w:val="0614E9C9"/>
    <w:rsid w:val="0633C5BE"/>
    <w:rsid w:val="065A70A6"/>
    <w:rsid w:val="066ADF32"/>
    <w:rsid w:val="06C0E8D3"/>
    <w:rsid w:val="06C850DD"/>
    <w:rsid w:val="072787F7"/>
    <w:rsid w:val="0791E458"/>
    <w:rsid w:val="07DA7FE1"/>
    <w:rsid w:val="081331A7"/>
    <w:rsid w:val="0873C516"/>
    <w:rsid w:val="08858448"/>
    <w:rsid w:val="08962674"/>
    <w:rsid w:val="08BB888D"/>
    <w:rsid w:val="08F21E05"/>
    <w:rsid w:val="095BDBC5"/>
    <w:rsid w:val="099D9B29"/>
    <w:rsid w:val="09DF4759"/>
    <w:rsid w:val="0A13C9F6"/>
    <w:rsid w:val="0A2CCF57"/>
    <w:rsid w:val="0A55624C"/>
    <w:rsid w:val="0A883C9C"/>
    <w:rsid w:val="0ACBB8C8"/>
    <w:rsid w:val="0ADD9216"/>
    <w:rsid w:val="0B1D84C7"/>
    <w:rsid w:val="0B8368E6"/>
    <w:rsid w:val="0C11B8D9"/>
    <w:rsid w:val="0C27F273"/>
    <w:rsid w:val="0C82F207"/>
    <w:rsid w:val="0CBC641D"/>
    <w:rsid w:val="0D2E10CC"/>
    <w:rsid w:val="0D68614F"/>
    <w:rsid w:val="0D803922"/>
    <w:rsid w:val="0D89C00C"/>
    <w:rsid w:val="0E4F4B04"/>
    <w:rsid w:val="0ED92DF8"/>
    <w:rsid w:val="0F9F40B4"/>
    <w:rsid w:val="0FA5EEB9"/>
    <w:rsid w:val="0FCA0205"/>
    <w:rsid w:val="10586F85"/>
    <w:rsid w:val="10E2714F"/>
    <w:rsid w:val="10FA8FBD"/>
    <w:rsid w:val="128AD1ED"/>
    <w:rsid w:val="132686BB"/>
    <w:rsid w:val="137F996E"/>
    <w:rsid w:val="13AB21E9"/>
    <w:rsid w:val="13AD197F"/>
    <w:rsid w:val="13EB90DD"/>
    <w:rsid w:val="143808BD"/>
    <w:rsid w:val="1442051E"/>
    <w:rsid w:val="144454A4"/>
    <w:rsid w:val="146C6DEB"/>
    <w:rsid w:val="14A0D4AD"/>
    <w:rsid w:val="14A6DD48"/>
    <w:rsid w:val="1569F17F"/>
    <w:rsid w:val="156AE5A4"/>
    <w:rsid w:val="15D04456"/>
    <w:rsid w:val="1617BF3D"/>
    <w:rsid w:val="1650475A"/>
    <w:rsid w:val="167A7B7D"/>
    <w:rsid w:val="16FF172E"/>
    <w:rsid w:val="171CB4CA"/>
    <w:rsid w:val="1753D3D9"/>
    <w:rsid w:val="1775531E"/>
    <w:rsid w:val="18189428"/>
    <w:rsid w:val="182F87E9"/>
    <w:rsid w:val="1855091F"/>
    <w:rsid w:val="188DC713"/>
    <w:rsid w:val="18CA9F87"/>
    <w:rsid w:val="18D1B278"/>
    <w:rsid w:val="191A34DB"/>
    <w:rsid w:val="195F7C5F"/>
    <w:rsid w:val="19AD9266"/>
    <w:rsid w:val="19DBB7C3"/>
    <w:rsid w:val="1A242364"/>
    <w:rsid w:val="1A34BC67"/>
    <w:rsid w:val="1A74121E"/>
    <w:rsid w:val="1B0DFC97"/>
    <w:rsid w:val="1B1D82C3"/>
    <w:rsid w:val="1B1E8AEA"/>
    <w:rsid w:val="1B236DA8"/>
    <w:rsid w:val="1B55C866"/>
    <w:rsid w:val="1B9DA9AE"/>
    <w:rsid w:val="1BB3E0AA"/>
    <w:rsid w:val="1BCB2522"/>
    <w:rsid w:val="1C2D3D6B"/>
    <w:rsid w:val="1CF65FA2"/>
    <w:rsid w:val="1E0C9079"/>
    <w:rsid w:val="1E3B42EE"/>
    <w:rsid w:val="1E8E01AA"/>
    <w:rsid w:val="1EA3C061"/>
    <w:rsid w:val="1EC8777D"/>
    <w:rsid w:val="1EE82E7A"/>
    <w:rsid w:val="1F06BA1C"/>
    <w:rsid w:val="1F3319AD"/>
    <w:rsid w:val="1F559F66"/>
    <w:rsid w:val="203CBC7B"/>
    <w:rsid w:val="20404C73"/>
    <w:rsid w:val="208BFBF4"/>
    <w:rsid w:val="20BBFBBB"/>
    <w:rsid w:val="214C7CA9"/>
    <w:rsid w:val="2162B5C2"/>
    <w:rsid w:val="21685AD2"/>
    <w:rsid w:val="21B38D9A"/>
    <w:rsid w:val="21B83BCE"/>
    <w:rsid w:val="21BA8CF3"/>
    <w:rsid w:val="21D8E68D"/>
    <w:rsid w:val="22013345"/>
    <w:rsid w:val="2228C7EE"/>
    <w:rsid w:val="22425973"/>
    <w:rsid w:val="2254F07A"/>
    <w:rsid w:val="22AB736B"/>
    <w:rsid w:val="22E2BAD0"/>
    <w:rsid w:val="22F95EA8"/>
    <w:rsid w:val="2302A2F3"/>
    <w:rsid w:val="232E1EE7"/>
    <w:rsid w:val="236A0BC3"/>
    <w:rsid w:val="2373B410"/>
    <w:rsid w:val="23959CFC"/>
    <w:rsid w:val="23C4AA4A"/>
    <w:rsid w:val="23F19E99"/>
    <w:rsid w:val="2415400F"/>
    <w:rsid w:val="242242B3"/>
    <w:rsid w:val="24361A1C"/>
    <w:rsid w:val="246EECA2"/>
    <w:rsid w:val="24728373"/>
    <w:rsid w:val="2483C5C2"/>
    <w:rsid w:val="248F106C"/>
    <w:rsid w:val="24AE1536"/>
    <w:rsid w:val="24C778D9"/>
    <w:rsid w:val="25315469"/>
    <w:rsid w:val="2585CA99"/>
    <w:rsid w:val="2589D316"/>
    <w:rsid w:val="25B159A2"/>
    <w:rsid w:val="25CB062A"/>
    <w:rsid w:val="25CD26FD"/>
    <w:rsid w:val="25E2B0BE"/>
    <w:rsid w:val="26335EC1"/>
    <w:rsid w:val="2654F50E"/>
    <w:rsid w:val="266481D2"/>
    <w:rsid w:val="26CF2FF2"/>
    <w:rsid w:val="26D08975"/>
    <w:rsid w:val="26EA7433"/>
    <w:rsid w:val="27100B35"/>
    <w:rsid w:val="2724CFC4"/>
    <w:rsid w:val="2759CD40"/>
    <w:rsid w:val="277EE8B6"/>
    <w:rsid w:val="27907612"/>
    <w:rsid w:val="2881BD9E"/>
    <w:rsid w:val="28B135C1"/>
    <w:rsid w:val="28E7D9DF"/>
    <w:rsid w:val="28F6A2B2"/>
    <w:rsid w:val="29A46060"/>
    <w:rsid w:val="29B6E284"/>
    <w:rsid w:val="2A186EFE"/>
    <w:rsid w:val="2A2DD119"/>
    <w:rsid w:val="2AD03A62"/>
    <w:rsid w:val="2AD698A2"/>
    <w:rsid w:val="2ADA22B0"/>
    <w:rsid w:val="2AF54E1B"/>
    <w:rsid w:val="2B47B60C"/>
    <w:rsid w:val="2BD17FFF"/>
    <w:rsid w:val="2BF374DB"/>
    <w:rsid w:val="2BFECC6D"/>
    <w:rsid w:val="2C5BA538"/>
    <w:rsid w:val="2CB0A936"/>
    <w:rsid w:val="2CDB0AE7"/>
    <w:rsid w:val="2D254B85"/>
    <w:rsid w:val="2D44D65C"/>
    <w:rsid w:val="2D4B57FD"/>
    <w:rsid w:val="2D94DB54"/>
    <w:rsid w:val="2DB4A0EB"/>
    <w:rsid w:val="2DC2BB6D"/>
    <w:rsid w:val="2E093BDD"/>
    <w:rsid w:val="2E43EB33"/>
    <w:rsid w:val="2E4E9FC8"/>
    <w:rsid w:val="2E515968"/>
    <w:rsid w:val="2E6D86FC"/>
    <w:rsid w:val="2ECB40CD"/>
    <w:rsid w:val="2F0335DB"/>
    <w:rsid w:val="2F19025E"/>
    <w:rsid w:val="2F3E3DB6"/>
    <w:rsid w:val="2F543D2C"/>
    <w:rsid w:val="2F572A36"/>
    <w:rsid w:val="2F7EFC61"/>
    <w:rsid w:val="2F7F9E40"/>
    <w:rsid w:val="2FD0E8C6"/>
    <w:rsid w:val="2FDFB8D5"/>
    <w:rsid w:val="30032818"/>
    <w:rsid w:val="301AC504"/>
    <w:rsid w:val="30479D3F"/>
    <w:rsid w:val="30BED05A"/>
    <w:rsid w:val="30C7EDD4"/>
    <w:rsid w:val="313472C8"/>
    <w:rsid w:val="313BC78C"/>
    <w:rsid w:val="31777723"/>
    <w:rsid w:val="31A1EB49"/>
    <w:rsid w:val="31B336AE"/>
    <w:rsid w:val="3225CD73"/>
    <w:rsid w:val="322D4FA3"/>
    <w:rsid w:val="32798FC5"/>
    <w:rsid w:val="32A7D549"/>
    <w:rsid w:val="32AF6AD6"/>
    <w:rsid w:val="32B62419"/>
    <w:rsid w:val="32B65C95"/>
    <w:rsid w:val="32D43FD1"/>
    <w:rsid w:val="339D7DFA"/>
    <w:rsid w:val="341E1C5E"/>
    <w:rsid w:val="343480E1"/>
    <w:rsid w:val="347D80DC"/>
    <w:rsid w:val="34B686B1"/>
    <w:rsid w:val="34C5F68A"/>
    <w:rsid w:val="35047C1A"/>
    <w:rsid w:val="3573726B"/>
    <w:rsid w:val="35A5B190"/>
    <w:rsid w:val="35AE35B7"/>
    <w:rsid w:val="35B37B29"/>
    <w:rsid w:val="35B6B294"/>
    <w:rsid w:val="35DCA252"/>
    <w:rsid w:val="36026914"/>
    <w:rsid w:val="3621D9E7"/>
    <w:rsid w:val="368F7AE5"/>
    <w:rsid w:val="36AA3C6E"/>
    <w:rsid w:val="36DB0FF6"/>
    <w:rsid w:val="372A668A"/>
    <w:rsid w:val="378D047C"/>
    <w:rsid w:val="379C8173"/>
    <w:rsid w:val="3818FDFB"/>
    <w:rsid w:val="385356D0"/>
    <w:rsid w:val="385A53E3"/>
    <w:rsid w:val="38A1CF2A"/>
    <w:rsid w:val="38ED2734"/>
    <w:rsid w:val="39146C77"/>
    <w:rsid w:val="39253667"/>
    <w:rsid w:val="392771D5"/>
    <w:rsid w:val="39631B1D"/>
    <w:rsid w:val="399B5A81"/>
    <w:rsid w:val="39A0CF7F"/>
    <w:rsid w:val="39C8788F"/>
    <w:rsid w:val="3A49C3F8"/>
    <w:rsid w:val="3A545369"/>
    <w:rsid w:val="3A6DE17D"/>
    <w:rsid w:val="3A9CA17D"/>
    <w:rsid w:val="3AC8B198"/>
    <w:rsid w:val="3B10CB6B"/>
    <w:rsid w:val="3B10E0C0"/>
    <w:rsid w:val="3B674D6A"/>
    <w:rsid w:val="3B76DD98"/>
    <w:rsid w:val="3B8108C0"/>
    <w:rsid w:val="3B8D78CA"/>
    <w:rsid w:val="3BB2A39F"/>
    <w:rsid w:val="3C69B2BB"/>
    <w:rsid w:val="3C933F9B"/>
    <w:rsid w:val="3CA45A41"/>
    <w:rsid w:val="3D679206"/>
    <w:rsid w:val="3D6B02E7"/>
    <w:rsid w:val="3E0E85DE"/>
    <w:rsid w:val="3E2BA251"/>
    <w:rsid w:val="3EA94759"/>
    <w:rsid w:val="3ED9E547"/>
    <w:rsid w:val="3EF59E28"/>
    <w:rsid w:val="3F321703"/>
    <w:rsid w:val="3F53E56A"/>
    <w:rsid w:val="3FA2CC5B"/>
    <w:rsid w:val="4021D813"/>
    <w:rsid w:val="4068DE06"/>
    <w:rsid w:val="41BAC794"/>
    <w:rsid w:val="41F9D481"/>
    <w:rsid w:val="421B5729"/>
    <w:rsid w:val="4233B937"/>
    <w:rsid w:val="42349F72"/>
    <w:rsid w:val="427830CE"/>
    <w:rsid w:val="427D1833"/>
    <w:rsid w:val="429B34E9"/>
    <w:rsid w:val="42C58BF9"/>
    <w:rsid w:val="42D6779C"/>
    <w:rsid w:val="42E3837A"/>
    <w:rsid w:val="42ECA175"/>
    <w:rsid w:val="42F1F6DB"/>
    <w:rsid w:val="430F3553"/>
    <w:rsid w:val="43256089"/>
    <w:rsid w:val="436C20AB"/>
    <w:rsid w:val="43D30FC1"/>
    <w:rsid w:val="44032D2E"/>
    <w:rsid w:val="4425C88D"/>
    <w:rsid w:val="44BA8187"/>
    <w:rsid w:val="44BE9A59"/>
    <w:rsid w:val="4502BEDB"/>
    <w:rsid w:val="4509AD10"/>
    <w:rsid w:val="45861DC4"/>
    <w:rsid w:val="458E87FF"/>
    <w:rsid w:val="45A1F60A"/>
    <w:rsid w:val="45BF1042"/>
    <w:rsid w:val="45E014EE"/>
    <w:rsid w:val="465B1F65"/>
    <w:rsid w:val="467FD609"/>
    <w:rsid w:val="4685E1DE"/>
    <w:rsid w:val="473C7201"/>
    <w:rsid w:val="475230A9"/>
    <w:rsid w:val="4759066F"/>
    <w:rsid w:val="478E1A8F"/>
    <w:rsid w:val="47F3D1E1"/>
    <w:rsid w:val="4833021A"/>
    <w:rsid w:val="486EB052"/>
    <w:rsid w:val="488A3FAD"/>
    <w:rsid w:val="48B9F612"/>
    <w:rsid w:val="493F8FC5"/>
    <w:rsid w:val="49BFFDE9"/>
    <w:rsid w:val="4A6C55C8"/>
    <w:rsid w:val="4A907EEC"/>
    <w:rsid w:val="4ABF0179"/>
    <w:rsid w:val="4AFDC67F"/>
    <w:rsid w:val="4B2537CA"/>
    <w:rsid w:val="4B5CB5F8"/>
    <w:rsid w:val="4BA83DC4"/>
    <w:rsid w:val="4BAE0493"/>
    <w:rsid w:val="4BAEA89E"/>
    <w:rsid w:val="4BD11D64"/>
    <w:rsid w:val="4BE8F000"/>
    <w:rsid w:val="4BEE1BE4"/>
    <w:rsid w:val="4C75985A"/>
    <w:rsid w:val="4C860ECD"/>
    <w:rsid w:val="4CAC4301"/>
    <w:rsid w:val="4CF69C72"/>
    <w:rsid w:val="4D198E8B"/>
    <w:rsid w:val="4D48A14B"/>
    <w:rsid w:val="4D7F5578"/>
    <w:rsid w:val="4E298E61"/>
    <w:rsid w:val="4E48FAD1"/>
    <w:rsid w:val="4EEE1986"/>
    <w:rsid w:val="4F12FCD0"/>
    <w:rsid w:val="4F75477A"/>
    <w:rsid w:val="4F9035DD"/>
    <w:rsid w:val="4FD72C7E"/>
    <w:rsid w:val="50EC3BE9"/>
    <w:rsid w:val="51214F01"/>
    <w:rsid w:val="5147B8BE"/>
    <w:rsid w:val="514D52D0"/>
    <w:rsid w:val="515AF2AB"/>
    <w:rsid w:val="51620DB8"/>
    <w:rsid w:val="51AE0ECD"/>
    <w:rsid w:val="52530026"/>
    <w:rsid w:val="5313B2E2"/>
    <w:rsid w:val="53183DBE"/>
    <w:rsid w:val="5328D380"/>
    <w:rsid w:val="5334A10A"/>
    <w:rsid w:val="533B4644"/>
    <w:rsid w:val="533BD38B"/>
    <w:rsid w:val="535D6F15"/>
    <w:rsid w:val="5377F8C6"/>
    <w:rsid w:val="53F9C417"/>
    <w:rsid w:val="5432134E"/>
    <w:rsid w:val="551ACC0C"/>
    <w:rsid w:val="55626164"/>
    <w:rsid w:val="559F8299"/>
    <w:rsid w:val="55B9C8D1"/>
    <w:rsid w:val="55EA4CCF"/>
    <w:rsid w:val="562E57E4"/>
    <w:rsid w:val="56823DD3"/>
    <w:rsid w:val="569E5FD6"/>
    <w:rsid w:val="56B85F32"/>
    <w:rsid w:val="5757A703"/>
    <w:rsid w:val="57D09093"/>
    <w:rsid w:val="58ABD0F0"/>
    <w:rsid w:val="58C0A257"/>
    <w:rsid w:val="58EB0AC1"/>
    <w:rsid w:val="59625966"/>
    <w:rsid w:val="59932F10"/>
    <w:rsid w:val="5A3DBD29"/>
    <w:rsid w:val="5A7DFBA3"/>
    <w:rsid w:val="5A9C675C"/>
    <w:rsid w:val="5AFFF092"/>
    <w:rsid w:val="5B026238"/>
    <w:rsid w:val="5B04B93A"/>
    <w:rsid w:val="5B382893"/>
    <w:rsid w:val="5C1983D5"/>
    <w:rsid w:val="5C62E991"/>
    <w:rsid w:val="5CD7EADD"/>
    <w:rsid w:val="5CDDDD9D"/>
    <w:rsid w:val="5D3C05E2"/>
    <w:rsid w:val="5D50F880"/>
    <w:rsid w:val="5D8F4F70"/>
    <w:rsid w:val="5D9CF870"/>
    <w:rsid w:val="5E01EFB3"/>
    <w:rsid w:val="5E37B7E4"/>
    <w:rsid w:val="5E604326"/>
    <w:rsid w:val="5E75AED7"/>
    <w:rsid w:val="5EA9997A"/>
    <w:rsid w:val="5EE6C54A"/>
    <w:rsid w:val="5EE781F0"/>
    <w:rsid w:val="5F07B0B4"/>
    <w:rsid w:val="5FDFE826"/>
    <w:rsid w:val="5FF0C4CB"/>
    <w:rsid w:val="5FF946D6"/>
    <w:rsid w:val="607EFEF5"/>
    <w:rsid w:val="608E51D0"/>
    <w:rsid w:val="60F3E41A"/>
    <w:rsid w:val="6104C1D1"/>
    <w:rsid w:val="61060C6A"/>
    <w:rsid w:val="612EB1D9"/>
    <w:rsid w:val="616D5750"/>
    <w:rsid w:val="6174FB1D"/>
    <w:rsid w:val="61C77F59"/>
    <w:rsid w:val="62196ECA"/>
    <w:rsid w:val="6298EEDE"/>
    <w:rsid w:val="6316E67C"/>
    <w:rsid w:val="638246EA"/>
    <w:rsid w:val="6385497E"/>
    <w:rsid w:val="6387E4E8"/>
    <w:rsid w:val="63F09443"/>
    <w:rsid w:val="64055EC5"/>
    <w:rsid w:val="647CE444"/>
    <w:rsid w:val="649D7FD5"/>
    <w:rsid w:val="64BD7A25"/>
    <w:rsid w:val="64C8D10B"/>
    <w:rsid w:val="64CB837C"/>
    <w:rsid w:val="64F702F7"/>
    <w:rsid w:val="65058963"/>
    <w:rsid w:val="65354F8B"/>
    <w:rsid w:val="65720A0C"/>
    <w:rsid w:val="660BBE2C"/>
    <w:rsid w:val="66592F14"/>
    <w:rsid w:val="6684CCE4"/>
    <w:rsid w:val="6689B64A"/>
    <w:rsid w:val="66B4055C"/>
    <w:rsid w:val="66CA7B8C"/>
    <w:rsid w:val="66DF8E4B"/>
    <w:rsid w:val="671F9B8B"/>
    <w:rsid w:val="671FBB04"/>
    <w:rsid w:val="67252D16"/>
    <w:rsid w:val="67361C0D"/>
    <w:rsid w:val="6751F997"/>
    <w:rsid w:val="6754295C"/>
    <w:rsid w:val="67AC943B"/>
    <w:rsid w:val="67D3DA60"/>
    <w:rsid w:val="68005E79"/>
    <w:rsid w:val="684B8545"/>
    <w:rsid w:val="687AC6FE"/>
    <w:rsid w:val="688915C6"/>
    <w:rsid w:val="68EACF82"/>
    <w:rsid w:val="69425A0D"/>
    <w:rsid w:val="69480D90"/>
    <w:rsid w:val="696F3687"/>
    <w:rsid w:val="69826520"/>
    <w:rsid w:val="69E59AA5"/>
    <w:rsid w:val="69EFF7F0"/>
    <w:rsid w:val="6A3B9E57"/>
    <w:rsid w:val="6AC0E92F"/>
    <w:rsid w:val="6ACA5E8C"/>
    <w:rsid w:val="6ACC21F8"/>
    <w:rsid w:val="6AD6B411"/>
    <w:rsid w:val="6AE6C6FF"/>
    <w:rsid w:val="6B7A028B"/>
    <w:rsid w:val="6B83C8B2"/>
    <w:rsid w:val="6D72224D"/>
    <w:rsid w:val="6DAB4E76"/>
    <w:rsid w:val="6DAD69E3"/>
    <w:rsid w:val="6DC5C456"/>
    <w:rsid w:val="6DDE228B"/>
    <w:rsid w:val="6E19E64E"/>
    <w:rsid w:val="6E699CF7"/>
    <w:rsid w:val="6EEA2A01"/>
    <w:rsid w:val="6F716272"/>
    <w:rsid w:val="6FA504A9"/>
    <w:rsid w:val="70018789"/>
    <w:rsid w:val="702C49BB"/>
    <w:rsid w:val="704DE362"/>
    <w:rsid w:val="706D1B71"/>
    <w:rsid w:val="707CEBB2"/>
    <w:rsid w:val="70ED8E12"/>
    <w:rsid w:val="70F0C85A"/>
    <w:rsid w:val="7101CAD1"/>
    <w:rsid w:val="712DDD2F"/>
    <w:rsid w:val="71578E22"/>
    <w:rsid w:val="71D9E1EB"/>
    <w:rsid w:val="71EA0D45"/>
    <w:rsid w:val="7209A420"/>
    <w:rsid w:val="720BC549"/>
    <w:rsid w:val="72587A74"/>
    <w:rsid w:val="725CE9DB"/>
    <w:rsid w:val="7283F3E1"/>
    <w:rsid w:val="72E7E13A"/>
    <w:rsid w:val="730E8E5F"/>
    <w:rsid w:val="730F963A"/>
    <w:rsid w:val="731FB1C0"/>
    <w:rsid w:val="7357F7C9"/>
    <w:rsid w:val="740D7D20"/>
    <w:rsid w:val="745C2DAD"/>
    <w:rsid w:val="746DCAA6"/>
    <w:rsid w:val="74A197D4"/>
    <w:rsid w:val="74D70309"/>
    <w:rsid w:val="74D8AD7F"/>
    <w:rsid w:val="758EF951"/>
    <w:rsid w:val="75D636F5"/>
    <w:rsid w:val="7666AAEA"/>
    <w:rsid w:val="768360C7"/>
    <w:rsid w:val="7688404D"/>
    <w:rsid w:val="768CE20C"/>
    <w:rsid w:val="772D8FA9"/>
    <w:rsid w:val="7752BEC2"/>
    <w:rsid w:val="77832BDD"/>
    <w:rsid w:val="77C5888C"/>
    <w:rsid w:val="77CB769B"/>
    <w:rsid w:val="77F0E2B4"/>
    <w:rsid w:val="78587BF5"/>
    <w:rsid w:val="78817DAC"/>
    <w:rsid w:val="7894A068"/>
    <w:rsid w:val="7896BA13"/>
    <w:rsid w:val="78BE5E34"/>
    <w:rsid w:val="78E1C843"/>
    <w:rsid w:val="79177B5C"/>
    <w:rsid w:val="7924828E"/>
    <w:rsid w:val="79299A55"/>
    <w:rsid w:val="7941E781"/>
    <w:rsid w:val="794E9963"/>
    <w:rsid w:val="799A9C28"/>
    <w:rsid w:val="79CF34E6"/>
    <w:rsid w:val="7A03EF63"/>
    <w:rsid w:val="7A0F62BF"/>
    <w:rsid w:val="7A6F0B8C"/>
    <w:rsid w:val="7A8A2E27"/>
    <w:rsid w:val="7A8D836D"/>
    <w:rsid w:val="7AAE1AC7"/>
    <w:rsid w:val="7B18F393"/>
    <w:rsid w:val="7B7AF712"/>
    <w:rsid w:val="7BA37A1B"/>
    <w:rsid w:val="7C059F7C"/>
    <w:rsid w:val="7C5E48F3"/>
    <w:rsid w:val="7C6A2D49"/>
    <w:rsid w:val="7C7DD309"/>
    <w:rsid w:val="7CB74FD2"/>
    <w:rsid w:val="7D94EAD5"/>
    <w:rsid w:val="7DF7E269"/>
    <w:rsid w:val="7E4368A2"/>
    <w:rsid w:val="7E4BDEAD"/>
    <w:rsid w:val="7EEFBE37"/>
    <w:rsid w:val="7EFB6EC7"/>
    <w:rsid w:val="7F2EC125"/>
    <w:rsid w:val="7F944813"/>
    <w:rsid w:val="7FF0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0D7"/>
  <w15:docId w15:val="{7E0A1E70-030B-46CE-AEB8-1040C783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Normal"/>
    <w:next w:val="BodyText"/>
    <w:uiPriority w:val="9"/>
    <w:unhideWhenUsed/>
    <w:qFormat/>
    <w:rsid w:val="00FB4149"/>
    <w:pPr>
      <w:spacing w:before="0"/>
      <w:outlineLvl w:val="1"/>
    </w:pPr>
    <w:rPr>
      <w:rFonts w:cs="Times New Roman"/>
      <w:b/>
    </w:rPr>
  </w:style>
  <w:style w:type="paragraph" w:styleId="Heading3">
    <w:name w:val="heading 3"/>
    <w:basedOn w:val="Normal"/>
    <w:next w:val="Normal"/>
    <w:uiPriority w:val="9"/>
    <w:unhideWhenUsed/>
    <w:qFormat/>
    <w:rsid w:val="0039626D"/>
    <w:pPr>
      <w:spacing w:before="0"/>
      <w:outlineLvl w:val="2"/>
    </w:pPr>
    <w:rPr>
      <w:rFonts w:cs="Times New Roman"/>
      <w:b/>
      <w:i/>
    </w:rPr>
  </w:style>
  <w:style w:type="paragraph" w:styleId="Heading4">
    <w:name w:val="heading 4"/>
    <w:basedOn w:val="Heading3"/>
    <w:next w:val="BodyText"/>
    <w:uiPriority w:val="9"/>
    <w:unhideWhenUsed/>
    <w:qFormat/>
    <w:rsid w:val="00F0724A"/>
    <w:pPr>
      <w:framePr w:wrap="around" w:hAnchor="text"/>
      <w:outlineLvl w:val="3"/>
    </w:pPr>
    <w:rPr>
      <w:bCs/>
      <w:i w:val="0"/>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Ind w:w="0" w:type="nil"/>
      <w:tblCellMar>
        <w:left w:w="0" w:type="dxa"/>
        <w:right w:w="0" w:type="dxa"/>
      </w:tblCellMar>
    </w:tblPr>
    <w:trPr>
      <w:jc w:val="center"/>
    </w:trPr>
    <w:tcPr>
      <w:tcBorders>
        <w:top w:val="single" w:sz="8" w:space="0" w:color="auto"/>
        <w:bottom w:val="single" w:sz="4" w:space="0" w:color="auto"/>
      </w:tcBorders>
      <w:vAlign w:val="center"/>
    </w:tc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Ind w:w="0" w:type="nil"/>
      <w:tblCellMar>
        <w:left w:w="0" w:type="dxa"/>
        <w:right w:w="0" w:type="dxa"/>
      </w:tblCellMar>
    </w:tblPr>
  </w:style>
  <w:style w:type="table" w:styleId="GridTable1Light">
    <w:name w:val="Grid Table 1 Light"/>
    <w:basedOn w:val="TableNormal"/>
    <w:rsid w:val="00006D3F"/>
    <w:pPr>
      <w:spacing w:after="0"/>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rsid w:val="00006D3F"/>
    <w:pPr>
      <w:spacing w:after="0"/>
    </w:pPr>
    <w:tblPr>
      <w:tblInd w:w="0" w:type="nil"/>
      <w:tblCellMar>
        <w:left w:w="0" w:type="dxa"/>
        <w:right w:w="0" w:type="dxa"/>
      </w:tblCellMar>
    </w:tblPr>
    <w:tcPr>
      <w:tcBorders>
        <w:top w:val="none" w:sz="8" w:space="22" w:color="auto" w:frame="1"/>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1">
    <w:name w:val="Plain Table 1"/>
    <w:basedOn w:val="TableNormal"/>
    <w:rsid w:val="00006D3F"/>
    <w:pPr>
      <w:spacing w:after="0"/>
    </w:pPr>
    <w:tblPr>
      <w:tblStyleRowBandSize w:val="1"/>
      <w:tblStyleColBandSize w:val="1"/>
      <w:jc w:val="center"/>
      <w:tblInd w:w="0" w:type="nil"/>
      <w:tblCellMar>
        <w:left w:w="0" w:type="dxa"/>
        <w:right w:w="0" w:type="dxa"/>
      </w:tblCellMar>
    </w:tblPr>
    <w:trPr>
      <w:jc w:val="center"/>
    </w:trPr>
    <w:tcPr>
      <w:tcBorders>
        <w:top w:val="single" w:sz="8" w:space="0" w:color="auto"/>
        <w:bottom w:val="single" w:sz="4" w:space="26" w:color="auto" w:shadow="1"/>
      </w:tcBorders>
      <w:shd w:val="clear" w:color="auto" w:fill="F2F2F2" w:themeFill="background1" w:themeFillShade="F2"/>
      <w:vAlign w:val="center"/>
    </w:tcPr>
    <w:tblStylePr w:type="firstRow">
      <w:rPr>
        <w:b/>
        <w:bCs/>
      </w:rPr>
      <w:tblPr/>
      <w:tcPr>
        <w:tcBorders>
          <w:top w:val="none" w:sz="8" w:space="22" w:color="auto" w:frame="1"/>
        </w:tcBorders>
      </w:tcPr>
    </w:tblStylePr>
    <w:tblStylePr w:type="lastRow">
      <w:rPr>
        <w:b/>
        <w:bCs/>
      </w:rPr>
    </w:tblStylePr>
    <w:tblStylePr w:type="firstCol">
      <w:rPr>
        <w:b/>
        <w:bCs/>
      </w:rPr>
    </w:tblStylePr>
    <w:tblStylePr w:type="lastCol">
      <w:rPr>
        <w:b/>
        <w:bCs/>
      </w:r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E3568F"/>
    <w:pPr>
      <w:spacing w:after="0"/>
    </w:pPr>
    <w:rPr>
      <w:rFonts w:ascii="Times New Roman" w:hAnsi="Times New Roman"/>
    </w:rPr>
  </w:style>
  <w:style w:type="character" w:styleId="CommentReference">
    <w:name w:val="annotation reference"/>
    <w:basedOn w:val="DefaultParagraphFont"/>
    <w:semiHidden/>
    <w:unhideWhenUsed/>
    <w:rsid w:val="00185249"/>
    <w:rPr>
      <w:sz w:val="16"/>
      <w:szCs w:val="16"/>
    </w:rPr>
  </w:style>
  <w:style w:type="paragraph" w:styleId="CommentText">
    <w:name w:val="annotation text"/>
    <w:basedOn w:val="Normal"/>
    <w:link w:val="CommentTextChar"/>
    <w:semiHidden/>
    <w:unhideWhenUsed/>
    <w:rsid w:val="00185249"/>
    <w:pPr>
      <w:spacing w:line="240" w:lineRule="auto"/>
    </w:pPr>
    <w:rPr>
      <w:sz w:val="20"/>
      <w:szCs w:val="20"/>
    </w:rPr>
  </w:style>
  <w:style w:type="character" w:customStyle="1" w:styleId="CommentTextChar">
    <w:name w:val="Comment Text Char"/>
    <w:basedOn w:val="DefaultParagraphFont"/>
    <w:link w:val="CommentText"/>
    <w:semiHidden/>
    <w:rsid w:val="00185249"/>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5249"/>
    <w:rPr>
      <w:b/>
      <w:bCs/>
    </w:rPr>
  </w:style>
  <w:style w:type="character" w:customStyle="1" w:styleId="CommentSubjectChar">
    <w:name w:val="Comment Subject Char"/>
    <w:basedOn w:val="CommentTextChar"/>
    <w:link w:val="CommentSubject"/>
    <w:semiHidden/>
    <w:rsid w:val="00185249"/>
    <w:rPr>
      <w:rFonts w:ascii="Times New Roman" w:hAnsi="Times New Roman"/>
      <w:b/>
      <w:bCs/>
      <w:sz w:val="20"/>
      <w:szCs w:val="20"/>
    </w:rPr>
  </w:style>
  <w:style w:type="character" w:styleId="UnresolvedMention">
    <w:name w:val="Unresolved Mention"/>
    <w:basedOn w:val="DefaultParagraphFont"/>
    <w:uiPriority w:val="99"/>
    <w:semiHidden/>
    <w:unhideWhenUsed/>
    <w:rsid w:val="007E0DFE"/>
    <w:rPr>
      <w:color w:val="605E5C"/>
      <w:shd w:val="clear" w:color="auto" w:fill="E1DFDD"/>
    </w:rPr>
  </w:style>
  <w:style w:type="character" w:styleId="FollowedHyperlink">
    <w:name w:val="FollowedHyperlink"/>
    <w:basedOn w:val="DefaultParagraphFont"/>
    <w:semiHidden/>
    <w:unhideWhenUsed/>
    <w:rsid w:val="00523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10.0.51.133/ujm.2015.030704" TargetMode="External"/><Relationship Id="rId21" Type="http://schemas.openxmlformats.org/officeDocument/2006/relationships/hyperlink" Target="https://doi.org/10.1093/scan/nsw154" TargetMode="External"/><Relationship Id="rId42" Type="http://schemas.openxmlformats.org/officeDocument/2006/relationships/hyperlink" Target="https://doi.org/10.1093/scan/nsae013" TargetMode="External"/><Relationship Id="rId47" Type="http://schemas.openxmlformats.org/officeDocument/2006/relationships/hyperlink" Target="https://doi.org/10.1016/j.cpr.2021.102068" TargetMode="External"/><Relationship Id="rId63" Type="http://schemas.openxmlformats.org/officeDocument/2006/relationships/hyperlink" Target="https://doi.org/10.1111/j.1469-8986.1990.tb02330.x" TargetMode="External"/><Relationship Id="rId68" Type="http://schemas.openxmlformats.org/officeDocument/2006/relationships/hyperlink" Target="https://doi.org/10.1177/25152459251338041" TargetMode="External"/><Relationship Id="rId84" Type="http://schemas.openxmlformats.org/officeDocument/2006/relationships/hyperlink" Target="https://doi.org/10.1126/science.3883492" TargetMode="External"/><Relationship Id="rId89" Type="http://schemas.openxmlformats.org/officeDocument/2006/relationships/theme" Target="theme/theme1.xml"/><Relationship Id="rId16" Type="http://schemas.openxmlformats.org/officeDocument/2006/relationships/footer" Target="footer1.xml"/><Relationship Id="rId11" Type="http://schemas.openxmlformats.org/officeDocument/2006/relationships/endnotes" Target="endnotes.xml"/><Relationship Id="rId32" Type="http://schemas.openxmlformats.org/officeDocument/2006/relationships/hyperlink" Target="https://doi.org/10.1016/j.jpsychires.2021.05.021" TargetMode="External"/><Relationship Id="rId37" Type="http://schemas.openxmlformats.org/officeDocument/2006/relationships/hyperlink" Target="https://doi.org/10.1007/s42761-023-00195-0" TargetMode="External"/><Relationship Id="rId53" Type="http://schemas.openxmlformats.org/officeDocument/2006/relationships/hyperlink" Target="https://www.jstor.org/stable/2778583" TargetMode="External"/><Relationship Id="rId58" Type="http://schemas.openxmlformats.org/officeDocument/2006/relationships/hyperlink" Target="https://doi.org/10.1037/h0065078" TargetMode="External"/><Relationship Id="rId74" Type="http://schemas.openxmlformats.org/officeDocument/2006/relationships/hyperlink" Target="https://doi.org/10.1111/spc3.12948" TargetMode="External"/><Relationship Id="rId79" Type="http://schemas.openxmlformats.org/officeDocument/2006/relationships/hyperlink" Target="https://doi.org/10.1177/1745691616674458" TargetMode="External"/><Relationship Id="rId14" Type="http://schemas.openxmlformats.org/officeDocument/2006/relationships/header" Target="header1.xml"/><Relationship Id="rId22" Type="http://schemas.openxmlformats.org/officeDocument/2006/relationships/hyperlink" Target="https://doi.org/10.18637/jss.v067.i01" TargetMode="External"/><Relationship Id="rId27" Type="http://schemas.openxmlformats.org/officeDocument/2006/relationships/hyperlink" Target="https://doi.org/10.1111/1469-8986.3860912" TargetMode="External"/><Relationship Id="rId30" Type="http://schemas.openxmlformats.org/officeDocument/2006/relationships/hyperlink" Target="https://doi.org/10.1037/pspa0000316" TargetMode="External"/><Relationship Id="rId35" Type="http://schemas.openxmlformats.org/officeDocument/2006/relationships/hyperlink" Target="https://doi.org/10.1525/collabra.143005" TargetMode="External"/><Relationship Id="rId43" Type="http://schemas.openxmlformats.org/officeDocument/2006/relationships/hyperlink" Target="https://doi.org/10.1037/emo0001408" TargetMode="External"/><Relationship Id="rId48" Type="http://schemas.openxmlformats.org/officeDocument/2006/relationships/hyperlink" Target="https://doi.org/10.1093/jssam/smae043" TargetMode="External"/><Relationship Id="rId56" Type="http://schemas.openxmlformats.org/officeDocument/2006/relationships/hyperlink" Target="https://www.hume.ai/" TargetMode="External"/><Relationship Id="rId64" Type="http://schemas.openxmlformats.org/officeDocument/2006/relationships/hyperlink" Target="https://doi.org/10.1037/0022-3514.62.6.972" TargetMode="External"/><Relationship Id="rId69" Type="http://schemas.openxmlformats.org/officeDocument/2006/relationships/hyperlink" Target="https://cran.r-project.org/package=BayesFactor" TargetMode="External"/><Relationship Id="rId77" Type="http://schemas.openxmlformats.org/officeDocument/2006/relationships/hyperlink" Target="https://microbialcell.com/researcharticles/2021a-schulze-microbial-cell/" TargetMode="External"/><Relationship Id="rId8" Type="http://schemas.openxmlformats.org/officeDocument/2006/relationships/settings" Target="settings.xml"/><Relationship Id="rId51" Type="http://schemas.openxmlformats.org/officeDocument/2006/relationships/hyperlink" Target="https://doi.org/10.1002/job.2020" TargetMode="External"/><Relationship Id="rId72" Type="http://schemas.openxmlformats.org/officeDocument/2006/relationships/hyperlink" Target="https://doi.org/10.1037/h0043424" TargetMode="External"/><Relationship Id="rId80" Type="http://schemas.openxmlformats.org/officeDocument/2006/relationships/hyperlink" Target="https://doi.org/10.1037/a0027600" TargetMode="External"/><Relationship Id="rId85" Type="http://schemas.openxmlformats.org/officeDocument/2006/relationships/hyperlink" Target="https://doi.org/10.1037/0033-295X.96.3.395" TargetMode="External"/><Relationship Id="rId3" Type="http://schemas.openxmlformats.org/officeDocument/2006/relationships/customXml" Target="../customXml/item3.xml"/><Relationship Id="rId12" Type="http://schemas.openxmlformats.org/officeDocument/2006/relationships/hyperlink" Target="mailto:ncoles@ufl.edu" TargetMode="External"/><Relationship Id="rId17" Type="http://schemas.openxmlformats.org/officeDocument/2006/relationships/header" Target="header3.xml"/><Relationship Id="rId25" Type="http://schemas.openxmlformats.org/officeDocument/2006/relationships/hyperlink" Target="https://doi.org/10.1037/emo0000270" TargetMode="External"/><Relationship Id="rId33" Type="http://schemas.openxmlformats.org/officeDocument/2006/relationships/hyperlink" Target="https://doi.org/10.1037/bul0000194" TargetMode="External"/><Relationship Id="rId38" Type="http://schemas.openxmlformats.org/officeDocument/2006/relationships/hyperlink" Target="https://doi.org/10.1038/nrn3403" TargetMode="External"/><Relationship Id="rId46" Type="http://schemas.openxmlformats.org/officeDocument/2006/relationships/hyperlink" Target="https://doi.org/10.1016/j.tics.2024.01.009" TargetMode="External"/><Relationship Id="rId59" Type="http://schemas.openxmlformats.org/officeDocument/2006/relationships/hyperlink" Target="https://doi.org/10.1177/0956797612445312" TargetMode="External"/><Relationship Id="rId67" Type="http://schemas.openxmlformats.org/officeDocument/2006/relationships/hyperlink" Target="https://doi.org/10.1037/1072-5245.12.1.78" TargetMode="External"/><Relationship Id="rId20" Type="http://schemas.openxmlformats.org/officeDocument/2006/relationships/hyperlink" Target="https://doi.org/10.1037/emo0001514" TargetMode="External"/><Relationship Id="rId41" Type="http://schemas.openxmlformats.org/officeDocument/2006/relationships/hyperlink" Target="https://doi.org/10.1080/0269993004200088" TargetMode="External"/><Relationship Id="rId54" Type="http://schemas.openxmlformats.org/officeDocument/2006/relationships/hyperlink" Target="https://doi.org/10.1037/a0027600" TargetMode="External"/><Relationship Id="rId62" Type="http://schemas.openxmlformats.org/officeDocument/2006/relationships/hyperlink" Target="https://cran.r-project.org/package=emmeans" TargetMode="External"/><Relationship Id="rId70" Type="http://schemas.openxmlformats.org/officeDocument/2006/relationships/hyperlink" Target="https://www.science.org/doi/10.1126/science.1136930" TargetMode="External"/><Relationship Id="rId75" Type="http://schemas.openxmlformats.org/officeDocument/2006/relationships/hyperlink" Target="https://doi.org/10.1044/2018_JSLHR-L-17-0232" TargetMode="External"/><Relationship Id="rId83" Type="http://schemas.openxmlformats.org/officeDocument/2006/relationships/hyperlink" Target="https://doi.org/10.1007/s42761-023-00221-1"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i.org/10.1037/0003-066X.45.4.494" TargetMode="External"/><Relationship Id="rId28" Type="http://schemas.openxmlformats.org/officeDocument/2006/relationships/hyperlink" Target="https://trace.tennessee.edu/utk_graddiss/5874?utm_source=chatgpt.com" TargetMode="External"/><Relationship Id="rId36" Type="http://schemas.openxmlformats.org/officeDocument/2006/relationships/hyperlink" Target="https://doi.org/10.1038/s41586-020-3037-7" TargetMode="External"/><Relationship Id="rId49" Type="http://schemas.openxmlformats.org/officeDocument/2006/relationships/hyperlink" Target="https://doi.org/10.1037/h0039834" TargetMode="External"/><Relationship Id="rId57" Type="http://schemas.openxmlformats.org/officeDocument/2006/relationships/hyperlink" Target="https://www.jstor.org/stable/2246769" TargetMode="External"/><Relationship Id="rId10" Type="http://schemas.openxmlformats.org/officeDocument/2006/relationships/footnotes" Target="footnotes.xml"/><Relationship Id="rId31" Type="http://schemas.openxmlformats.org/officeDocument/2006/relationships/hyperlink" Target="https://doi.org/10.1177/1754073919868762" TargetMode="External"/><Relationship Id="rId44" Type="http://schemas.openxmlformats.org/officeDocument/2006/relationships/hyperlink" Target="https://doi.org/10.1196/annals.1280.010" TargetMode="External"/><Relationship Id="rId52" Type="http://schemas.openxmlformats.org/officeDocument/2006/relationships/hyperlink" Target="https://doi.org/10.1371/journal.pone.0159915" TargetMode="External"/><Relationship Id="rId60" Type="http://schemas.openxmlformats.org/officeDocument/2006/relationships/hyperlink" Target="https://www.jstatsoft.org/article/view/v082i13" TargetMode="External"/><Relationship Id="rId65" Type="http://schemas.openxmlformats.org/officeDocument/2006/relationships/hyperlink" Target="https://ieeexplore.ieee.org/document/5543262" TargetMode="External"/><Relationship Id="rId73" Type="http://schemas.openxmlformats.org/officeDocument/2006/relationships/hyperlink" Target="https://doi.org/10.1037/emo0000913" TargetMode="External"/><Relationship Id="rId78" Type="http://schemas.openxmlformats.org/officeDocument/2006/relationships/hyperlink" Target="https://doi.org/10.3389/fpsyg.2018.00756" TargetMode="External"/><Relationship Id="rId81" Type="http://schemas.openxmlformats.org/officeDocument/2006/relationships/hyperlink" Target="https://doi.org/10.3390/toxins14060383" TargetMode="External"/><Relationship Id="rId86" Type="http://schemas.openxmlformats.org/officeDocument/2006/relationships/hyperlink" Target="https://doi.org/10.1146/annurev-orgpsych-012420-062451"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osf.io/2suyx/?view_only=8052e16be97d4bee8f93a6fa67b02893" TargetMode="External"/><Relationship Id="rId18" Type="http://schemas.openxmlformats.org/officeDocument/2006/relationships/hyperlink" Target="https://doi.org/10.3758/s13428-019-01237-x" TargetMode="External"/><Relationship Id="rId39" Type="http://schemas.openxmlformats.org/officeDocument/2006/relationships/hyperlink" Target="https://doi.org/10.1207/s15327752jpa4901_13" TargetMode="External"/><Relationship Id="rId34" Type="http://schemas.openxmlformats.org/officeDocument/2006/relationships/hyperlink" Target="https://doi.org/10.1038/s41562-022-01458-9" TargetMode="External"/><Relationship Id="rId50" Type="http://schemas.openxmlformats.org/officeDocument/2006/relationships/hyperlink" Target="https://doi.org/10.1037/ocp0000067" TargetMode="External"/><Relationship Id="rId55" Type="http://schemas.openxmlformats.org/officeDocument/2006/relationships/hyperlink" Target="https://doi.org/10.1037/a0022876" TargetMode="External"/><Relationship Id="rId76" Type="http://schemas.openxmlformats.org/officeDocument/2006/relationships/hyperlink" Target="https://doi.org/10.1146/annurev-psych-122216-011854" TargetMode="External"/><Relationship Id="rId7" Type="http://schemas.openxmlformats.org/officeDocument/2006/relationships/styles" Target="styles.xml"/><Relationship Id="rId71" Type="http://schemas.openxmlformats.org/officeDocument/2006/relationships/hyperlink" Target="https://doi.org/10.1037/pspa0000121" TargetMode="External"/><Relationship Id="rId2" Type="http://schemas.openxmlformats.org/officeDocument/2006/relationships/customXml" Target="../customXml/item2.xml"/><Relationship Id="rId29" Type="http://schemas.openxmlformats.org/officeDocument/2006/relationships/hyperlink" Target="https://osf.io/preprints/psyarxiv/uw85a_v2" TargetMode="External"/><Relationship Id="rId24" Type="http://schemas.openxmlformats.org/officeDocument/2006/relationships/hyperlink" Target="https://doi.org/10.1016/j.neubiorev.2022.104747" TargetMode="External"/><Relationship Id="rId40" Type="http://schemas.openxmlformats.org/officeDocument/2006/relationships/hyperlink" Target="https://doi.org/10.1016/j.cpr.2018.07.004" TargetMode="External"/><Relationship Id="rId45" Type="http://schemas.openxmlformats.org/officeDocument/2006/relationships/hyperlink" Target="https://doi.org/10.1037/t27734-000" TargetMode="External"/><Relationship Id="rId66" Type="http://schemas.openxmlformats.org/officeDocument/2006/relationships/hyperlink" Target="https://doi.org/10.1080/17439760.2025.2462231" TargetMode="External"/><Relationship Id="rId87" Type="http://schemas.openxmlformats.org/officeDocument/2006/relationships/hyperlink" Target="https://doi.org/10.1016/j.neuropsychologia.2021.108060" TargetMode="External"/><Relationship Id="rId61" Type="http://schemas.openxmlformats.org/officeDocument/2006/relationships/hyperlink" Target="https://doi.org/10.1037/h0036125" TargetMode="External"/><Relationship Id="rId82" Type="http://schemas.openxmlformats.org/officeDocument/2006/relationships/hyperlink" Target="https://doi.org/10.1016/j.tics.2015.12.010" TargetMode="External"/><Relationship Id="rId19" Type="http://schemas.openxmlformats.org/officeDocument/2006/relationships/hyperlink" Target="https://doi.org/10.1037/met0000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670714f8618db2376d441c02964ad8f8">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0c1bb8c8da38ebfa7060b07942bcd7b3"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3402E2-36B3-4ABC-9C86-05E5908464F1}">
  <ds:schemaRefs>
    <ds:schemaRef ds:uri="http://schemas.microsoft.com/sharepoint/v3/contenttype/forms"/>
  </ds:schemaRefs>
</ds:datastoreItem>
</file>

<file path=customXml/itemProps2.xml><?xml version="1.0" encoding="utf-8"?>
<ds:datastoreItem xmlns:ds="http://schemas.openxmlformats.org/officeDocument/2006/customXml" ds:itemID="{5AD4FCD1-957C-44B1-B3E3-D75744CF7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C7605C-3D8A-46A9-8431-EF4D7F9C1B1F}">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4.xml><?xml version="1.0" encoding="utf-8"?>
<ds:datastoreItem xmlns:ds="http://schemas.openxmlformats.org/officeDocument/2006/customXml" ds:itemID="{19F2856D-ADF1-EB4E-9755-DA74E0B24BA9}">
  <ds:schemaRefs>
    <ds:schemaRef ds:uri="http://schemas.openxmlformats.org/officeDocument/2006/bibliography"/>
  </ds:schemaRefs>
</ds:datastoreItem>
</file>

<file path=customXml/itemProps5.xml><?xml version="1.0" encoding="utf-8"?>
<ds:datastoreItem xmlns:ds="http://schemas.openxmlformats.org/officeDocument/2006/customXml" ds:itemID="{157613BE-5E05-44C1-A860-92CF42486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30</Pages>
  <Words>7197</Words>
  <Characters>44696</Characters>
  <Application>Microsoft Office Word</Application>
  <DocSecurity>0</DocSecurity>
  <Lines>744</Lines>
  <Paragraphs>232</Paragraphs>
  <ScaleCrop>false</ScaleCrop>
  <Manager/>
  <Company/>
  <LinksUpToDate>false</LinksUpToDate>
  <CharactersWithSpaces>51661</CharactersWithSpaces>
  <SharedDoc>false</SharedDoc>
  <HyperlinkBase/>
  <HLinks>
    <vt:vector size="432" baseType="variant">
      <vt:variant>
        <vt:i4>4063275</vt:i4>
      </vt:variant>
      <vt:variant>
        <vt:i4>213</vt:i4>
      </vt:variant>
      <vt:variant>
        <vt:i4>0</vt:i4>
      </vt:variant>
      <vt:variant>
        <vt:i4>5</vt:i4>
      </vt:variant>
      <vt:variant>
        <vt:lpwstr>https://doi.org/10.1016/j.neuropsychologia.2021.108060</vt:lpwstr>
      </vt:variant>
      <vt:variant>
        <vt:lpwstr/>
      </vt:variant>
      <vt:variant>
        <vt:i4>7929953</vt:i4>
      </vt:variant>
      <vt:variant>
        <vt:i4>210</vt:i4>
      </vt:variant>
      <vt:variant>
        <vt:i4>0</vt:i4>
      </vt:variant>
      <vt:variant>
        <vt:i4>5</vt:i4>
      </vt:variant>
      <vt:variant>
        <vt:lpwstr>https://doi.org/10.1146/annurev-orgpsych-012420-062451</vt:lpwstr>
      </vt:variant>
      <vt:variant>
        <vt:lpwstr/>
      </vt:variant>
      <vt:variant>
        <vt:i4>3735602</vt:i4>
      </vt:variant>
      <vt:variant>
        <vt:i4>207</vt:i4>
      </vt:variant>
      <vt:variant>
        <vt:i4>0</vt:i4>
      </vt:variant>
      <vt:variant>
        <vt:i4>5</vt:i4>
      </vt:variant>
      <vt:variant>
        <vt:lpwstr>https://doi.org/10.1037/0033-295X.96.3.395</vt:lpwstr>
      </vt:variant>
      <vt:variant>
        <vt:lpwstr/>
      </vt:variant>
      <vt:variant>
        <vt:i4>6815859</vt:i4>
      </vt:variant>
      <vt:variant>
        <vt:i4>204</vt:i4>
      </vt:variant>
      <vt:variant>
        <vt:i4>0</vt:i4>
      </vt:variant>
      <vt:variant>
        <vt:i4>5</vt:i4>
      </vt:variant>
      <vt:variant>
        <vt:lpwstr>https://doi.org/10.1126/science.3883492</vt:lpwstr>
      </vt:variant>
      <vt:variant>
        <vt:lpwstr/>
      </vt:variant>
      <vt:variant>
        <vt:i4>2097207</vt:i4>
      </vt:variant>
      <vt:variant>
        <vt:i4>201</vt:i4>
      </vt:variant>
      <vt:variant>
        <vt:i4>0</vt:i4>
      </vt:variant>
      <vt:variant>
        <vt:i4>5</vt:i4>
      </vt:variant>
      <vt:variant>
        <vt:lpwstr>https://doi.org/10.1007/s42761-023-00221-1</vt:lpwstr>
      </vt:variant>
      <vt:variant>
        <vt:lpwstr/>
      </vt:variant>
      <vt:variant>
        <vt:i4>3735588</vt:i4>
      </vt:variant>
      <vt:variant>
        <vt:i4>198</vt:i4>
      </vt:variant>
      <vt:variant>
        <vt:i4>0</vt:i4>
      </vt:variant>
      <vt:variant>
        <vt:i4>5</vt:i4>
      </vt:variant>
      <vt:variant>
        <vt:lpwstr>https://doi.org/10.1016/j.tics.2015.12.010</vt:lpwstr>
      </vt:variant>
      <vt:variant>
        <vt:lpwstr/>
      </vt:variant>
      <vt:variant>
        <vt:i4>7274546</vt:i4>
      </vt:variant>
      <vt:variant>
        <vt:i4>195</vt:i4>
      </vt:variant>
      <vt:variant>
        <vt:i4>0</vt:i4>
      </vt:variant>
      <vt:variant>
        <vt:i4>5</vt:i4>
      </vt:variant>
      <vt:variant>
        <vt:lpwstr>https://doi.org/10.3390/toxins14060383</vt:lpwstr>
      </vt:variant>
      <vt:variant>
        <vt:lpwstr/>
      </vt:variant>
      <vt:variant>
        <vt:i4>1310731</vt:i4>
      </vt:variant>
      <vt:variant>
        <vt:i4>192</vt:i4>
      </vt:variant>
      <vt:variant>
        <vt:i4>0</vt:i4>
      </vt:variant>
      <vt:variant>
        <vt:i4>5</vt:i4>
      </vt:variant>
      <vt:variant>
        <vt:lpwstr>https://doi.org/10.1037/a0027600</vt:lpwstr>
      </vt:variant>
      <vt:variant>
        <vt:lpwstr/>
      </vt:variant>
      <vt:variant>
        <vt:i4>1310808</vt:i4>
      </vt:variant>
      <vt:variant>
        <vt:i4>189</vt:i4>
      </vt:variant>
      <vt:variant>
        <vt:i4>0</vt:i4>
      </vt:variant>
      <vt:variant>
        <vt:i4>5</vt:i4>
      </vt:variant>
      <vt:variant>
        <vt:lpwstr>https://doi.org/10.1177/1745691616674458</vt:lpwstr>
      </vt:variant>
      <vt:variant>
        <vt:lpwstr/>
      </vt:variant>
      <vt:variant>
        <vt:i4>458762</vt:i4>
      </vt:variant>
      <vt:variant>
        <vt:i4>186</vt:i4>
      </vt:variant>
      <vt:variant>
        <vt:i4>0</vt:i4>
      </vt:variant>
      <vt:variant>
        <vt:i4>5</vt:i4>
      </vt:variant>
      <vt:variant>
        <vt:lpwstr>https://doi.org/10.3389/fpsyg.2018.00756</vt:lpwstr>
      </vt:variant>
      <vt:variant>
        <vt:lpwstr/>
      </vt:variant>
      <vt:variant>
        <vt:i4>4259917</vt:i4>
      </vt:variant>
      <vt:variant>
        <vt:i4>183</vt:i4>
      </vt:variant>
      <vt:variant>
        <vt:i4>0</vt:i4>
      </vt:variant>
      <vt:variant>
        <vt:i4>5</vt:i4>
      </vt:variant>
      <vt:variant>
        <vt:lpwstr>https://microbialcell.com/researcharticles/2021a-schulze-microbial-cell/</vt:lpwstr>
      </vt:variant>
      <vt:variant>
        <vt:lpwstr/>
      </vt:variant>
      <vt:variant>
        <vt:i4>8060961</vt:i4>
      </vt:variant>
      <vt:variant>
        <vt:i4>180</vt:i4>
      </vt:variant>
      <vt:variant>
        <vt:i4>0</vt:i4>
      </vt:variant>
      <vt:variant>
        <vt:i4>5</vt:i4>
      </vt:variant>
      <vt:variant>
        <vt:lpwstr>https://doi.org/10.1146/annurev-psych-122216-011854</vt:lpwstr>
      </vt:variant>
      <vt:variant>
        <vt:lpwstr/>
      </vt:variant>
      <vt:variant>
        <vt:i4>1769517</vt:i4>
      </vt:variant>
      <vt:variant>
        <vt:i4>177</vt:i4>
      </vt:variant>
      <vt:variant>
        <vt:i4>0</vt:i4>
      </vt:variant>
      <vt:variant>
        <vt:i4>5</vt:i4>
      </vt:variant>
      <vt:variant>
        <vt:lpwstr>https://doi.org/10.1044/2018_JSLHR-L-17-0232</vt:lpwstr>
      </vt:variant>
      <vt:variant>
        <vt:lpwstr/>
      </vt:variant>
      <vt:variant>
        <vt:i4>6357090</vt:i4>
      </vt:variant>
      <vt:variant>
        <vt:i4>174</vt:i4>
      </vt:variant>
      <vt:variant>
        <vt:i4>0</vt:i4>
      </vt:variant>
      <vt:variant>
        <vt:i4>5</vt:i4>
      </vt:variant>
      <vt:variant>
        <vt:lpwstr>https://doi.org/10.1111/spc3.12948</vt:lpwstr>
      </vt:variant>
      <vt:variant>
        <vt:lpwstr/>
      </vt:variant>
      <vt:variant>
        <vt:i4>7798886</vt:i4>
      </vt:variant>
      <vt:variant>
        <vt:i4>171</vt:i4>
      </vt:variant>
      <vt:variant>
        <vt:i4>0</vt:i4>
      </vt:variant>
      <vt:variant>
        <vt:i4>5</vt:i4>
      </vt:variant>
      <vt:variant>
        <vt:lpwstr>https://doi.org/10.1037/emo0000913</vt:lpwstr>
      </vt:variant>
      <vt:variant>
        <vt:lpwstr/>
      </vt:variant>
      <vt:variant>
        <vt:i4>1310724</vt:i4>
      </vt:variant>
      <vt:variant>
        <vt:i4>168</vt:i4>
      </vt:variant>
      <vt:variant>
        <vt:i4>0</vt:i4>
      </vt:variant>
      <vt:variant>
        <vt:i4>5</vt:i4>
      </vt:variant>
      <vt:variant>
        <vt:lpwstr>https://doi.org/10.1037/h0043424</vt:lpwstr>
      </vt:variant>
      <vt:variant>
        <vt:lpwstr/>
      </vt:variant>
      <vt:variant>
        <vt:i4>3145836</vt:i4>
      </vt:variant>
      <vt:variant>
        <vt:i4>165</vt:i4>
      </vt:variant>
      <vt:variant>
        <vt:i4>0</vt:i4>
      </vt:variant>
      <vt:variant>
        <vt:i4>5</vt:i4>
      </vt:variant>
      <vt:variant>
        <vt:lpwstr>https://doi.org/10.1037/pspa0000121</vt:lpwstr>
      </vt:variant>
      <vt:variant>
        <vt:lpwstr/>
      </vt:variant>
      <vt:variant>
        <vt:i4>8192102</vt:i4>
      </vt:variant>
      <vt:variant>
        <vt:i4>162</vt:i4>
      </vt:variant>
      <vt:variant>
        <vt:i4>0</vt:i4>
      </vt:variant>
      <vt:variant>
        <vt:i4>5</vt:i4>
      </vt:variant>
      <vt:variant>
        <vt:lpwstr>https://www.science.org/doi/10.1126/science.1136930</vt:lpwstr>
      </vt:variant>
      <vt:variant>
        <vt:lpwstr/>
      </vt:variant>
      <vt:variant>
        <vt:i4>6357111</vt:i4>
      </vt:variant>
      <vt:variant>
        <vt:i4>159</vt:i4>
      </vt:variant>
      <vt:variant>
        <vt:i4>0</vt:i4>
      </vt:variant>
      <vt:variant>
        <vt:i4>5</vt:i4>
      </vt:variant>
      <vt:variant>
        <vt:lpwstr>https://cran.r-project.org/package=BayesFactor</vt:lpwstr>
      </vt:variant>
      <vt:variant>
        <vt:lpwstr/>
      </vt:variant>
      <vt:variant>
        <vt:i4>1245272</vt:i4>
      </vt:variant>
      <vt:variant>
        <vt:i4>156</vt:i4>
      </vt:variant>
      <vt:variant>
        <vt:i4>0</vt:i4>
      </vt:variant>
      <vt:variant>
        <vt:i4>5</vt:i4>
      </vt:variant>
      <vt:variant>
        <vt:lpwstr>https://doi.org/10.1177/25152459251338041</vt:lpwstr>
      </vt:variant>
      <vt:variant>
        <vt:lpwstr/>
      </vt:variant>
      <vt:variant>
        <vt:i4>589888</vt:i4>
      </vt:variant>
      <vt:variant>
        <vt:i4>153</vt:i4>
      </vt:variant>
      <vt:variant>
        <vt:i4>0</vt:i4>
      </vt:variant>
      <vt:variant>
        <vt:i4>5</vt:i4>
      </vt:variant>
      <vt:variant>
        <vt:lpwstr>https://doi.org/10.1037/1072-5245.12.1.78</vt:lpwstr>
      </vt:variant>
      <vt:variant>
        <vt:lpwstr/>
      </vt:variant>
      <vt:variant>
        <vt:i4>196685</vt:i4>
      </vt:variant>
      <vt:variant>
        <vt:i4>150</vt:i4>
      </vt:variant>
      <vt:variant>
        <vt:i4>0</vt:i4>
      </vt:variant>
      <vt:variant>
        <vt:i4>5</vt:i4>
      </vt:variant>
      <vt:variant>
        <vt:lpwstr>https://doi.org/10.1080/17439760.2025.2462231</vt:lpwstr>
      </vt:variant>
      <vt:variant>
        <vt:lpwstr/>
      </vt:variant>
      <vt:variant>
        <vt:i4>1966103</vt:i4>
      </vt:variant>
      <vt:variant>
        <vt:i4>147</vt:i4>
      </vt:variant>
      <vt:variant>
        <vt:i4>0</vt:i4>
      </vt:variant>
      <vt:variant>
        <vt:i4>5</vt:i4>
      </vt:variant>
      <vt:variant>
        <vt:lpwstr>https://ieeexplore.ieee.org/document/5543262</vt:lpwstr>
      </vt:variant>
      <vt:variant>
        <vt:lpwstr/>
      </vt:variant>
      <vt:variant>
        <vt:i4>3211378</vt:i4>
      </vt:variant>
      <vt:variant>
        <vt:i4>144</vt:i4>
      </vt:variant>
      <vt:variant>
        <vt:i4>0</vt:i4>
      </vt:variant>
      <vt:variant>
        <vt:i4>5</vt:i4>
      </vt:variant>
      <vt:variant>
        <vt:lpwstr>https://doi.org/10.1037/0022-3514.62.6.972</vt:lpwstr>
      </vt:variant>
      <vt:variant>
        <vt:lpwstr/>
      </vt:variant>
      <vt:variant>
        <vt:i4>2687102</vt:i4>
      </vt:variant>
      <vt:variant>
        <vt:i4>141</vt:i4>
      </vt:variant>
      <vt:variant>
        <vt:i4>0</vt:i4>
      </vt:variant>
      <vt:variant>
        <vt:i4>5</vt:i4>
      </vt:variant>
      <vt:variant>
        <vt:lpwstr>https://doi.org/10.1111/j.1469-8986.1990.tb02330.x</vt:lpwstr>
      </vt:variant>
      <vt:variant>
        <vt:lpwstr/>
      </vt:variant>
      <vt:variant>
        <vt:i4>7602303</vt:i4>
      </vt:variant>
      <vt:variant>
        <vt:i4>138</vt:i4>
      </vt:variant>
      <vt:variant>
        <vt:i4>0</vt:i4>
      </vt:variant>
      <vt:variant>
        <vt:i4>5</vt:i4>
      </vt:variant>
      <vt:variant>
        <vt:lpwstr>https://cran.r-project.org/package=emmeans</vt:lpwstr>
      </vt:variant>
      <vt:variant>
        <vt:lpwstr/>
      </vt:variant>
      <vt:variant>
        <vt:i4>1507329</vt:i4>
      </vt:variant>
      <vt:variant>
        <vt:i4>135</vt:i4>
      </vt:variant>
      <vt:variant>
        <vt:i4>0</vt:i4>
      </vt:variant>
      <vt:variant>
        <vt:i4>5</vt:i4>
      </vt:variant>
      <vt:variant>
        <vt:lpwstr>https://doi.org/10.1037/h0036125</vt:lpwstr>
      </vt:variant>
      <vt:variant>
        <vt:lpwstr/>
      </vt:variant>
      <vt:variant>
        <vt:i4>7208997</vt:i4>
      </vt:variant>
      <vt:variant>
        <vt:i4>132</vt:i4>
      </vt:variant>
      <vt:variant>
        <vt:i4>0</vt:i4>
      </vt:variant>
      <vt:variant>
        <vt:i4>5</vt:i4>
      </vt:variant>
      <vt:variant>
        <vt:lpwstr>https://www.jstatsoft.org/article/view/v082i13</vt:lpwstr>
      </vt:variant>
      <vt:variant>
        <vt:lpwstr/>
      </vt:variant>
      <vt:variant>
        <vt:i4>1245272</vt:i4>
      </vt:variant>
      <vt:variant>
        <vt:i4>129</vt:i4>
      </vt:variant>
      <vt:variant>
        <vt:i4>0</vt:i4>
      </vt:variant>
      <vt:variant>
        <vt:i4>5</vt:i4>
      </vt:variant>
      <vt:variant>
        <vt:lpwstr>https://doi.org/10.1177/0956797612445312</vt:lpwstr>
      </vt:variant>
      <vt:variant>
        <vt:lpwstr/>
      </vt:variant>
      <vt:variant>
        <vt:i4>1966087</vt:i4>
      </vt:variant>
      <vt:variant>
        <vt:i4>126</vt:i4>
      </vt:variant>
      <vt:variant>
        <vt:i4>0</vt:i4>
      </vt:variant>
      <vt:variant>
        <vt:i4>5</vt:i4>
      </vt:variant>
      <vt:variant>
        <vt:lpwstr>https://doi.org/10.1037/h0065078</vt:lpwstr>
      </vt:variant>
      <vt:variant>
        <vt:lpwstr/>
      </vt:variant>
      <vt:variant>
        <vt:i4>6029383</vt:i4>
      </vt:variant>
      <vt:variant>
        <vt:i4>123</vt:i4>
      </vt:variant>
      <vt:variant>
        <vt:i4>0</vt:i4>
      </vt:variant>
      <vt:variant>
        <vt:i4>5</vt:i4>
      </vt:variant>
      <vt:variant>
        <vt:lpwstr>https://www.jstor.org/stable/2246769</vt:lpwstr>
      </vt:variant>
      <vt:variant>
        <vt:lpwstr/>
      </vt:variant>
      <vt:variant>
        <vt:i4>1441794</vt:i4>
      </vt:variant>
      <vt:variant>
        <vt:i4>120</vt:i4>
      </vt:variant>
      <vt:variant>
        <vt:i4>0</vt:i4>
      </vt:variant>
      <vt:variant>
        <vt:i4>5</vt:i4>
      </vt:variant>
      <vt:variant>
        <vt:lpwstr>https://www.hume.ai/</vt:lpwstr>
      </vt:variant>
      <vt:variant>
        <vt:lpwstr/>
      </vt:variant>
      <vt:variant>
        <vt:i4>1835017</vt:i4>
      </vt:variant>
      <vt:variant>
        <vt:i4>117</vt:i4>
      </vt:variant>
      <vt:variant>
        <vt:i4>0</vt:i4>
      </vt:variant>
      <vt:variant>
        <vt:i4>5</vt:i4>
      </vt:variant>
      <vt:variant>
        <vt:lpwstr>https://doi.org/10.1037/a0022876</vt:lpwstr>
      </vt:variant>
      <vt:variant>
        <vt:lpwstr/>
      </vt:variant>
      <vt:variant>
        <vt:i4>1310731</vt:i4>
      </vt:variant>
      <vt:variant>
        <vt:i4>114</vt:i4>
      </vt:variant>
      <vt:variant>
        <vt:i4>0</vt:i4>
      </vt:variant>
      <vt:variant>
        <vt:i4>5</vt:i4>
      </vt:variant>
      <vt:variant>
        <vt:lpwstr>https://doi.org/10.1037/a0027600</vt:lpwstr>
      </vt:variant>
      <vt:variant>
        <vt:lpwstr/>
      </vt:variant>
      <vt:variant>
        <vt:i4>5701698</vt:i4>
      </vt:variant>
      <vt:variant>
        <vt:i4>111</vt:i4>
      </vt:variant>
      <vt:variant>
        <vt:i4>0</vt:i4>
      </vt:variant>
      <vt:variant>
        <vt:i4>5</vt:i4>
      </vt:variant>
      <vt:variant>
        <vt:lpwstr>https://www.jstor.org/stable/2778583</vt:lpwstr>
      </vt:variant>
      <vt:variant>
        <vt:lpwstr/>
      </vt:variant>
      <vt:variant>
        <vt:i4>4522060</vt:i4>
      </vt:variant>
      <vt:variant>
        <vt:i4>108</vt:i4>
      </vt:variant>
      <vt:variant>
        <vt:i4>0</vt:i4>
      </vt:variant>
      <vt:variant>
        <vt:i4>5</vt:i4>
      </vt:variant>
      <vt:variant>
        <vt:lpwstr>https://doi.org/10.1371/journal.pone.0159915</vt:lpwstr>
      </vt:variant>
      <vt:variant>
        <vt:lpwstr/>
      </vt:variant>
      <vt:variant>
        <vt:i4>5374032</vt:i4>
      </vt:variant>
      <vt:variant>
        <vt:i4>105</vt:i4>
      </vt:variant>
      <vt:variant>
        <vt:i4>0</vt:i4>
      </vt:variant>
      <vt:variant>
        <vt:i4>5</vt:i4>
      </vt:variant>
      <vt:variant>
        <vt:lpwstr>https://doi.org/10.1002/job.2020</vt:lpwstr>
      </vt:variant>
      <vt:variant>
        <vt:lpwstr/>
      </vt:variant>
      <vt:variant>
        <vt:i4>7602292</vt:i4>
      </vt:variant>
      <vt:variant>
        <vt:i4>102</vt:i4>
      </vt:variant>
      <vt:variant>
        <vt:i4>0</vt:i4>
      </vt:variant>
      <vt:variant>
        <vt:i4>5</vt:i4>
      </vt:variant>
      <vt:variant>
        <vt:lpwstr>https://doi.org/10.1037/ocp0000067</vt:lpwstr>
      </vt:variant>
      <vt:variant>
        <vt:lpwstr/>
      </vt:variant>
      <vt:variant>
        <vt:i4>2031631</vt:i4>
      </vt:variant>
      <vt:variant>
        <vt:i4>99</vt:i4>
      </vt:variant>
      <vt:variant>
        <vt:i4>0</vt:i4>
      </vt:variant>
      <vt:variant>
        <vt:i4>5</vt:i4>
      </vt:variant>
      <vt:variant>
        <vt:lpwstr>https://doi.org/10.1037/h0039834</vt:lpwstr>
      </vt:variant>
      <vt:variant>
        <vt:lpwstr/>
      </vt:variant>
      <vt:variant>
        <vt:i4>1769487</vt:i4>
      </vt:variant>
      <vt:variant>
        <vt:i4>96</vt:i4>
      </vt:variant>
      <vt:variant>
        <vt:i4>0</vt:i4>
      </vt:variant>
      <vt:variant>
        <vt:i4>5</vt:i4>
      </vt:variant>
      <vt:variant>
        <vt:lpwstr>https://doi.org/10.1093/jssam/smae043</vt:lpwstr>
      </vt:variant>
      <vt:variant>
        <vt:lpwstr/>
      </vt:variant>
      <vt:variant>
        <vt:i4>5636105</vt:i4>
      </vt:variant>
      <vt:variant>
        <vt:i4>93</vt:i4>
      </vt:variant>
      <vt:variant>
        <vt:i4>0</vt:i4>
      </vt:variant>
      <vt:variant>
        <vt:i4>5</vt:i4>
      </vt:variant>
      <vt:variant>
        <vt:lpwstr>https://doi.org/10.1016/j.cpr.2021.102068</vt:lpwstr>
      </vt:variant>
      <vt:variant>
        <vt:lpwstr/>
      </vt:variant>
      <vt:variant>
        <vt:i4>3145765</vt:i4>
      </vt:variant>
      <vt:variant>
        <vt:i4>90</vt:i4>
      </vt:variant>
      <vt:variant>
        <vt:i4>0</vt:i4>
      </vt:variant>
      <vt:variant>
        <vt:i4>5</vt:i4>
      </vt:variant>
      <vt:variant>
        <vt:lpwstr>https://doi.org/10.1016/j.tics.2024.01.009</vt:lpwstr>
      </vt:variant>
      <vt:variant>
        <vt:lpwstr/>
      </vt:variant>
      <vt:variant>
        <vt:i4>2162736</vt:i4>
      </vt:variant>
      <vt:variant>
        <vt:i4>87</vt:i4>
      </vt:variant>
      <vt:variant>
        <vt:i4>0</vt:i4>
      </vt:variant>
      <vt:variant>
        <vt:i4>5</vt:i4>
      </vt:variant>
      <vt:variant>
        <vt:lpwstr>https://doi.org/10.1037/t27734-000</vt:lpwstr>
      </vt:variant>
      <vt:variant>
        <vt:lpwstr/>
      </vt:variant>
      <vt:variant>
        <vt:i4>7340066</vt:i4>
      </vt:variant>
      <vt:variant>
        <vt:i4>84</vt:i4>
      </vt:variant>
      <vt:variant>
        <vt:i4>0</vt:i4>
      </vt:variant>
      <vt:variant>
        <vt:i4>5</vt:i4>
      </vt:variant>
      <vt:variant>
        <vt:lpwstr>https://doi.org/10.1196/annals.1280.010</vt:lpwstr>
      </vt:variant>
      <vt:variant>
        <vt:lpwstr/>
      </vt:variant>
      <vt:variant>
        <vt:i4>7405670</vt:i4>
      </vt:variant>
      <vt:variant>
        <vt:i4>81</vt:i4>
      </vt:variant>
      <vt:variant>
        <vt:i4>0</vt:i4>
      </vt:variant>
      <vt:variant>
        <vt:i4>5</vt:i4>
      </vt:variant>
      <vt:variant>
        <vt:lpwstr>https://doi.org/10.1037/emo0001408</vt:lpwstr>
      </vt:variant>
      <vt:variant>
        <vt:lpwstr/>
      </vt:variant>
      <vt:variant>
        <vt:i4>1769539</vt:i4>
      </vt:variant>
      <vt:variant>
        <vt:i4>78</vt:i4>
      </vt:variant>
      <vt:variant>
        <vt:i4>0</vt:i4>
      </vt:variant>
      <vt:variant>
        <vt:i4>5</vt:i4>
      </vt:variant>
      <vt:variant>
        <vt:lpwstr>https://doi.org/10.1093/scan/nsae013</vt:lpwstr>
      </vt:variant>
      <vt:variant>
        <vt:lpwstr/>
      </vt:variant>
      <vt:variant>
        <vt:i4>1376348</vt:i4>
      </vt:variant>
      <vt:variant>
        <vt:i4>75</vt:i4>
      </vt:variant>
      <vt:variant>
        <vt:i4>0</vt:i4>
      </vt:variant>
      <vt:variant>
        <vt:i4>5</vt:i4>
      </vt:variant>
      <vt:variant>
        <vt:lpwstr>https://doi.org/10.1080/0269993004200088</vt:lpwstr>
      </vt:variant>
      <vt:variant>
        <vt:lpwstr/>
      </vt:variant>
      <vt:variant>
        <vt:i4>4456461</vt:i4>
      </vt:variant>
      <vt:variant>
        <vt:i4>72</vt:i4>
      </vt:variant>
      <vt:variant>
        <vt:i4>0</vt:i4>
      </vt:variant>
      <vt:variant>
        <vt:i4>5</vt:i4>
      </vt:variant>
      <vt:variant>
        <vt:lpwstr>https://doi.org/10.1016/j.cpr.2018.07.004</vt:lpwstr>
      </vt:variant>
      <vt:variant>
        <vt:lpwstr/>
      </vt:variant>
      <vt:variant>
        <vt:i4>2162693</vt:i4>
      </vt:variant>
      <vt:variant>
        <vt:i4>69</vt:i4>
      </vt:variant>
      <vt:variant>
        <vt:i4>0</vt:i4>
      </vt:variant>
      <vt:variant>
        <vt:i4>5</vt:i4>
      </vt:variant>
      <vt:variant>
        <vt:lpwstr>https://doi.org/10.1207/s15327752jpa4901_13</vt:lpwstr>
      </vt:variant>
      <vt:variant>
        <vt:lpwstr/>
      </vt:variant>
      <vt:variant>
        <vt:i4>6357094</vt:i4>
      </vt:variant>
      <vt:variant>
        <vt:i4>66</vt:i4>
      </vt:variant>
      <vt:variant>
        <vt:i4>0</vt:i4>
      </vt:variant>
      <vt:variant>
        <vt:i4>5</vt:i4>
      </vt:variant>
      <vt:variant>
        <vt:lpwstr>https://doi.org/10.1038/nrn3403</vt:lpwstr>
      </vt:variant>
      <vt:variant>
        <vt:lpwstr/>
      </vt:variant>
      <vt:variant>
        <vt:i4>2490428</vt:i4>
      </vt:variant>
      <vt:variant>
        <vt:i4>63</vt:i4>
      </vt:variant>
      <vt:variant>
        <vt:i4>0</vt:i4>
      </vt:variant>
      <vt:variant>
        <vt:i4>5</vt:i4>
      </vt:variant>
      <vt:variant>
        <vt:lpwstr>https://doi.org/10.1007/s42761-023-00195-0</vt:lpwstr>
      </vt:variant>
      <vt:variant>
        <vt:lpwstr/>
      </vt:variant>
      <vt:variant>
        <vt:i4>655389</vt:i4>
      </vt:variant>
      <vt:variant>
        <vt:i4>60</vt:i4>
      </vt:variant>
      <vt:variant>
        <vt:i4>0</vt:i4>
      </vt:variant>
      <vt:variant>
        <vt:i4>5</vt:i4>
      </vt:variant>
      <vt:variant>
        <vt:lpwstr>https://doi.org/10.1038/s41586-020-3037-7</vt:lpwstr>
      </vt:variant>
      <vt:variant>
        <vt:lpwstr/>
      </vt:variant>
      <vt:variant>
        <vt:i4>2293868</vt:i4>
      </vt:variant>
      <vt:variant>
        <vt:i4>57</vt:i4>
      </vt:variant>
      <vt:variant>
        <vt:i4>0</vt:i4>
      </vt:variant>
      <vt:variant>
        <vt:i4>5</vt:i4>
      </vt:variant>
      <vt:variant>
        <vt:lpwstr>https://doi.org/10.1525/collabra.143005</vt:lpwstr>
      </vt:variant>
      <vt:variant>
        <vt:lpwstr/>
      </vt:variant>
      <vt:variant>
        <vt:i4>2359357</vt:i4>
      </vt:variant>
      <vt:variant>
        <vt:i4>54</vt:i4>
      </vt:variant>
      <vt:variant>
        <vt:i4>0</vt:i4>
      </vt:variant>
      <vt:variant>
        <vt:i4>5</vt:i4>
      </vt:variant>
      <vt:variant>
        <vt:lpwstr>https://doi.org/10.1038/s41562-022-01458-9</vt:lpwstr>
      </vt:variant>
      <vt:variant>
        <vt:lpwstr/>
      </vt:variant>
      <vt:variant>
        <vt:i4>6291562</vt:i4>
      </vt:variant>
      <vt:variant>
        <vt:i4>51</vt:i4>
      </vt:variant>
      <vt:variant>
        <vt:i4>0</vt:i4>
      </vt:variant>
      <vt:variant>
        <vt:i4>5</vt:i4>
      </vt:variant>
      <vt:variant>
        <vt:lpwstr>https://doi.org/10.1037/bul0000194</vt:lpwstr>
      </vt:variant>
      <vt:variant>
        <vt:lpwstr/>
      </vt:variant>
      <vt:variant>
        <vt:i4>4587587</vt:i4>
      </vt:variant>
      <vt:variant>
        <vt:i4>48</vt:i4>
      </vt:variant>
      <vt:variant>
        <vt:i4>0</vt:i4>
      </vt:variant>
      <vt:variant>
        <vt:i4>5</vt:i4>
      </vt:variant>
      <vt:variant>
        <vt:lpwstr>https://doi.org/10.1016/j.jpsychires.2021.05.021</vt:lpwstr>
      </vt:variant>
      <vt:variant>
        <vt:lpwstr/>
      </vt:variant>
      <vt:variant>
        <vt:i4>1245276</vt:i4>
      </vt:variant>
      <vt:variant>
        <vt:i4>45</vt:i4>
      </vt:variant>
      <vt:variant>
        <vt:i4>0</vt:i4>
      </vt:variant>
      <vt:variant>
        <vt:i4>5</vt:i4>
      </vt:variant>
      <vt:variant>
        <vt:lpwstr>https://doi.org/10.1177/1754073919868762</vt:lpwstr>
      </vt:variant>
      <vt:variant>
        <vt:lpwstr/>
      </vt:variant>
      <vt:variant>
        <vt:i4>3342446</vt:i4>
      </vt:variant>
      <vt:variant>
        <vt:i4>42</vt:i4>
      </vt:variant>
      <vt:variant>
        <vt:i4>0</vt:i4>
      </vt:variant>
      <vt:variant>
        <vt:i4>5</vt:i4>
      </vt:variant>
      <vt:variant>
        <vt:lpwstr>https://doi.org/10.1037/pspa0000316</vt:lpwstr>
      </vt:variant>
      <vt:variant>
        <vt:lpwstr/>
      </vt:variant>
      <vt:variant>
        <vt:i4>4915321</vt:i4>
      </vt:variant>
      <vt:variant>
        <vt:i4>39</vt:i4>
      </vt:variant>
      <vt:variant>
        <vt:i4>0</vt:i4>
      </vt:variant>
      <vt:variant>
        <vt:i4>5</vt:i4>
      </vt:variant>
      <vt:variant>
        <vt:lpwstr>https://osf.io/preprints/psyarxiv/uw85a_v2</vt:lpwstr>
      </vt:variant>
      <vt:variant>
        <vt:lpwstr/>
      </vt:variant>
      <vt:variant>
        <vt:i4>8</vt:i4>
      </vt:variant>
      <vt:variant>
        <vt:i4>36</vt:i4>
      </vt:variant>
      <vt:variant>
        <vt:i4>0</vt:i4>
      </vt:variant>
      <vt:variant>
        <vt:i4>5</vt:i4>
      </vt:variant>
      <vt:variant>
        <vt:lpwstr>https://trace.tennessee.edu/utk_graddiss/5874?utm_source=chatgpt.com</vt:lpwstr>
      </vt:variant>
      <vt:variant>
        <vt:lpwstr/>
      </vt:variant>
      <vt:variant>
        <vt:i4>524355</vt:i4>
      </vt:variant>
      <vt:variant>
        <vt:i4>33</vt:i4>
      </vt:variant>
      <vt:variant>
        <vt:i4>0</vt:i4>
      </vt:variant>
      <vt:variant>
        <vt:i4>5</vt:i4>
      </vt:variant>
      <vt:variant>
        <vt:lpwstr>https://doi.org/10.1111/1469-8986.3860912</vt:lpwstr>
      </vt:variant>
      <vt:variant>
        <vt:lpwstr/>
      </vt:variant>
      <vt:variant>
        <vt:i4>6750323</vt:i4>
      </vt:variant>
      <vt:variant>
        <vt:i4>30</vt:i4>
      </vt:variant>
      <vt:variant>
        <vt:i4>0</vt:i4>
      </vt:variant>
      <vt:variant>
        <vt:i4>5</vt:i4>
      </vt:variant>
      <vt:variant>
        <vt:lpwstr>https://10.0.51.133/ujm.2015.030704</vt:lpwstr>
      </vt:variant>
      <vt:variant>
        <vt:lpwstr/>
      </vt:variant>
      <vt:variant>
        <vt:i4>8323168</vt:i4>
      </vt:variant>
      <vt:variant>
        <vt:i4>27</vt:i4>
      </vt:variant>
      <vt:variant>
        <vt:i4>0</vt:i4>
      </vt:variant>
      <vt:variant>
        <vt:i4>5</vt:i4>
      </vt:variant>
      <vt:variant>
        <vt:lpwstr>https://doi.org/10.1037/emo0000270</vt:lpwstr>
      </vt:variant>
      <vt:variant>
        <vt:lpwstr/>
      </vt:variant>
      <vt:variant>
        <vt:i4>2883689</vt:i4>
      </vt:variant>
      <vt:variant>
        <vt:i4>24</vt:i4>
      </vt:variant>
      <vt:variant>
        <vt:i4>0</vt:i4>
      </vt:variant>
      <vt:variant>
        <vt:i4>5</vt:i4>
      </vt:variant>
      <vt:variant>
        <vt:lpwstr>https://doi.org/10.1016/j.neubiorev.2022.104747</vt:lpwstr>
      </vt:variant>
      <vt:variant>
        <vt:lpwstr/>
      </vt:variant>
      <vt:variant>
        <vt:i4>3801139</vt:i4>
      </vt:variant>
      <vt:variant>
        <vt:i4>21</vt:i4>
      </vt:variant>
      <vt:variant>
        <vt:i4>0</vt:i4>
      </vt:variant>
      <vt:variant>
        <vt:i4>5</vt:i4>
      </vt:variant>
      <vt:variant>
        <vt:lpwstr>https://doi.org/10.1037/0003-066X.45.4.494</vt:lpwstr>
      </vt:variant>
      <vt:variant>
        <vt:lpwstr/>
      </vt:variant>
      <vt:variant>
        <vt:i4>4849741</vt:i4>
      </vt:variant>
      <vt:variant>
        <vt:i4>18</vt:i4>
      </vt:variant>
      <vt:variant>
        <vt:i4>0</vt:i4>
      </vt:variant>
      <vt:variant>
        <vt:i4>5</vt:i4>
      </vt:variant>
      <vt:variant>
        <vt:lpwstr>https://doi.org/10.18637/jss.v067.i01</vt:lpwstr>
      </vt:variant>
      <vt:variant>
        <vt:lpwstr/>
      </vt:variant>
      <vt:variant>
        <vt:i4>3866662</vt:i4>
      </vt:variant>
      <vt:variant>
        <vt:i4>15</vt:i4>
      </vt:variant>
      <vt:variant>
        <vt:i4>0</vt:i4>
      </vt:variant>
      <vt:variant>
        <vt:i4>5</vt:i4>
      </vt:variant>
      <vt:variant>
        <vt:lpwstr>https://doi.org/10.1093/scan/nsw154</vt:lpwstr>
      </vt:variant>
      <vt:variant>
        <vt:lpwstr/>
      </vt:variant>
      <vt:variant>
        <vt:i4>8126567</vt:i4>
      </vt:variant>
      <vt:variant>
        <vt:i4>12</vt:i4>
      </vt:variant>
      <vt:variant>
        <vt:i4>0</vt:i4>
      </vt:variant>
      <vt:variant>
        <vt:i4>5</vt:i4>
      </vt:variant>
      <vt:variant>
        <vt:lpwstr>https://doi.org/10.1037/emo0001514</vt:lpwstr>
      </vt:variant>
      <vt:variant>
        <vt:lpwstr/>
      </vt:variant>
      <vt:variant>
        <vt:i4>7405693</vt:i4>
      </vt:variant>
      <vt:variant>
        <vt:i4>9</vt:i4>
      </vt:variant>
      <vt:variant>
        <vt:i4>0</vt:i4>
      </vt:variant>
      <vt:variant>
        <vt:i4>5</vt:i4>
      </vt:variant>
      <vt:variant>
        <vt:lpwstr>https://doi.org/10.1037/met0000195</vt:lpwstr>
      </vt:variant>
      <vt:variant>
        <vt:lpwstr/>
      </vt:variant>
      <vt:variant>
        <vt:i4>7143481</vt:i4>
      </vt:variant>
      <vt:variant>
        <vt:i4>6</vt:i4>
      </vt:variant>
      <vt:variant>
        <vt:i4>0</vt:i4>
      </vt:variant>
      <vt:variant>
        <vt:i4>5</vt:i4>
      </vt:variant>
      <vt:variant>
        <vt:lpwstr>https://doi.org/10.3758/s13428-019-01237-x</vt:lpwstr>
      </vt:variant>
      <vt:variant>
        <vt:lpwstr/>
      </vt:variant>
      <vt:variant>
        <vt:i4>393333</vt:i4>
      </vt:variant>
      <vt:variant>
        <vt:i4>3</vt:i4>
      </vt:variant>
      <vt:variant>
        <vt:i4>0</vt:i4>
      </vt:variant>
      <vt:variant>
        <vt:i4>5</vt:i4>
      </vt:variant>
      <vt:variant>
        <vt:lpwstr>https://osf.io/2suyx/?view_only=8052e16be97d4bee8f93a6fa67b02893</vt:lpwstr>
      </vt:variant>
      <vt:variant>
        <vt:lpwstr/>
      </vt:variant>
      <vt:variant>
        <vt:i4>6946890</vt:i4>
      </vt:variant>
      <vt:variant>
        <vt:i4>0</vt:i4>
      </vt:variant>
      <vt:variant>
        <vt:i4>0</vt:i4>
      </vt:variant>
      <vt:variant>
        <vt:i4>5</vt:i4>
      </vt:variant>
      <vt:variant>
        <vt:lpwstr>mailto:ncoles@ufl.edu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subject/>
  <dc:creator/>
  <cp:keywords/>
  <cp:lastModifiedBy>Coles, Nicholas A.</cp:lastModifiedBy>
  <cp:revision>1</cp:revision>
  <cp:lastPrinted>2025-10-12T05:30:00Z</cp:lastPrinted>
  <dcterms:created xsi:type="dcterms:W3CDTF">2025-10-04T03:57:00Z</dcterms:created>
  <dcterms:modified xsi:type="dcterms:W3CDTF">2025-12-30T17:48:00Z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