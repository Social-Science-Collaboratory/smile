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60AC" w14:textId="77777777" w:rsidR="00415BEA" w:rsidRDefault="00000000">
      <w:pPr>
        <w:pStyle w:val="h1-pagebreak"/>
      </w:pPr>
      <w:r>
        <w:t>Abstract</w:t>
      </w:r>
    </w:p>
    <w:p w14:paraId="0DC960AD" w14:textId="78E5E5A7" w:rsidR="00415BEA" w:rsidRDefault="00000000">
      <w:pPr>
        <w:pStyle w:val="BodyText"/>
      </w:pPr>
      <w:r>
        <w:t>Researchers and lay people alike have long been interested in whether it’s possible to “smile your way to happiness”. Such an idea relates not only to fundamental questions about causal connections between peripheral nervous system activity and emotional experience, but also about how these systems are regulated by individuals and their environments. Emotion embodiment research provides both a theoretical and empirical rationale for suspecting that people can smile their way to happiness</w:t>
      </w:r>
      <w:ins w:id="0" w:author="Coles, Nicholas A." w:date="2025-04-18T20:51:00Z" w16du:dateUtc="2025-04-19T00:51:00Z">
        <w:r w:rsidR="00983A7C">
          <w:t>. However,</w:t>
        </w:r>
      </w:ins>
      <w:del w:id="1" w:author="Coles, Nicholas A." w:date="2025-04-18T20:51:00Z" w16du:dateUtc="2025-04-19T00:51:00Z">
        <w:r w:rsidDel="00983A7C">
          <w:delText xml:space="preserve"> –</w:delText>
        </w:r>
      </w:del>
      <w:r>
        <w:t xml:space="preserve"> </w:t>
      </w:r>
      <w:del w:id="2" w:author="Coles, Nicholas A." w:date="2025-04-18T20:51:00Z" w16du:dateUtc="2025-04-19T00:51:00Z">
        <w:r w:rsidDel="00983A7C">
          <w:delText xml:space="preserve">but </w:delText>
        </w:r>
      </w:del>
      <w:r>
        <w:t xml:space="preserve">research on emotion regulation and labor suggests that posed smiles may </w:t>
      </w:r>
      <w:proofErr w:type="gramStart"/>
      <w:r>
        <w:t>actually have</w:t>
      </w:r>
      <w:proofErr w:type="gramEnd"/>
      <w:r>
        <w:t xml:space="preserve"> </w:t>
      </w:r>
      <w:r w:rsidRPr="00FA60AC">
        <w:rPr>
          <w:i/>
          <w:iCs/>
          <w:rPrChange w:id="3" w:author="Coles, Nicholas A." w:date="2025-04-18T20:51:00Z" w16du:dateUtc="2025-04-19T00:51:00Z">
            <w:rPr/>
          </w:rPrChange>
        </w:rPr>
        <w:t>detrimental</w:t>
      </w:r>
      <w:r>
        <w:t xml:space="preserve"> effects of emotions and well-being. In the present Registered Report, we provide pre-registered tests of three potential explanations for the discrepancy: (1) emotion regulation and labor research confounds the positive effects of posed smiles with the negative effects of situations that require facial expression management, (2) posed smiles only increase happiness in positive, but not negative, situations, and (3) posed smiles only increase happiness in situations where there is not an emotion-related explanation for the behavior.</w:t>
      </w:r>
    </w:p>
    <w:p w14:paraId="0DC960AE" w14:textId="77777777" w:rsidR="00415BEA" w:rsidRDefault="00000000">
      <w:pPr>
        <w:pStyle w:val="BodyText"/>
      </w:pPr>
      <w:r>
        <w:rPr>
          <w:i/>
          <w:iCs/>
        </w:rPr>
        <w:t>Keywords:</w:t>
      </w:r>
      <w:r>
        <w:t xml:space="preserve"> emotion, emotion embodiment, emotion regulation, emotion labor, facial feedback</w:t>
      </w:r>
    </w:p>
    <w:p w14:paraId="0DC960AF" w14:textId="77777777" w:rsidR="00415BEA" w:rsidRDefault="00000000">
      <w:pPr>
        <w:pStyle w:val="h1-pagebreak"/>
      </w:pPr>
      <w:r>
        <w:lastRenderedPageBreak/>
        <w:t>Smiling your way to happiness or misery? Experimental tests of competing perspectives</w:t>
      </w:r>
    </w:p>
    <w:p w14:paraId="0DC960B0" w14:textId="5B38E314" w:rsidR="00415BEA" w:rsidRDefault="00000000">
      <w:pPr>
        <w:pStyle w:val="BodyText"/>
      </w:pPr>
      <w:r>
        <w:t xml:space="preserve">Researchers and lay people alike have long been interested in whether it’s possible to “smile your way to happiness” (Folk &amp; Dunn, 2023). In addition to its allure as a positive psychology intervention, such an idea relates to fundamental questions about the nature of emotion. For over a century, emotion embodiment theorists have posited – often controversially – that peripheral nervous system activity causally shapes a variety of emotion-related processes (Barrett, 2017; Cacioppo, Berntson, &amp; Klein, 1992; Damasio &amp; Carvalho, 2013; Feldman, Bliss-Moreau, &amp; Lindquist, 2024; James, 1884, 1894; Scherer &amp; Moors, 2019; Tomkins, 1962; Wood, Rychlowska, Korb, &amp; Niedenthal, 2016). This includes not only mood, but also emotion recognition, the processing of emotional words and concepts, and decision making (Niedenthal, 2007). </w:t>
      </w:r>
      <w:ins w:id="4" w:author="Coles, Nicholas A." w:date="2025-04-18T20:52:00Z" w16du:dateUtc="2025-04-19T00:52:00Z">
        <w:r w:rsidR="00AD19DE">
          <w:t>Experimental r</w:t>
        </w:r>
      </w:ins>
      <w:del w:id="5" w:author="Coles, Nicholas A." w:date="2025-04-18T20:52:00Z" w16du:dateUtc="2025-04-19T00:52:00Z">
        <w:r w:rsidDel="00AD19DE">
          <w:delText>R</w:delText>
        </w:r>
      </w:del>
      <w:r>
        <w:t xml:space="preserve">esearch on posed smiles seems to support such theories. Indeed, the idea that posed smiles can increase feelings of happiness has </w:t>
      </w:r>
      <w:del w:id="6" w:author="Coles, Nicholas A." w:date="2025-04-18T20:52:00Z" w16du:dateUtc="2025-04-19T00:52:00Z">
        <w:r w:rsidDel="00AD19DE">
          <w:delText xml:space="preserve">recently </w:delText>
        </w:r>
      </w:del>
      <w:r>
        <w:t>been supported by a meta-analysis of nearly 50 years of research (Coles, Larsen, &amp; Lench, 2019), a large-scale adversarial collaboration (Coles et al., 2022), and several studies designed to critically evaluate the role of demand and placebo effects (Coles, Gaertner, Frohlich, Larsen, &amp; Basnight-Brown, 2023).</w:t>
      </w:r>
    </w:p>
    <w:p w14:paraId="0DC960B1" w14:textId="77777777" w:rsidR="00415BEA" w:rsidRDefault="00000000">
      <w:pPr>
        <w:pStyle w:val="BodyText"/>
      </w:pPr>
      <w:r>
        <w:t>The emotion embodiment literature provides both a theoretical and empirical rationale for suspecting that people can smile their way to happiness. However, such an idea is challenged by work in two other influential literatures: one focused on emotion regulation and the other on emotion labor.</w:t>
      </w:r>
    </w:p>
    <w:p w14:paraId="0DC960B2" w14:textId="77777777" w:rsidR="00415BEA" w:rsidRDefault="00000000">
      <w:pPr>
        <w:pStyle w:val="BodyText"/>
      </w:pPr>
      <w:r>
        <w:t xml:space="preserve">For emotion regulation researchers, posed smiles are conceptually similar to the notion of </w:t>
      </w:r>
      <w:r>
        <w:rPr>
          <w:i/>
          <w:iCs/>
        </w:rPr>
        <w:t>emotion suppression</w:t>
      </w:r>
      <w:r>
        <w:t xml:space="preserve">. Relative to cognitive reappraisal, reviews suggest that the effect of emotion suppression on mood is inferior at best (Webb, Miles, &amp; Sheeran, 2012) and ineffective or </w:t>
      </w:r>
      <w:r>
        <w:lastRenderedPageBreak/>
        <w:t xml:space="preserve">counterproductive at worst (Fernandes &amp; Tone, 2021). Further, many researchers have posited that emotion suppression has regulatory costs, with negative implications for well-being (Dryman &amp; Heimberg, 2018; Hu et al., 2014; Yu, Haase, &amp; Chang, 2023), social outcomes (Chervonsky &amp; Hunt, 2017), and cognitive performance (Roche &amp; Arnold, 2018; Zhu, Jiang, Wang, Liu, &amp; Luo, 2021). Researchers who study emotion labor tend to agree. For emotion labor researchers, posed smiles are conceptually similar to the notion of </w:t>
      </w:r>
      <w:r>
        <w:rPr>
          <w:i/>
          <w:iCs/>
        </w:rPr>
        <w:t>surface acting</w:t>
      </w:r>
      <w:r>
        <w:t xml:space="preserve"> performed in the context of a job. In this research tradition, surface acting is often contrasted to deep acting: the use of strategies like cognitive reappraisal to bring one’s emotions in line with work expectations (Grandey &amp; Melloy, 2017). Previous reviews suggest that surface acting is not only associated with lower employee well-being, but also more negative job attitudes and performance outcomes (Hülsheger &amp; Schewe, 2011).</w:t>
      </w:r>
    </w:p>
    <w:p w14:paraId="0DC960B3" w14:textId="77777777" w:rsidR="00415BEA" w:rsidRDefault="00000000">
      <w:pPr>
        <w:pStyle w:val="BodyText"/>
      </w:pPr>
      <w:r>
        <w:t>In summary, even without considering the full depth of the emotion regulation and labor literatures (but see Gross, 2015; Zapf, Kern, Tschan, Holman, &amp; Semmer, 2021), one thing is clear: the emotion embodiment perspective on smiling and feelings of happiness is not uncontested. This raises questions about the validity of thinking not only in work on emotion embodiment, but also emotion regulation and labor.</w:t>
      </w:r>
    </w:p>
    <w:p w14:paraId="0DC960B4" w14:textId="77777777" w:rsidR="00415BEA" w:rsidRDefault="00000000">
      <w:pPr>
        <w:pStyle w:val="Heading2"/>
      </w:pPr>
      <w:bookmarkStart w:id="7" w:name="X57213b98462d43c67f37013b3d110a5e582e2a5"/>
      <w:r>
        <w:t>Potential explanations for discrepant viewpoints</w:t>
      </w:r>
    </w:p>
    <w:p w14:paraId="0DC960B5" w14:textId="77777777" w:rsidR="00415BEA" w:rsidRDefault="00000000">
      <w:pPr>
        <w:pStyle w:val="FirstParagraph"/>
      </w:pPr>
      <w:r>
        <w:t>When considering perspectives outside the emotion embodiment program of research, it seems that smiles may sometimes be a source of joy and other times a source of misery. In the present work, we provide pre-registered tests of three potential explanations for this discrepancy.</w:t>
      </w:r>
    </w:p>
    <w:p w14:paraId="0DC960B6" w14:textId="77777777" w:rsidR="00415BEA" w:rsidRDefault="00000000">
      <w:pPr>
        <w:pStyle w:val="Heading3"/>
        <w:framePr w:wrap="around"/>
      </w:pPr>
      <w:bookmarkStart w:id="8" w:name="negativity-confounding-hypothesis"/>
      <w:r>
        <w:t>Negativity confounding hypothesis.</w:t>
      </w:r>
    </w:p>
    <w:p w14:paraId="0DC960B7" w14:textId="5FE8A9BA" w:rsidR="00415BEA" w:rsidRDefault="005C4CCC">
      <w:pPr>
        <w:pStyle w:val="FirstParagraph"/>
        <w:ind w:firstLine="0"/>
        <w:pPrChange w:id="9" w:author="Coles, Nicholas A." w:date="2025-04-18T20:54:00Z" w16du:dateUtc="2025-04-19T00:54:00Z">
          <w:pPr>
            <w:pStyle w:val="FirstParagraph"/>
          </w:pPr>
        </w:pPrChange>
      </w:pPr>
      <w:ins w:id="10" w:author="Coles, Nicholas A." w:date="2025-04-18T20:54:00Z" w16du:dateUtc="2025-04-19T00:54:00Z">
        <w:r>
          <w:t xml:space="preserve"> </w:t>
        </w:r>
      </w:ins>
      <w:r>
        <w:t xml:space="preserve">One possibility is that </w:t>
      </w:r>
      <w:ins w:id="11" w:author="Coles, Nicholas A." w:date="2025-04-18T20:54:00Z" w16du:dateUtc="2025-04-19T00:54:00Z">
        <w:r w:rsidR="00410D66">
          <w:t xml:space="preserve">the </w:t>
        </w:r>
      </w:ins>
      <w:r>
        <w:t xml:space="preserve">mood-boosting effects of </w:t>
      </w:r>
      <w:r>
        <w:lastRenderedPageBreak/>
        <w:t xml:space="preserve">smiling are outweighed by </w:t>
      </w:r>
      <w:ins w:id="12" w:author="Coles, Nicholas A." w:date="2025-04-18T20:54:00Z" w16du:dateUtc="2025-04-19T00:54:00Z">
        <w:r w:rsidR="00410D66">
          <w:t xml:space="preserve">the </w:t>
        </w:r>
      </w:ins>
      <w:r>
        <w:t>mood-dampening effects of situations that often call for the management of emotion expressions.</w:t>
      </w:r>
    </w:p>
    <w:p w14:paraId="0DC960B8" w14:textId="6C6F8C77" w:rsidR="00415BEA" w:rsidRDefault="00000000">
      <w:pPr>
        <w:pStyle w:val="BodyText"/>
      </w:pPr>
      <w:r>
        <w:t xml:space="preserve">Negativity confounding could explain discrepancies observed in correlational vs. experimental work on the management of facial movements. Consistent with emotion regulation and labor theories, several reviews of correlational evidence have concluded that </w:t>
      </w:r>
      <w:del w:id="13" w:author="Coles, Nicholas A." w:date="2025-04-18T20:54:00Z" w16du:dateUtc="2025-04-19T00:54:00Z">
        <w:r w:rsidDel="0034293D">
          <w:delText xml:space="preserve">the management </w:delText>
        </w:r>
      </w:del>
      <w:ins w:id="14" w:author="Coles, Nicholas A." w:date="2025-04-18T20:54:00Z" w16du:dateUtc="2025-04-19T00:54:00Z">
        <w:r w:rsidR="0034293D">
          <w:t xml:space="preserve">managing </w:t>
        </w:r>
      </w:ins>
      <w:del w:id="15" w:author="Coles, Nicholas A." w:date="2025-04-18T20:54:00Z" w16du:dateUtc="2025-04-19T00:54:00Z">
        <w:r w:rsidDel="0034293D">
          <w:delText xml:space="preserve">of </w:delText>
        </w:r>
      </w:del>
      <w:r>
        <w:t xml:space="preserve">emotion expressions is associated with a host of negative outcomes (Boemo, Nieto, Vazquez, &amp; Sanchez-Lopez, 2022; Fernandes &amp; Tone, 2021; Hülsheger &amp; Schewe, 2011; Visted, Vøllestad, Nielsen, &amp; Schanche, 2018). However, the correlational nature of such observations raises concerns about confounding: the same situations that require </w:t>
      </w:r>
      <w:ins w:id="16" w:author="Coles, Nicholas A." w:date="2025-04-18T20:54:00Z" w16du:dateUtc="2025-04-19T00:54:00Z">
        <w:r w:rsidR="0034293D">
          <w:t xml:space="preserve">people </w:t>
        </w:r>
      </w:ins>
      <w:ins w:id="17" w:author="Coles, Nicholas A." w:date="2025-04-18T20:55:00Z" w16du:dateUtc="2025-04-19T00:55:00Z">
        <w:r w:rsidR="0034293D">
          <w:t xml:space="preserve">to </w:t>
        </w:r>
      </w:ins>
      <w:ins w:id="18" w:author="Coles, Nicholas A." w:date="2025-04-18T20:54:00Z" w16du:dateUtc="2025-04-19T00:54:00Z">
        <w:r w:rsidR="0034293D">
          <w:t xml:space="preserve">manage </w:t>
        </w:r>
      </w:ins>
      <w:del w:id="19" w:author="Coles, Nicholas A." w:date="2025-04-18T20:54:00Z" w16du:dateUtc="2025-04-19T00:54:00Z">
        <w:r w:rsidDel="0034293D">
          <w:delText xml:space="preserve">the management of </w:delText>
        </w:r>
      </w:del>
      <w:r>
        <w:t xml:space="preserve">emotional expressions </w:t>
      </w:r>
      <w:del w:id="20" w:author="Coles, Nicholas A." w:date="2025-04-18T20:55:00Z" w16du:dateUtc="2025-04-19T00:55:00Z">
        <w:r w:rsidDel="0034293D">
          <w:delText xml:space="preserve">tend </w:delText>
        </w:r>
      </w:del>
      <w:ins w:id="21" w:author="Coles, Nicholas A." w:date="2025-04-18T20:55:00Z" w16du:dateUtc="2025-04-19T00:55:00Z">
        <w:r w:rsidR="0034293D">
          <w:t xml:space="preserve">may themselves </w:t>
        </w:r>
      </w:ins>
      <w:del w:id="22" w:author="Coles, Nicholas A." w:date="2025-04-18T20:55:00Z" w16du:dateUtc="2025-04-19T00:55:00Z">
        <w:r w:rsidDel="0034293D">
          <w:delText xml:space="preserve">to </w:delText>
        </w:r>
      </w:del>
      <w:r>
        <w:t xml:space="preserve">have </w:t>
      </w:r>
      <w:ins w:id="23" w:author="Coles, Nicholas A." w:date="2025-04-18T20:55:00Z" w16du:dateUtc="2025-04-19T00:55:00Z">
        <w:r w:rsidR="0034293D">
          <w:t xml:space="preserve">the </w:t>
        </w:r>
      </w:ins>
      <w:r>
        <w:t>negative effects on emotion (Zapf et al., 2021).</w:t>
      </w:r>
    </w:p>
    <w:p w14:paraId="0DC960B9" w14:textId="6B261232" w:rsidR="00415BEA" w:rsidRDefault="00000000">
      <w:pPr>
        <w:pStyle w:val="BodyText"/>
      </w:pPr>
      <w:r>
        <w:t xml:space="preserve">Zapf et al. (2021) argued that “the negative effects of surface acting on well-being are, to an unknown but certainly considerable degree, due to the stressful situation that triggers negative emotions requiring surface acting rather than to its regulatory costs” (p. 165). When controlling for such negativity confounding via experiments (Frank et al., 2023), a different pattern emerges. Consistent with emotion embodiment theories, two meta-analyses of experimental data indicate that suppressing emotional expressions generally reduces self-reports of the elicited emotion (Coles et al., 2019; Webb et al., 2012). To evaluate this negativity confounding hypothesis </w:t>
      </w:r>
      <w:del w:id="24" w:author="Coles, Nicholas A." w:date="2025-04-18T20:56:00Z" w16du:dateUtc="2025-04-19T00:56:00Z">
        <w:r w:rsidDel="00BB761F">
          <w:delText>further</w:delText>
        </w:r>
      </w:del>
      <w:ins w:id="25" w:author="Coles, Nicholas A." w:date="2025-04-18T20:56:00Z" w16du:dateUtc="2025-04-19T00:56:00Z">
        <w:r w:rsidR="00BB761F">
          <w:t>more directly</w:t>
        </w:r>
      </w:ins>
      <w:r>
        <w:t xml:space="preserve">, </w:t>
      </w:r>
      <w:del w:id="26" w:author="Coles, Nicholas A." w:date="2025-04-18T20:56:00Z" w16du:dateUtc="2025-04-19T00:56:00Z">
        <w:r w:rsidDel="001040CF">
          <w:delText xml:space="preserve">the present work </w:delText>
        </w:r>
      </w:del>
      <w:ins w:id="27" w:author="Coles, Nicholas A." w:date="2025-04-18T20:56:00Z" w16du:dateUtc="2025-04-19T00:56:00Z">
        <w:r w:rsidR="001040CF">
          <w:t xml:space="preserve">we </w:t>
        </w:r>
      </w:ins>
      <w:r>
        <w:t>experimentally manipulate</w:t>
      </w:r>
      <w:del w:id="28" w:author="Coles, Nicholas A." w:date="2025-04-18T20:56:00Z" w16du:dateUtc="2025-04-19T00:56:00Z">
        <w:r w:rsidDel="001040CF">
          <w:delText>s</w:delText>
        </w:r>
      </w:del>
      <w:r>
        <w:t xml:space="preserve"> whether participants pose smiles in positive or negative contexts.</w:t>
      </w:r>
    </w:p>
    <w:p w14:paraId="0DC960BA" w14:textId="77777777" w:rsidR="00415BEA" w:rsidRDefault="00000000">
      <w:pPr>
        <w:pStyle w:val="Heading3"/>
        <w:framePr w:wrap="around"/>
      </w:pPr>
      <w:bookmarkStart w:id="29" w:name="cue-incongruency-hypothesis"/>
      <w:bookmarkEnd w:id="8"/>
      <w:r>
        <w:t>Cue incongruency hypothesis.</w:t>
      </w:r>
    </w:p>
    <w:p w14:paraId="0DC960BB" w14:textId="31C495D6" w:rsidR="00415BEA" w:rsidRDefault="001040CF">
      <w:pPr>
        <w:pStyle w:val="FirstParagraph"/>
        <w:ind w:firstLine="0"/>
        <w:pPrChange w:id="30" w:author="Coles, Nicholas A." w:date="2025-04-18T20:56:00Z" w16du:dateUtc="2025-04-19T00:56:00Z">
          <w:pPr>
            <w:pStyle w:val="FirstParagraph"/>
          </w:pPr>
        </w:pPrChange>
      </w:pPr>
      <w:ins w:id="31" w:author="Coles, Nicholas A." w:date="2025-04-18T20:56:00Z" w16du:dateUtc="2025-04-19T00:56:00Z">
        <w:r>
          <w:t xml:space="preserve"> </w:t>
        </w:r>
      </w:ins>
      <w:r>
        <w:t xml:space="preserve">Manipulating whether participants pose smiles in positive or negative contexts also </w:t>
      </w:r>
      <w:del w:id="32" w:author="Coles, Nicholas A." w:date="2025-04-18T20:56:00Z" w16du:dateUtc="2025-04-19T00:56:00Z">
        <w:r w:rsidDel="001040CF">
          <w:delText xml:space="preserve">allows us to </w:delText>
        </w:r>
      </w:del>
      <w:r>
        <w:t>evaluate</w:t>
      </w:r>
      <w:ins w:id="33" w:author="Coles, Nicholas A." w:date="2025-04-18T20:56:00Z" w16du:dateUtc="2025-04-19T00:56:00Z">
        <w:r>
          <w:t>s</w:t>
        </w:r>
      </w:ins>
      <w:r>
        <w:t xml:space="preserve"> the role of cue congruency. Self-perception theories of emotion often posit that emotional experience is shaped by both internal and external </w:t>
      </w:r>
      <w:r>
        <w:lastRenderedPageBreak/>
        <w:t>cues (Duclos &amp; Laird, 2001; Laird, 1974; Laird &amp; Strout, 2007). However, emotion embodiment researchers tend to study the effects of posed smiles in contexts that are relatively congruent with the posed expressions (i.e., positive or neutral contexts). One possibility is that the mood-boosting effects of smiling do not generalize to contexts with incongruent emotional tones – e.g., the negative situations often studied by emotion regulation and labor researchers.</w:t>
      </w:r>
    </w:p>
    <w:p w14:paraId="0DC960BC" w14:textId="5F8563BB" w:rsidR="00415BEA" w:rsidRDefault="00000000">
      <w:pPr>
        <w:pStyle w:val="BodyText"/>
      </w:pPr>
      <w:r>
        <w:t xml:space="preserve">Previous investigations of cue incongruity have yielded mixed results. Kraft and Pressman (2012) failed to find that posing smiles in a stressful situation impacted mood. More positive results were found in a </w:t>
      </w:r>
      <w:del w:id="34" w:author="Coles, Nicholas A." w:date="2025-04-18T20:57:00Z" w16du:dateUtc="2025-04-19T00:57:00Z">
        <w:r w:rsidDel="00B9346C">
          <w:delText xml:space="preserve">more recent </w:delText>
        </w:r>
      </w:del>
      <w:r>
        <w:t xml:space="preserve">follow-up </w:t>
      </w:r>
      <w:ins w:id="35" w:author="Coles, Nicholas A." w:date="2025-04-18T20:57:00Z" w16du:dateUtc="2025-04-19T00:57:00Z">
        <w:r w:rsidR="00B9346C">
          <w:t xml:space="preserve">study </w:t>
        </w:r>
      </w:ins>
      <w:r>
        <w:t>(Pressman, Acevedo, Hammond, &amp; Kraft-Feil, 2021) – but the effects appeared to depend on the type of smile (e.g., grimaces) and measured outcome (e.g., self-reported stress). Similarly, correlational work by Luu, Acevedo, Pourmand, and Pressman (2025) indicated that people who spontaneously smile</w:t>
      </w:r>
      <w:ins w:id="36" w:author="Coles, Nicholas A." w:date="2025-04-18T20:57:00Z" w16du:dateUtc="2025-04-19T00:57:00Z">
        <w:r w:rsidR="00E1195A">
          <w:t xml:space="preserve"> during a painful experience</w:t>
        </w:r>
      </w:ins>
      <w:del w:id="37" w:author="Coles, Nicholas A." w:date="2025-04-18T20:57:00Z" w16du:dateUtc="2025-04-19T00:57:00Z">
        <w:r w:rsidDel="00E1195A">
          <w:delText>d</w:delText>
        </w:r>
      </w:del>
      <w:r>
        <w:t xml:space="preserve"> exhibit lower heart rates</w:t>
      </w:r>
      <w:del w:id="38" w:author="Coles, Nicholas A." w:date="2025-04-18T20:57:00Z" w16du:dateUtc="2025-04-19T00:57:00Z">
        <w:r w:rsidDel="00E1195A">
          <w:delText xml:space="preserve"> during a painful experience</w:delText>
        </w:r>
      </w:del>
      <w:r>
        <w:t xml:space="preserve">. However, results did not indicate that these people experienced </w:t>
      </w:r>
      <w:ins w:id="39" w:author="Coles, Nicholas A." w:date="2025-04-18T20:57:00Z" w16du:dateUtc="2025-04-19T00:57:00Z">
        <w:r w:rsidR="00E1195A">
          <w:t>subject</w:t>
        </w:r>
      </w:ins>
      <w:ins w:id="40" w:author="Coles, Nicholas A." w:date="2025-04-18T20:58:00Z" w16du:dateUtc="2025-04-19T00:58:00Z">
        <w:r w:rsidR="00E1195A">
          <w:t xml:space="preserve">ive </w:t>
        </w:r>
      </w:ins>
      <w:r>
        <w:t xml:space="preserve">improvements in </w:t>
      </w:r>
      <w:ins w:id="41" w:author="Coles, Nicholas A." w:date="2025-04-18T20:58:00Z" w16du:dateUtc="2025-04-19T00:58:00Z">
        <w:r w:rsidR="00E1195A">
          <w:t xml:space="preserve">their </w:t>
        </w:r>
      </w:ins>
      <w:r>
        <w:t>mood. Given the mixed findings, further investigation is warranted.</w:t>
      </w:r>
    </w:p>
    <w:p w14:paraId="0DC960BD" w14:textId="77777777" w:rsidR="00415BEA" w:rsidRDefault="00000000">
      <w:pPr>
        <w:pStyle w:val="Heading3"/>
        <w:framePr w:wrap="around"/>
      </w:pPr>
      <w:bookmarkStart w:id="42" w:name="contextual-ambiguity-hypothesis"/>
      <w:bookmarkEnd w:id="29"/>
      <w:r>
        <w:t>Contextual ambiguity hypothesis.</w:t>
      </w:r>
    </w:p>
    <w:p w14:paraId="0DC960BE" w14:textId="52E7D734" w:rsidR="00415BEA" w:rsidRDefault="00000000">
      <w:pPr>
        <w:pStyle w:val="FirstParagraph"/>
      </w:pPr>
      <w:r>
        <w:t xml:space="preserve">Self-perception theories of emotion also tend to emphasize peoples’ inferences about the meaning of internal emotional cues (Duclos &amp; Laird, 2001; Laird, 1974; Laird &amp; Strout, 2007). Emotion embodiment researchers often have participants pose expressions in contexts intentionally designed to draw attention away from </w:t>
      </w:r>
      <w:del w:id="43" w:author="Coles, Nicholas A." w:date="2025-04-18T20:58:00Z" w16du:dateUtc="2025-04-19T00:58:00Z">
        <w:r w:rsidDel="00E35534">
          <w:delText>a potential relationship to emotional experience</w:delText>
        </w:r>
      </w:del>
      <w:ins w:id="44" w:author="Coles, Nicholas A." w:date="2025-04-18T20:58:00Z" w16du:dateUtc="2025-04-19T00:58:00Z">
        <w:r w:rsidR="00E35534">
          <w:t>pot</w:t>
        </w:r>
      </w:ins>
      <w:ins w:id="45" w:author="Coles, Nicholas A." w:date="2025-04-18T20:59:00Z" w16du:dateUtc="2025-04-19T00:59:00Z">
        <w:r w:rsidR="00E35534">
          <w:t>ential links with emotion</w:t>
        </w:r>
      </w:ins>
      <w:r>
        <w:t xml:space="preserve"> (e.g., Larsen, Kasimatis, &amp; Frey, 1992; Strack, Martin, &amp; Stepper, 1988). This helps minimize the potential impact of demand characteristics and expectancies (Coles &amp; Frank, 2023; Corneille &amp; Lush, 2023). However, it is possible that observed effects do not generalize to situations where people are more </w:t>
      </w:r>
      <w:del w:id="46" w:author="Coles, Nicholas A." w:date="2025-04-18T20:59:00Z" w16du:dateUtc="2025-04-19T00:59:00Z">
        <w:r w:rsidDel="001B0C19">
          <w:delText xml:space="preserve">saliently </w:delText>
        </w:r>
      </w:del>
      <w:r>
        <w:t xml:space="preserve">aware that their facial movements are not representative of their true emotional </w:t>
      </w:r>
      <w:r>
        <w:lastRenderedPageBreak/>
        <w:t>state – e.g., in customer service scenarios that require people to feign emotional displays. To evaluate this possibility, the present work manipulates the explanation participants are provided for their request to pose smiles.</w:t>
      </w:r>
    </w:p>
    <w:p w14:paraId="0DC960BF" w14:textId="77777777" w:rsidR="00415BEA" w:rsidRDefault="00000000">
      <w:pPr>
        <w:pStyle w:val="Heading1"/>
      </w:pPr>
      <w:bookmarkStart w:id="47" w:name="methodology"/>
      <w:bookmarkEnd w:id="7"/>
      <w:bookmarkEnd w:id="42"/>
      <w:r>
        <w:t>Methodology</w:t>
      </w:r>
    </w:p>
    <w:p w14:paraId="0DC960C0" w14:textId="4A4A4322" w:rsidR="00CA29AE" w:rsidRDefault="00000000">
      <w:pPr>
        <w:pStyle w:val="FirstParagraph"/>
        <w:rPr>
          <w:ins w:id="48" w:author="Coles, Nicholas A." w:date="2025-04-18T21:00:00Z" w16du:dateUtc="2025-04-19T01:00:00Z"/>
        </w:rPr>
      </w:pPr>
      <w:r>
        <w:t>The present study features a 2 (Face movement: pose smile, express naturally) x 2 (Cover story: emotion labor, multitasking) x 2 (Emotional Context: positive, negative) design, with the first factor manipulated within-subjects (Figure 1). As a Registered Report, our pre-registered design, sampling plan, and analysis strategy was finalized before data collection commenced (</w:t>
      </w:r>
      <w:hyperlink r:id="rId10">
        <w:r w:rsidR="00CA29AE">
          <w:rPr>
            <w:rStyle w:val="Hyperlink"/>
          </w:rPr>
          <w:t>https://osf.io/2suyx/?view_only=8052e16be97d4bee8f93a6fa67b02893</w:t>
        </w:r>
      </w:hyperlink>
      <w:r>
        <w:t>).</w:t>
      </w:r>
    </w:p>
    <w:p w14:paraId="1DFE3E2E" w14:textId="77777777" w:rsidR="00CA29AE" w:rsidRDefault="00CA29AE">
      <w:pPr>
        <w:spacing w:before="0" w:after="200" w:line="240" w:lineRule="auto"/>
        <w:rPr>
          <w:ins w:id="49" w:author="Coles, Nicholas A." w:date="2025-04-18T21:00:00Z" w16du:dateUtc="2025-04-19T01:00:00Z"/>
        </w:rPr>
      </w:pPr>
      <w:ins w:id="50" w:author="Coles, Nicholas A." w:date="2025-04-18T21:00:00Z" w16du:dateUtc="2025-04-19T01:00:00Z">
        <w:r>
          <w:br w:type="page"/>
        </w:r>
      </w:ins>
    </w:p>
    <w:p w14:paraId="5D5CC04D" w14:textId="28FC25EB" w:rsidR="00415BEA" w:rsidDel="00FD48A7" w:rsidRDefault="00415BEA">
      <w:pPr>
        <w:pStyle w:val="FirstParagraph"/>
        <w:ind w:firstLine="0"/>
        <w:rPr>
          <w:del w:id="51" w:author="Coles, Nicholas A." w:date="2025-04-18T21:02:00Z" w16du:dateUtc="2025-04-19T01:02:00Z"/>
        </w:rPr>
        <w:pPrChange w:id="52" w:author="Coles, Nicholas A." w:date="2025-04-18T21:02:00Z" w16du:dateUtc="2025-04-19T01:02:00Z">
          <w:pPr>
            <w:pStyle w:val="FirstParagraph"/>
          </w:pPr>
        </w:pPrChange>
      </w:pPr>
    </w:p>
    <w:p w14:paraId="0DC960C1" w14:textId="7376CC4F" w:rsidR="00415BEA" w:rsidDel="00FD48A7" w:rsidRDefault="00000000">
      <w:pPr>
        <w:pStyle w:val="CaptionedFigure"/>
        <w:framePr w:wrap="notBeside"/>
        <w:jc w:val="left"/>
        <w:rPr>
          <w:del w:id="53" w:author="Coles, Nicholas A." w:date="2025-04-18T21:02:00Z" w16du:dateUtc="2025-04-19T01:02:00Z"/>
        </w:rPr>
        <w:pPrChange w:id="54" w:author="Coles, Nicholas A." w:date="2025-04-18T21:02:00Z" w16du:dateUtc="2025-04-19T01:02:00Z">
          <w:pPr>
            <w:pStyle w:val="CaptionedFigure"/>
            <w:framePr w:wrap="notBeside"/>
          </w:pPr>
        </w:pPrChange>
      </w:pPr>
      <w:del w:id="55" w:author="Coles, Nicholas A." w:date="2025-04-18T21:02:00Z" w16du:dateUtc="2025-04-19T01:02:00Z">
        <w:r w:rsidDel="00FD48A7">
          <w:rPr>
            <w:noProof/>
          </w:rPr>
          <w:drawing>
            <wp:inline distT="0" distB="0" distL="0" distR="0" wp14:anchorId="0DC9610C" wp14:editId="230483B0">
              <wp:extent cx="5969000" cy="4574897"/>
              <wp:effectExtent l="0" t="0" r="0" b="0"/>
              <wp:docPr id="27" name="Picture" descr="Figure 1: Overview of the 2 (Face movement) x 2 (Cover story) x 2 (Emotional Context) experimental design. Colored boxes indicate the simple effect of posed smiles in the associated condition, along with the set of hypotheses that would predict the simple effect."/>
              <wp:cNvGraphicFramePr/>
              <a:graphic xmlns:a="http://schemas.openxmlformats.org/drawingml/2006/main">
                <a:graphicData uri="http://schemas.openxmlformats.org/drawingml/2006/picture">
                  <pic:pic xmlns:pic="http://schemas.openxmlformats.org/drawingml/2006/picture">
                    <pic:nvPicPr>
                      <pic:cNvPr id="28" name="Picture" descr="figures/DesignMatrix.png"/>
                      <pic:cNvPicPr>
                        <a:picLocks noChangeAspect="1" noChangeArrowheads="1"/>
                      </pic:cNvPicPr>
                    </pic:nvPicPr>
                    <pic:blipFill>
                      <a:blip r:embed="rId11"/>
                      <a:stretch>
                        <a:fillRect/>
                      </a:stretch>
                    </pic:blipFill>
                    <pic:spPr bwMode="auto">
                      <a:xfrm>
                        <a:off x="0" y="0"/>
                        <a:ext cx="5969000" cy="4574897"/>
                      </a:xfrm>
                      <a:prstGeom prst="rect">
                        <a:avLst/>
                      </a:prstGeom>
                      <a:noFill/>
                      <a:ln w="9525">
                        <a:noFill/>
                        <a:headEnd/>
                        <a:tailEnd/>
                      </a:ln>
                    </pic:spPr>
                  </pic:pic>
                </a:graphicData>
              </a:graphic>
            </wp:inline>
          </w:drawing>
        </w:r>
      </w:del>
    </w:p>
    <w:p w14:paraId="43D3E7CB" w14:textId="37738CB4" w:rsidR="00FD48A7" w:rsidRDefault="00FD48A7">
      <w:pPr>
        <w:pStyle w:val="ImageCaption"/>
        <w:rPr>
          <w:ins w:id="56" w:author="Coles, Nicholas A." w:date="2025-04-18T21:02:00Z" w16du:dateUtc="2025-04-19T01:02:00Z"/>
          <w:i/>
          <w:iCs/>
        </w:rPr>
      </w:pPr>
      <w:bookmarkStart w:id="57" w:name="fig:design"/>
      <w:bookmarkEnd w:id="57"/>
      <w:ins w:id="58" w:author="Coles, Nicholas A." w:date="2025-04-18T21:02:00Z">
        <w:r w:rsidRPr="00FD48A7">
          <w:rPr>
            <w:i/>
            <w:iCs/>
            <w:noProof/>
          </w:rPr>
          <w:lastRenderedPageBreak/>
          <w:drawing>
            <wp:inline distT="0" distB="0" distL="0" distR="0" wp14:anchorId="66E9A4F6" wp14:editId="3C5572DA">
              <wp:extent cx="5972810" cy="4732020"/>
              <wp:effectExtent l="0" t="0" r="0" b="0"/>
              <wp:docPr id="3" name="Picture 2">
                <a:extLst xmlns:a="http://schemas.openxmlformats.org/drawingml/2006/main">
                  <a:ext uri="{FF2B5EF4-FFF2-40B4-BE49-F238E27FC236}">
                    <a16:creationId xmlns:a16="http://schemas.microsoft.com/office/drawing/2014/main" id="{3AC27866-B99E-682E-77BC-84188613D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AC27866-B99E-682E-77BC-84188613DD6E}"/>
                          </a:ext>
                        </a:extLst>
                      </pic:cNvPr>
                      <pic:cNvPicPr>
                        <a:picLocks noChangeAspect="1"/>
                      </pic:cNvPicPr>
                    </pic:nvPicPr>
                    <pic:blipFill>
                      <a:blip r:embed="rId12"/>
                      <a:stretch>
                        <a:fillRect/>
                      </a:stretch>
                    </pic:blipFill>
                    <pic:spPr>
                      <a:xfrm>
                        <a:off x="0" y="0"/>
                        <a:ext cx="5972810" cy="4732020"/>
                      </a:xfrm>
                      <a:prstGeom prst="rect">
                        <a:avLst/>
                      </a:prstGeom>
                    </pic:spPr>
                  </pic:pic>
                </a:graphicData>
              </a:graphic>
            </wp:inline>
          </w:drawing>
        </w:r>
      </w:ins>
    </w:p>
    <w:p w14:paraId="0DC960C2" w14:textId="6029EF73" w:rsidR="00415BEA" w:rsidRDefault="00000000">
      <w:pPr>
        <w:pStyle w:val="ImageCaption"/>
      </w:pPr>
      <w:r>
        <w:rPr>
          <w:i/>
          <w:iCs/>
        </w:rPr>
        <w:t>Figure</w:t>
      </w:r>
      <w:r>
        <w:t xml:space="preserve"> 1. Overview of the 2 (Face movement) x 2 (Cover story) x 2 (Emotional Context) experimental design. Colored boxes indicate the simple effect of posed smiles in the associated condition, along with the set of hypotheses that would predict the simple effect.</w:t>
      </w:r>
    </w:p>
    <w:p w14:paraId="11D45C63" w14:textId="77777777" w:rsidR="00CA29AE" w:rsidRDefault="00CA29AE">
      <w:pPr>
        <w:spacing w:before="0" w:after="200" w:line="240" w:lineRule="auto"/>
        <w:rPr>
          <w:ins w:id="59" w:author="Coles, Nicholas A." w:date="2025-04-18T21:00:00Z" w16du:dateUtc="2025-04-19T01:00:00Z"/>
          <w:rFonts w:eastAsiaTheme="majorEastAsia" w:cstheme="majorBidi"/>
          <w:b/>
          <w:szCs w:val="32"/>
        </w:rPr>
      </w:pPr>
      <w:bookmarkStart w:id="60" w:name="participants-and-procedures"/>
      <w:ins w:id="61" w:author="Coles, Nicholas A." w:date="2025-04-18T21:00:00Z" w16du:dateUtc="2025-04-19T01:00:00Z">
        <w:r>
          <w:br w:type="page"/>
        </w:r>
      </w:ins>
    </w:p>
    <w:p w14:paraId="0DC960C3" w14:textId="2B7DBD4F" w:rsidR="00415BEA" w:rsidRDefault="00000000">
      <w:pPr>
        <w:pStyle w:val="Heading2"/>
      </w:pPr>
      <w:r>
        <w:lastRenderedPageBreak/>
        <w:t>Participants and procedures</w:t>
      </w:r>
    </w:p>
    <w:p w14:paraId="0DC960C4" w14:textId="4D7E489F" w:rsidR="00415BEA" w:rsidRDefault="00000000">
      <w:pPr>
        <w:pStyle w:val="FirstParagraph"/>
      </w:pPr>
      <w:r>
        <w:t xml:space="preserve">N = 3,500 participants will be recruited from the Prolific participant recruitment platform in exchange for $4 ($12 / hr). </w:t>
      </w:r>
      <w:del w:id="62" w:author="Coles, Nicholas A." w:date="2025-04-18T21:00:00Z" w16du:dateUtc="2025-04-19T01:00:00Z">
        <w:r w:rsidDel="00F9062B">
          <w:delText xml:space="preserve">To control for translation-related sources of heterogeneity, the study will be exclusively run in English. </w:delText>
        </w:r>
      </w:del>
      <w:r>
        <w:t>Workers on the platform will be eligible to participate if they (a) speak English, (b) have completed at least 5 studies on the platform, and (c) have at least 90% of their study submissions accepted. These latter two inclusion criteria are used to ensure that the quality of participants’ responses have been vetted by other researchers. The experiment will be advertised as a “A study on simple math”.</w:t>
      </w:r>
    </w:p>
    <w:p w14:paraId="0DC960C5" w14:textId="77777777" w:rsidR="00415BEA" w:rsidRDefault="00000000">
      <w:pPr>
        <w:pStyle w:val="BodyText"/>
      </w:pPr>
      <w:r>
        <w:t xml:space="preserve">Participants will complete the online study experiment via a browser-based experiment platform, Gorilla Experiment Builder (Anwyl-Irvine, Massonnié, Flitton, Kirkham, &amp; Evershed, 2020). After consenting and testing the functionality of their webcam, participants will be given the cover story. For the </w:t>
      </w:r>
      <w:r>
        <w:rPr>
          <w:i/>
          <w:iCs/>
        </w:rPr>
        <w:t>ambiguous cover story</w:t>
      </w:r>
      <w:r>
        <w:t xml:space="preserve">, they will be told that “we are examining how physical multi-tasking influences mathematical speed and accuracy.” In the </w:t>
      </w:r>
      <w:r>
        <w:rPr>
          <w:i/>
          <w:iCs/>
        </w:rPr>
        <w:t>emotion labor cover story</w:t>
      </w:r>
      <w:r>
        <w:t>, they will be told “we are examining how managing emotional expressions in the context of work (e.g., customer service) influences mathematical speed and accuracy”.</w:t>
      </w:r>
    </w:p>
    <w:p w14:paraId="0DC960C6" w14:textId="77777777" w:rsidR="00415BEA" w:rsidRDefault="00000000">
      <w:pPr>
        <w:pStyle w:val="BodyText"/>
      </w:pPr>
      <w:r>
        <w:t>Participants will complete four trials, all which are a conceptual replication of a large multi-lab adversarial test of facial feedback effects (Coles et al., 2022). The first and last trials will be filler trials designed to ensure that the cover stories are believable. In the first trial, participants will be asked to “place your left hand behind your head and blink your eyes once per second for 5 seconds”. In the last trial, participants will be asked to “Tap your left leg with your right-hand index finger once per second for 5 seconds.”</w:t>
      </w:r>
    </w:p>
    <w:p w14:paraId="0DC960C7" w14:textId="77777777" w:rsidR="00415BEA" w:rsidRDefault="00000000">
      <w:pPr>
        <w:pStyle w:val="BodyText"/>
      </w:pPr>
      <w:r>
        <w:lastRenderedPageBreak/>
        <w:t>More critically, during the second and third trials, participants will be asked to either pose a smile or to express themselves normally for 5 seconds. More specifically, participants will be shown a 2x2 image matrix of actors displaying prototypical expressions of happiness (Coles et al., 2022). They will asked to either (a) adopt the pictured expression, or (b) not attempt to control their facial movements. Importantly, having participants view the same image matrix in all trials helps eliminate the potentially confounding effect that images of smiling people may have on emotional experience. While completing the trial, participants’ facial movements will be recorded through their webcam.</w:t>
      </w:r>
    </w:p>
    <w:p w14:paraId="0DC960C8" w14:textId="77777777" w:rsidR="00415BEA" w:rsidRDefault="00000000">
      <w:pPr>
        <w:pStyle w:val="BodyText"/>
      </w:pPr>
      <w:r>
        <w:t>During the two critical trials, participants will encounter pre-validated image matrices designed to elicit a positive or negative mood (Coles, 2020). For example, in the positive image matrix, participants will view pictures of rainbows and butterflies – in the negative image matrix, they will view pictures of theft and abuse. These images will be presented on screen while participants complete the facial movement tasks.</w:t>
      </w:r>
    </w:p>
    <w:p w14:paraId="0DC960C9" w14:textId="77777777" w:rsidR="00415BEA" w:rsidRDefault="00000000">
      <w:pPr>
        <w:pStyle w:val="BodyText"/>
      </w:pPr>
      <w:r>
        <w:t>After each trial, participants will complete a simple filler math problem (e.g., 2+ 2 = ?). This is done to obscure the true purpose of the study and evaluate whether participants are paying attention. Critically, participants will then self-report their experience of happiness, anger, and anxiety using a modified Discrete Emotion Questionnaire (Harmon-Jones, Bastian, &amp; Harmon-Jones, 2016). The key outcome-of-interest is self-reported happiness. However, to explore potential effects on well-being and burnout, participants will also complete measures of satisfaction with life (Diener, Emmons, Larsen, &amp; Griffin, 1985) and burnout (Malach-Pines, 2005).</w:t>
      </w:r>
    </w:p>
    <w:p w14:paraId="0DC960CA" w14:textId="77777777" w:rsidR="00415BEA" w:rsidRDefault="00000000">
      <w:pPr>
        <w:pStyle w:val="BodyText"/>
      </w:pPr>
      <w:r>
        <w:t xml:space="preserve">After completing all four trials, participants will self-report their age and gender. Afterwards, participants will answer an open-ended questions about (a) the purpose of the study, </w:t>
      </w:r>
      <w:r>
        <w:lastRenderedPageBreak/>
        <w:t>and (b) any issues that may compromise the quality of their data. Two independent coders will review these responses to identify participants who should be removed from sensitivity analyses for (a) correctly identifying the true purpose of the study, or (b) being distracted. Using a commercial emotion recognition algorithm (Hume AI), we will also identify participants who should be removed from sensitivity analyses for not expressing more happiness during the trial where they were asked to pose a smile.</w:t>
      </w:r>
    </w:p>
    <w:p w14:paraId="0DC960CB" w14:textId="77777777" w:rsidR="00415BEA" w:rsidRDefault="00000000">
      <w:pPr>
        <w:pStyle w:val="Heading2"/>
      </w:pPr>
      <w:bookmarkStart w:id="63" w:name="hypotheses"/>
      <w:bookmarkEnd w:id="60"/>
      <w:r>
        <w:t>Hypotheses</w:t>
      </w:r>
    </w:p>
    <w:p w14:paraId="0DC960CC" w14:textId="77777777" w:rsidR="00415BEA" w:rsidRDefault="00000000">
      <w:pPr>
        <w:pStyle w:val="FirstParagraph"/>
      </w:pPr>
      <w:r>
        <w:t>The negativity confounding, cue incongruency, and contextual ambiguity hypotheses make different predictions about when simple effects of Face Movement will appear (Figure 1).</w:t>
      </w:r>
    </w:p>
    <w:p w14:paraId="0DC960CD" w14:textId="77777777" w:rsidR="00415BEA" w:rsidRDefault="00000000">
      <w:pPr>
        <w:pStyle w:val="BodyText"/>
      </w:pPr>
      <w:r>
        <w:t>The negativity confounding hypothesis suggests that posed smiles consistently increase happiness – and that correlational evidence to the contrary is due to confounding with negative situations that require emotion regulation/labor. Thus, in the present study, this hypothesis predicts (a) a main effect of Face Movement, and (b) no higher-order interactions involving Cover Story and Emotional Context.</w:t>
      </w:r>
    </w:p>
    <w:p w14:paraId="0DC960CE" w14:textId="77777777" w:rsidR="00415BEA" w:rsidRDefault="00000000">
      <w:pPr>
        <w:pStyle w:val="BodyText"/>
      </w:pPr>
      <w:r>
        <w:t>The cue incongruity hypothesis suggests that posed smiles only increase happiness when external cues (e.g., images) are congruent with the internal cues (e.g., posed smiles). In the present study, this hypothesis predicts (a) a two-way interaction between Face Movement and Emotional Context, (b) a significant simple effect of Face Movement when images are positive, and (c) a non-significant simple effect of Face Movement when images are negative</w:t>
      </w:r>
    </w:p>
    <w:p w14:paraId="0DC960CF" w14:textId="77777777" w:rsidR="00415BEA" w:rsidRDefault="00000000">
      <w:pPr>
        <w:pStyle w:val="BodyText"/>
      </w:pPr>
      <w:r>
        <w:t xml:space="preserve">The contextual ambiguity hypothesis suggests that posed smiles only increase happiness when participants do not have an emotion-related explanation for the behavior (e.g., that the expression is feigned to appear happy to customers). Thus, in the present study, this hypothesis </w:t>
      </w:r>
      <w:r>
        <w:lastRenderedPageBreak/>
        <w:t>predicts (a) a two-way interaction between Face Movement and Cover Story, (b) a significant simple effect of Face Movement when the cover story describes multi-tasking, and (c) a non-significant simple effect of Face Movement with the cover story describes emotion labor.</w:t>
      </w:r>
    </w:p>
    <w:p w14:paraId="0DC960D0" w14:textId="77777777" w:rsidR="00415BEA" w:rsidRDefault="00000000">
      <w:pPr>
        <w:pStyle w:val="Heading2"/>
      </w:pPr>
      <w:bookmarkStart w:id="64" w:name="primary-analyses"/>
      <w:bookmarkEnd w:id="63"/>
      <w:r>
        <w:t>Primary analyses</w:t>
      </w:r>
    </w:p>
    <w:p w14:paraId="0DC960D1" w14:textId="77777777" w:rsidR="00415BEA" w:rsidRDefault="00000000">
      <w:pPr>
        <w:pStyle w:val="FirstParagraph"/>
      </w:pPr>
      <w:r>
        <w:t xml:space="preserve">Due to the nested nature of the data (observations nested within participants), we will fit a multi-level model using the </w:t>
      </w:r>
      <w:r>
        <w:rPr>
          <w:i/>
          <w:iCs/>
        </w:rPr>
        <w:t>lme4 R</w:t>
      </w:r>
      <w:r>
        <w:t xml:space="preserve"> package (Bates, Mächler, Bolker, &amp; Walker, 2015). Happiness reports will be modeled with (a) Face Movement, Cover Story, and Emotional Context entered as effect-coded factors, (b) all higher-order interactions, and (c) random intercepts for participants.</w:t>
      </w:r>
    </w:p>
    <w:p w14:paraId="0DC960D2" w14:textId="77777777" w:rsidR="00415BEA" w:rsidRDefault="00000000">
      <w:pPr>
        <w:pStyle w:val="BodyText"/>
      </w:pPr>
      <w:r>
        <w:t>The cue incongruity and contextual ambiguity hypotheses predicts that Face Movement will interact with Feedback and Cover Story respectively. However, to be comprehensive, the simple effects within the levels of these variables will be tested and described regardless of the significance of the two-way interaction.</w:t>
      </w:r>
    </w:p>
    <w:p w14:paraId="0DC960D3" w14:textId="77777777" w:rsidR="00415BEA" w:rsidRDefault="00000000">
      <w:pPr>
        <w:pStyle w:val="BodyText"/>
      </w:pPr>
      <w:r>
        <w:t xml:space="preserve">Analyses will focus on the statistical significance of modeled higher-order interactions and simple effects. However, Bayes factors will also be computed using the </w:t>
      </w:r>
      <w:r>
        <w:rPr>
          <w:i/>
          <w:iCs/>
        </w:rPr>
        <w:t>BayesFactor R</w:t>
      </w:r>
      <w:r>
        <w:t xml:space="preserve"> package using medium Cauchy priors (</w:t>
      </w:r>
      <w:r>
        <w:rPr>
          <w:i/>
          <w:iCs/>
        </w:rPr>
        <w:t>r</w:t>
      </w:r>
      <w:r>
        <w:t xml:space="preserve"> scale, 1/2) on the alternative hypotheses and the default Markov chain Monte Carlo settings (Morey &amp; Rouder, 2024). All data will be included in the analyses, although additional sensitivity analyses will be performed excluding participants who (a) did not complete the entire study, (b) failed at least one attention check, (c) correctly identified the purpose of the study, (d) indicated that they were distracted, and (e) did not express more positive emotion, on average, during trials where they posed smiles.</w:t>
      </w:r>
    </w:p>
    <w:p w14:paraId="0DC960D4" w14:textId="77777777" w:rsidR="00415BEA" w:rsidRDefault="00000000">
      <w:pPr>
        <w:pStyle w:val="Heading2"/>
      </w:pPr>
      <w:bookmarkStart w:id="65" w:name="exploratory-analyses"/>
      <w:bookmarkEnd w:id="64"/>
      <w:r>
        <w:lastRenderedPageBreak/>
        <w:t>Exploratory analyses</w:t>
      </w:r>
    </w:p>
    <w:p w14:paraId="0DC960D5" w14:textId="77777777" w:rsidR="00415BEA" w:rsidRDefault="00000000">
      <w:pPr>
        <w:pStyle w:val="FirstParagraph"/>
      </w:pPr>
      <w:r>
        <w:t>Regardless of if/when posed smiles increase happiness, it is possible that there are regulatory costs for general burnout and subjective well-being. Although outside the primary scope of the present work, we will explore this possibility by refitting the same model described above for self-reported burnout and subjective well-being.</w:t>
      </w:r>
    </w:p>
    <w:p w14:paraId="0DC960D6" w14:textId="77777777" w:rsidR="00415BEA" w:rsidRDefault="00000000">
      <w:pPr>
        <w:pStyle w:val="Heading2"/>
      </w:pPr>
      <w:bookmarkStart w:id="66" w:name="power-simulation"/>
      <w:bookmarkEnd w:id="65"/>
      <w:r>
        <w:t>Power simulation</w:t>
      </w:r>
    </w:p>
    <w:p w14:paraId="0DC960D7" w14:textId="15FEB859" w:rsidR="00415BEA" w:rsidRDefault="00000000">
      <w:pPr>
        <w:pStyle w:val="FirstParagraph"/>
      </w:pPr>
      <w:r>
        <w:t xml:space="preserve">Power analysis was performed via a multilevel power simulation. We first simulated the effect of Face Movement in the condition where the negativity confounding, cue incongruity, and contextual ambiguity hypotheses all predict a positive effect on feelings of happiness: an ambiguous (cover story = multitasking) and positive (images = positive) context. To simulate the effect and data structure, we used a conceptually identical subset of data from </w:t>
      </w:r>
      <w:ins w:id="67" w:author="Coles, Nicholas A." w:date="2025-04-18T21:06:00Z" w16du:dateUtc="2025-04-19T01:06:00Z">
        <w:r w:rsidR="00C90938" w:rsidRPr="00C90938">
          <w:t xml:space="preserve">a large adversarial test of facial feedback effects </w:t>
        </w:r>
      </w:ins>
      <w:del w:id="68" w:author="Coles, Nicholas A." w:date="2025-04-18T21:05:00Z" w16du:dateUtc="2025-04-19T01:05:00Z">
        <w:r w:rsidDel="00FE4B02">
          <w:delText xml:space="preserve">the largest </w:delText>
        </w:r>
      </w:del>
      <w:del w:id="69" w:author="Coles, Nicholas A." w:date="2025-04-18T21:06:00Z" w16du:dateUtc="2025-04-19T01:06:00Z">
        <w:r w:rsidDel="00C90938">
          <w:delText xml:space="preserve">adversarial test of facial feedback effects </w:delText>
        </w:r>
      </w:del>
      <w:r>
        <w:t>(Coles et al., 2022). Next, we created three simulations to represent three potential pattern of results.</w:t>
      </w:r>
    </w:p>
    <w:p w14:paraId="0DC960D8" w14:textId="77777777" w:rsidR="00415BEA" w:rsidRDefault="00000000">
      <w:pPr>
        <w:pStyle w:val="BodyText"/>
      </w:pPr>
      <w:r>
        <w:t xml:space="preserve">Our first simulation focused on the negativity confounding hypothesis, which predicts a homogenous positive effect of Facial Pose in all tested conditions (raw d = 0.50 on a 7-point scale). Our second simulation focused on a test of the most strict interpretation of the cue incongruity and contextual ambiguity hypothesis: a positive simple effect of Face Movement (d = 0.50) in two conditions and a null simple effect in two other conditions (d = 0.00). In other words, this simulation examines a scenario where emotion labor </w:t>
      </w:r>
      <w:del w:id="70" w:author="Coles, Nicholas A." w:date="2025-04-18T21:06:00Z" w16du:dateUtc="2025-04-19T01:06:00Z">
        <w:r w:rsidDel="00717170">
          <w:delText>and/</w:delText>
        </w:r>
      </w:del>
      <w:r>
        <w:t>or negative cues completely eliminate the positive effect of Face Movement on feelings of happiness. Our third simulation focused on a less strict interpretation of these hypotheses: a scenario where emotion labor and/or negative cues diminish the effect of Face Movement on feelings of happiness to half it’s previously-documented size (Coles et al., 2022).</w:t>
      </w:r>
    </w:p>
    <w:p w14:paraId="0DC960D9" w14:textId="77777777" w:rsidR="00415BEA" w:rsidRDefault="00000000">
      <w:pPr>
        <w:pStyle w:val="BodyText"/>
      </w:pPr>
      <w:r>
        <w:lastRenderedPageBreak/>
        <w:t xml:space="preserve">For each simulation, we estimated power using a Monte Carlo simulation with 1000 iterations. The main and interaction effects were tested using the </w:t>
      </w:r>
      <w:r>
        <w:rPr>
          <w:i/>
          <w:iCs/>
        </w:rPr>
        <w:t>lme4</w:t>
      </w:r>
      <w:r>
        <w:t xml:space="preserve"> package (Bates et al., 2015), and the simple effects were tested using the </w:t>
      </w:r>
      <w:r>
        <w:rPr>
          <w:i/>
          <w:iCs/>
        </w:rPr>
        <w:t>emmeans</w:t>
      </w:r>
      <w:r>
        <w:t xml:space="preserve"> package (Lenth, 2024). The significance level was set to α = 0.05, and our simulation focused on achieving 95% power for tests of all hypothesized interactions and simple effects.</w:t>
      </w:r>
    </w:p>
    <w:p w14:paraId="0DC960DA" w14:textId="77777777" w:rsidR="00415BEA" w:rsidRDefault="00000000">
      <w:pPr>
        <w:pStyle w:val="BodyText"/>
      </w:pPr>
      <w:r>
        <w:t xml:space="preserve">Results from the third power simulation (our most conservative simulation) indicated that 3400 participants would provide over 95% power for all hypothesized interactions and simple effects. We thus aim to recruit </w:t>
      </w:r>
      <w:r>
        <w:rPr>
          <w:i/>
          <w:iCs/>
        </w:rPr>
        <w:t>N</w:t>
      </w:r>
      <w:r>
        <w:t xml:space="preserve"> = 3,500 participants</w:t>
      </w:r>
    </w:p>
    <w:p w14:paraId="0DC960DB" w14:textId="77777777" w:rsidR="00415BEA" w:rsidRDefault="00000000">
      <w:r>
        <w:br w:type="page"/>
      </w:r>
    </w:p>
    <w:p w14:paraId="0DC960DC" w14:textId="77777777" w:rsidR="00415BEA" w:rsidRDefault="00000000">
      <w:pPr>
        <w:pStyle w:val="Heading1"/>
      </w:pPr>
      <w:bookmarkStart w:id="71" w:name="references"/>
      <w:bookmarkEnd w:id="47"/>
      <w:bookmarkEnd w:id="66"/>
      <w:r>
        <w:lastRenderedPageBreak/>
        <w:t>References</w:t>
      </w:r>
    </w:p>
    <w:p w14:paraId="0DC960DD" w14:textId="77777777" w:rsidR="00415BEA" w:rsidRDefault="00000000">
      <w:pPr>
        <w:pStyle w:val="Bibliography"/>
      </w:pPr>
      <w:bookmarkStart w:id="72" w:name="ref-anwyl2020gorilla"/>
      <w:bookmarkStart w:id="73" w:name="refs"/>
      <w:r>
        <w:t xml:space="preserve">Anwyl-Irvine, A. L., Massonnié, J., Flitton, A., Kirkham, N., &amp; Evershed, J. K. (2020). Gorilla in our midst: An online behavioral experiment builder. </w:t>
      </w:r>
      <w:r>
        <w:rPr>
          <w:i/>
          <w:iCs/>
        </w:rPr>
        <w:t>Behavior Research Methods</w:t>
      </w:r>
      <w:r>
        <w:t xml:space="preserve">, </w:t>
      </w:r>
      <w:r>
        <w:rPr>
          <w:i/>
          <w:iCs/>
        </w:rPr>
        <w:t>52</w:t>
      </w:r>
      <w:r>
        <w:t>, 388–407.</w:t>
      </w:r>
    </w:p>
    <w:p w14:paraId="0DC960DE" w14:textId="77777777" w:rsidR="00415BEA" w:rsidRDefault="00000000">
      <w:pPr>
        <w:pStyle w:val="Bibliography"/>
      </w:pPr>
      <w:bookmarkStart w:id="74" w:name="ref-barrett2017theory"/>
      <w:bookmarkEnd w:id="72"/>
      <w:r>
        <w:t xml:space="preserve">Barrett, L. F. (2017). The theory of constructed emotion: An active inference account of interoception and categorization. </w:t>
      </w:r>
      <w:r>
        <w:rPr>
          <w:i/>
          <w:iCs/>
        </w:rPr>
        <w:t>Social Cognitive and Affective Neuroscience</w:t>
      </w:r>
      <w:r>
        <w:t xml:space="preserve">, </w:t>
      </w:r>
      <w:r>
        <w:rPr>
          <w:i/>
          <w:iCs/>
        </w:rPr>
        <w:t>12</w:t>
      </w:r>
      <w:r>
        <w:t>(1), 1–23.</w:t>
      </w:r>
    </w:p>
    <w:p w14:paraId="0DC960DF" w14:textId="77777777" w:rsidR="00415BEA" w:rsidRDefault="00000000">
      <w:pPr>
        <w:pStyle w:val="Bibliography"/>
      </w:pPr>
      <w:bookmarkStart w:id="75" w:name="ref-bates205fitting"/>
      <w:bookmarkEnd w:id="74"/>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3">
        <w:r w:rsidR="00415BEA">
          <w:rPr>
            <w:rStyle w:val="Hyperlink"/>
          </w:rPr>
          <w:t>https://doi.org/10.18637/jss.v067.i01</w:t>
        </w:r>
      </w:hyperlink>
    </w:p>
    <w:p w14:paraId="0DC960E0" w14:textId="77777777" w:rsidR="00415BEA" w:rsidRDefault="00000000">
      <w:pPr>
        <w:pStyle w:val="Bibliography"/>
      </w:pPr>
      <w:bookmarkStart w:id="76" w:name="ref-boemo2022relations"/>
      <w:bookmarkEnd w:id="75"/>
      <w:r>
        <w:t xml:space="preserve">Boemo, T., Nieto, I., Vazquez, C., &amp; Sanchez-Lopez, A. (2022). Relations between emotion regulation strategies and affect in daily life: A systematic review and meta-analysis of studies using ecological momentary assessments. </w:t>
      </w:r>
      <w:r>
        <w:rPr>
          <w:i/>
          <w:iCs/>
        </w:rPr>
        <w:t>Neuroscience &amp; Biobehavioral Reviews</w:t>
      </w:r>
      <w:r>
        <w:t xml:space="preserve">, </w:t>
      </w:r>
      <w:r>
        <w:rPr>
          <w:i/>
          <w:iCs/>
        </w:rPr>
        <w:t>139</w:t>
      </w:r>
      <w:r>
        <w:t>, 104747.</w:t>
      </w:r>
    </w:p>
    <w:p w14:paraId="0DC960E1" w14:textId="77777777" w:rsidR="00415BEA" w:rsidRDefault="00000000">
      <w:pPr>
        <w:pStyle w:val="Bibliography"/>
      </w:pPr>
      <w:bookmarkStart w:id="77" w:name="ref-cacioppo1992emotion"/>
      <w:bookmarkEnd w:id="76"/>
      <w:r>
        <w:t xml:space="preserve">Cacioppo, J. T., Berntson, G. G., &amp; Klein, D. J. (1992). </w:t>
      </w:r>
      <w:r>
        <w:rPr>
          <w:i/>
          <w:iCs/>
        </w:rPr>
        <w:t>Emotion and social behavior</w:t>
      </w:r>
      <w:r>
        <w:t>. Sage Publications, Inc.</w:t>
      </w:r>
    </w:p>
    <w:p w14:paraId="0DC960E2" w14:textId="77777777" w:rsidR="00415BEA" w:rsidRDefault="00000000">
      <w:pPr>
        <w:pStyle w:val="Bibliography"/>
      </w:pPr>
      <w:bookmarkStart w:id="78" w:name="ref-chervonsky2017suppression"/>
      <w:bookmarkEnd w:id="77"/>
      <w:r>
        <w:t xml:space="preserve">Chervonsky, E., &amp; Hunt, C. (2017). Suppression and expression of emotion in social and interpersonal outcomes: A meta-analysis. </w:t>
      </w:r>
      <w:r>
        <w:rPr>
          <w:i/>
          <w:iCs/>
        </w:rPr>
        <w:t>Emotion</w:t>
      </w:r>
      <w:r>
        <w:t xml:space="preserve">, </w:t>
      </w:r>
      <w:r>
        <w:rPr>
          <w:i/>
          <w:iCs/>
        </w:rPr>
        <w:t>17</w:t>
      </w:r>
      <w:r>
        <w:t>(4), 669.</w:t>
      </w:r>
    </w:p>
    <w:p w14:paraId="0DC960E3" w14:textId="77777777" w:rsidR="00415BEA" w:rsidRDefault="00000000">
      <w:pPr>
        <w:pStyle w:val="Bibliography"/>
      </w:pPr>
      <w:bookmarkStart w:id="79" w:name="ref-coles2020face"/>
      <w:bookmarkEnd w:id="78"/>
      <w:r>
        <w:t xml:space="preserve">Coles, N. A. (2020). </w:t>
      </w:r>
      <w:r>
        <w:rPr>
          <w:i/>
          <w:iCs/>
        </w:rPr>
        <w:t>Face and feeling: An examination of the role of facial feedback in emotion</w:t>
      </w:r>
      <w:r>
        <w:t>.</w:t>
      </w:r>
    </w:p>
    <w:p w14:paraId="0DC960E4" w14:textId="77777777" w:rsidR="00415BEA" w:rsidRDefault="00000000">
      <w:pPr>
        <w:pStyle w:val="Bibliography"/>
      </w:pPr>
      <w:bookmarkStart w:id="80" w:name="ref-coles2023quantitative"/>
      <w:bookmarkEnd w:id="79"/>
      <w:r>
        <w:t xml:space="preserve">Coles, N. A., &amp; Frank, M. C. (2023). A quantitative review of demand characteristics and their underlying mechanisms. </w:t>
      </w:r>
      <w:r>
        <w:rPr>
          <w:i/>
          <w:iCs/>
        </w:rPr>
        <w:t>PsyArXiv</w:t>
      </w:r>
      <w:r>
        <w:t>.</w:t>
      </w:r>
    </w:p>
    <w:p w14:paraId="0DC960E5" w14:textId="77777777" w:rsidR="00415BEA" w:rsidRDefault="00000000">
      <w:pPr>
        <w:pStyle w:val="Bibliography"/>
      </w:pPr>
      <w:bookmarkStart w:id="81" w:name="ref-coles2023fact"/>
      <w:bookmarkEnd w:id="80"/>
      <w:r>
        <w:lastRenderedPageBreak/>
        <w:t xml:space="preserve">Coles, N. A., Gaertner, L., Frohlich, B., Larsen, J. T., &amp; Basnight-Brown, D. M. (2023). Fact or artifact? Demand characteristics and participants’ beliefs can moderate, but do not fully account for, the effects of facial feedback on emotional experience. </w:t>
      </w:r>
      <w:r>
        <w:rPr>
          <w:i/>
          <w:iCs/>
        </w:rPr>
        <w:t>Journal of Personality and Social Psychology</w:t>
      </w:r>
      <w:r>
        <w:t xml:space="preserve">, </w:t>
      </w:r>
      <w:r>
        <w:rPr>
          <w:i/>
          <w:iCs/>
        </w:rPr>
        <w:t>124</w:t>
      </w:r>
      <w:r>
        <w:t>(2), 287.</w:t>
      </w:r>
    </w:p>
    <w:p w14:paraId="0DC960E6" w14:textId="77777777" w:rsidR="00415BEA" w:rsidRDefault="00000000">
      <w:pPr>
        <w:pStyle w:val="Bibliography"/>
      </w:pPr>
      <w:bookmarkStart w:id="82" w:name="ref-coles2019meta"/>
      <w:bookmarkEnd w:id="81"/>
      <w:r>
        <w:t xml:space="preserve">Coles, N. A., Larsen, J. T., &amp; Lench, H. C. (2019). A meta-analysis of the facial feedback literature: Effects of facial feedback on emotional experience are small and variable. </w:t>
      </w:r>
      <w:r>
        <w:rPr>
          <w:i/>
          <w:iCs/>
        </w:rPr>
        <w:t>Psychological Bulletin</w:t>
      </w:r>
      <w:r>
        <w:t xml:space="preserve">, </w:t>
      </w:r>
      <w:r>
        <w:rPr>
          <w:i/>
          <w:iCs/>
        </w:rPr>
        <w:t>145</w:t>
      </w:r>
      <w:r>
        <w:t>(6), 610.</w:t>
      </w:r>
    </w:p>
    <w:p w14:paraId="0DC960E7" w14:textId="77777777" w:rsidR="00415BEA" w:rsidRDefault="00000000">
      <w:pPr>
        <w:pStyle w:val="Bibliography"/>
      </w:pPr>
      <w:bookmarkStart w:id="83" w:name="ref-coles2022multi"/>
      <w:bookmarkEnd w:id="82"/>
      <w:r>
        <w:t xml:space="preserve">Coles, N. A., March, D. S., Marmolejo-Ramos, F., Larsen, J. T., Arinze, N. C., Ndukaihe, I. L., et al.others. (2022). A multi-lab test of the facial feedback hypothesis by the many smiles collaboration. </w:t>
      </w:r>
      <w:r>
        <w:rPr>
          <w:i/>
          <w:iCs/>
        </w:rPr>
        <w:t>Nature Human Behaviour</w:t>
      </w:r>
      <w:r>
        <w:t xml:space="preserve">, </w:t>
      </w:r>
      <w:r>
        <w:rPr>
          <w:i/>
          <w:iCs/>
        </w:rPr>
        <w:t>6</w:t>
      </w:r>
      <w:r>
        <w:t>(12), 1731–1742.</w:t>
      </w:r>
    </w:p>
    <w:p w14:paraId="0DC960E8" w14:textId="77777777" w:rsidR="00415BEA" w:rsidRDefault="00000000">
      <w:pPr>
        <w:pStyle w:val="Bibliography"/>
      </w:pPr>
      <w:bookmarkStart w:id="84" w:name="ref-corneille2023sixty"/>
      <w:bookmarkEnd w:id="83"/>
      <w:r>
        <w:t xml:space="preserve">Corneille, O., &amp; Lush, P. (2023). Sixty years after orne’s american psychologist article: A conceptual framework for subjective experiences elicited by demand characteristics. </w:t>
      </w:r>
      <w:r>
        <w:rPr>
          <w:i/>
          <w:iCs/>
        </w:rPr>
        <w:t>Personality and Social Psychology Review</w:t>
      </w:r>
      <w:r>
        <w:t xml:space="preserve">, </w:t>
      </w:r>
      <w:r>
        <w:rPr>
          <w:i/>
          <w:iCs/>
        </w:rPr>
        <w:t>27</w:t>
      </w:r>
      <w:r>
        <w:t>(1), 83–101.</w:t>
      </w:r>
    </w:p>
    <w:p w14:paraId="0DC960E9" w14:textId="77777777" w:rsidR="00415BEA" w:rsidRDefault="00000000">
      <w:pPr>
        <w:pStyle w:val="Bibliography"/>
      </w:pPr>
      <w:bookmarkStart w:id="85" w:name="ref-damasio2013nature"/>
      <w:bookmarkEnd w:id="84"/>
      <w:r>
        <w:t xml:space="preserve">Damasio, A., &amp; Carvalho, G. B. (2013). The nature of feelings: Evolutionary and neurobiological origins. </w:t>
      </w:r>
      <w:r>
        <w:rPr>
          <w:i/>
          <w:iCs/>
        </w:rPr>
        <w:t>Nature Reviews Neuroscience</w:t>
      </w:r>
      <w:r>
        <w:t xml:space="preserve">, </w:t>
      </w:r>
      <w:r>
        <w:rPr>
          <w:i/>
          <w:iCs/>
        </w:rPr>
        <w:t>14</w:t>
      </w:r>
      <w:r>
        <w:t>(2), 143–152.</w:t>
      </w:r>
    </w:p>
    <w:p w14:paraId="0DC960EA" w14:textId="77777777" w:rsidR="00415BEA" w:rsidRDefault="00000000">
      <w:pPr>
        <w:pStyle w:val="Bibliography"/>
      </w:pPr>
      <w:bookmarkStart w:id="86" w:name="ref-diener1985satisfaction"/>
      <w:bookmarkEnd w:id="85"/>
      <w:r>
        <w:t xml:space="preserve">Diener, E., Emmons, R. A., Larsen, R. J., &amp; Griffin, S. (1985). The satisfaction with life scale. </w:t>
      </w:r>
      <w:r>
        <w:rPr>
          <w:i/>
          <w:iCs/>
        </w:rPr>
        <w:t>Journal of Personality Assessment</w:t>
      </w:r>
      <w:r>
        <w:t xml:space="preserve">, </w:t>
      </w:r>
      <w:r>
        <w:rPr>
          <w:i/>
          <w:iCs/>
        </w:rPr>
        <w:t>49</w:t>
      </w:r>
      <w:r>
        <w:t>(1), 71–75.</w:t>
      </w:r>
    </w:p>
    <w:p w14:paraId="0DC960EB" w14:textId="77777777" w:rsidR="00415BEA" w:rsidRDefault="00000000">
      <w:pPr>
        <w:pStyle w:val="Bibliography"/>
      </w:pPr>
      <w:bookmarkStart w:id="87" w:name="ref-dryman2018emotion"/>
      <w:bookmarkEnd w:id="86"/>
      <w:r>
        <w:t xml:space="preserve">Dryman, M. T., &amp; Heimberg, R. G. (2018). Emotion regulation in social anxiety and depression: A systematic review of expressive suppression and cognitive reappraisal. </w:t>
      </w:r>
      <w:r>
        <w:rPr>
          <w:i/>
          <w:iCs/>
        </w:rPr>
        <w:t>Clinical Psychology Review</w:t>
      </w:r>
      <w:r>
        <w:t xml:space="preserve">, </w:t>
      </w:r>
      <w:r>
        <w:rPr>
          <w:i/>
          <w:iCs/>
        </w:rPr>
        <w:t>65</w:t>
      </w:r>
      <w:r>
        <w:t>, 17–42.</w:t>
      </w:r>
    </w:p>
    <w:p w14:paraId="0DC960EC" w14:textId="77777777" w:rsidR="00415BEA" w:rsidRDefault="00000000">
      <w:pPr>
        <w:pStyle w:val="Bibliography"/>
      </w:pPr>
      <w:bookmarkStart w:id="88" w:name="ref-duclos2001deliberate"/>
      <w:bookmarkEnd w:id="87"/>
      <w:r>
        <w:lastRenderedPageBreak/>
        <w:t xml:space="preserve">Duclos, S. E., &amp; Laird, J. D. (2001). The deliberate control of emotional experience through control of expressions. </w:t>
      </w:r>
      <w:r>
        <w:rPr>
          <w:i/>
          <w:iCs/>
        </w:rPr>
        <w:t>Cognition &amp; Emotion</w:t>
      </w:r>
      <w:r>
        <w:t xml:space="preserve">, </w:t>
      </w:r>
      <w:r>
        <w:rPr>
          <w:i/>
          <w:iCs/>
        </w:rPr>
        <w:t>15</w:t>
      </w:r>
      <w:r>
        <w:t>(1), 27–56.</w:t>
      </w:r>
    </w:p>
    <w:p w14:paraId="0DC960ED" w14:textId="77777777" w:rsidR="00415BEA" w:rsidRDefault="00000000">
      <w:pPr>
        <w:pStyle w:val="Bibliography"/>
      </w:pPr>
      <w:bookmarkStart w:id="89" w:name="ref-feldman2024neurobiology"/>
      <w:bookmarkEnd w:id="88"/>
      <w:r>
        <w:t xml:space="preserve">Feldman, M., Bliss-Moreau, E., &amp; Lindquist, K. (2024). The neurobiology of interoception and affect. </w:t>
      </w:r>
      <w:r>
        <w:rPr>
          <w:i/>
          <w:iCs/>
        </w:rPr>
        <w:t>Trends in Cognitive Sciences</w:t>
      </w:r>
      <w:r>
        <w:t>.</w:t>
      </w:r>
    </w:p>
    <w:p w14:paraId="0DC960EE" w14:textId="77777777" w:rsidR="00415BEA" w:rsidRDefault="00000000">
      <w:pPr>
        <w:pStyle w:val="Bibliography"/>
      </w:pPr>
      <w:bookmarkStart w:id="90" w:name="ref-fernandes2021systematic"/>
      <w:bookmarkEnd w:id="89"/>
      <w:r>
        <w:t xml:space="preserve">Fernandes, M. A., &amp; Tone, E. B. (2021). A systematic review and meta-analysis of the association between expressive suppression and positive affect. </w:t>
      </w:r>
      <w:r>
        <w:rPr>
          <w:i/>
          <w:iCs/>
        </w:rPr>
        <w:t>Clinical Psychology Review</w:t>
      </w:r>
      <w:r>
        <w:t xml:space="preserve">, </w:t>
      </w:r>
      <w:r>
        <w:rPr>
          <w:i/>
          <w:iCs/>
        </w:rPr>
        <w:t>88</w:t>
      </w:r>
      <w:r>
        <w:t>, 102068.</w:t>
      </w:r>
    </w:p>
    <w:p w14:paraId="0DC960EF" w14:textId="77777777" w:rsidR="00415BEA" w:rsidRDefault="00000000">
      <w:pPr>
        <w:pStyle w:val="Bibliography"/>
      </w:pPr>
      <w:bookmarkStart w:id="91" w:name="ref-folk2023systematic"/>
      <w:bookmarkEnd w:id="90"/>
      <w:r>
        <w:t xml:space="preserve">Folk, D., &amp; Dunn, E. (2023). A systematic review of the strength of evidence for the most commonly recommended happiness strategies in mainstream media. </w:t>
      </w:r>
      <w:r>
        <w:rPr>
          <w:i/>
          <w:iCs/>
        </w:rPr>
        <w:t>Nature Human Behaviour</w:t>
      </w:r>
      <w:r>
        <w:t xml:space="preserve">, </w:t>
      </w:r>
      <w:r>
        <w:rPr>
          <w:i/>
          <w:iCs/>
        </w:rPr>
        <w:t>7</w:t>
      </w:r>
      <w:r>
        <w:t>(10), 1697–1707.</w:t>
      </w:r>
    </w:p>
    <w:p w14:paraId="0DC960F0" w14:textId="77777777" w:rsidR="00415BEA" w:rsidRDefault="00000000">
      <w:pPr>
        <w:pStyle w:val="Bibliography"/>
      </w:pPr>
      <w:bookmarkStart w:id="92" w:name="ref-frank2023experimentology"/>
      <w:bookmarkEnd w:id="91"/>
      <w:r>
        <w:t xml:space="preserve">Frank, M. C., Braginsky, M., Cachia, J., Coles, N. A., Hardwicke, T., Hawkins, R., … Williams, R. (2023). </w:t>
      </w:r>
      <w:r>
        <w:rPr>
          <w:i/>
          <w:iCs/>
        </w:rPr>
        <w:t>Experimentology: An open science approach to experimental psychology methods</w:t>
      </w:r>
      <w:r>
        <w:t>. Boston, MA: MIT Press.</w:t>
      </w:r>
    </w:p>
    <w:p w14:paraId="0DC960F1" w14:textId="77777777" w:rsidR="00415BEA" w:rsidRDefault="00000000">
      <w:pPr>
        <w:pStyle w:val="Bibliography"/>
      </w:pPr>
      <w:bookmarkStart w:id="93" w:name="ref-grandey2017state"/>
      <w:bookmarkEnd w:id="92"/>
      <w:r>
        <w:t xml:space="preserve">Grandey, A. A., &amp; Melloy, R. C. (2017). The state of the heart: Emotional labor as emotion regulation reviewed and revised. </w:t>
      </w:r>
      <w:r>
        <w:rPr>
          <w:i/>
          <w:iCs/>
        </w:rPr>
        <w:t>Journal of Occupational Health Psychology</w:t>
      </w:r>
      <w:r>
        <w:t xml:space="preserve">, </w:t>
      </w:r>
      <w:r>
        <w:rPr>
          <w:i/>
          <w:iCs/>
        </w:rPr>
        <w:t>22</w:t>
      </w:r>
      <w:r>
        <w:t>(3), 407.</w:t>
      </w:r>
    </w:p>
    <w:p w14:paraId="0DC960F2" w14:textId="77777777" w:rsidR="00415BEA" w:rsidRDefault="00000000">
      <w:pPr>
        <w:pStyle w:val="Bibliography"/>
      </w:pPr>
      <w:bookmarkStart w:id="94" w:name="ref-gross2015emotion"/>
      <w:bookmarkEnd w:id="93"/>
      <w:r>
        <w:t xml:space="preserve">Gross, J. J. (2015). Emotion regulation: Current status and future prospects. </w:t>
      </w:r>
      <w:r>
        <w:rPr>
          <w:i/>
          <w:iCs/>
        </w:rPr>
        <w:t>Psychological Inquiry</w:t>
      </w:r>
      <w:r>
        <w:t xml:space="preserve">, </w:t>
      </w:r>
      <w:r>
        <w:rPr>
          <w:i/>
          <w:iCs/>
        </w:rPr>
        <w:t>26</w:t>
      </w:r>
      <w:r>
        <w:t>(1), 1–26.</w:t>
      </w:r>
    </w:p>
    <w:p w14:paraId="0DC960F3" w14:textId="77777777" w:rsidR="00415BEA" w:rsidRDefault="00000000">
      <w:pPr>
        <w:pStyle w:val="Bibliography"/>
      </w:pPr>
      <w:bookmarkStart w:id="95" w:name="ref-harmon2016discrete"/>
      <w:bookmarkEnd w:id="94"/>
      <w:r>
        <w:t xml:space="preserve">Harmon-Jones, C., Bastian, B., &amp; Harmon-Jones, E. (2016). The discrete emotions questionnaire: A new tool for measuring state self-reported emotions. </w:t>
      </w:r>
      <w:r>
        <w:rPr>
          <w:i/>
          <w:iCs/>
        </w:rPr>
        <w:t>PloS One</w:t>
      </w:r>
      <w:r>
        <w:t xml:space="preserve">, </w:t>
      </w:r>
      <w:r>
        <w:rPr>
          <w:i/>
          <w:iCs/>
        </w:rPr>
        <w:t>11</w:t>
      </w:r>
      <w:r>
        <w:t>(8), e0159915.</w:t>
      </w:r>
    </w:p>
    <w:p w14:paraId="0DC960F4" w14:textId="77777777" w:rsidR="00415BEA" w:rsidRDefault="00000000">
      <w:pPr>
        <w:pStyle w:val="Bibliography"/>
      </w:pPr>
      <w:bookmarkStart w:id="96" w:name="ref-hu2014relation"/>
      <w:bookmarkEnd w:id="95"/>
      <w:r>
        <w:lastRenderedPageBreak/>
        <w:t xml:space="preserve">Hu, T., Zhang, D., Wang, J., Mistry, R., Ran, G., &amp; Wang, X. (2014). Relation between emotion regulation and mental health: A meta-analysis review. </w:t>
      </w:r>
      <w:r>
        <w:rPr>
          <w:i/>
          <w:iCs/>
        </w:rPr>
        <w:t>Psychological Reports</w:t>
      </w:r>
      <w:r>
        <w:t xml:space="preserve">, </w:t>
      </w:r>
      <w:r>
        <w:rPr>
          <w:i/>
          <w:iCs/>
        </w:rPr>
        <w:t>114</w:t>
      </w:r>
      <w:r>
        <w:t>(2), 341–362.</w:t>
      </w:r>
    </w:p>
    <w:p w14:paraId="0DC960F5" w14:textId="77777777" w:rsidR="00415BEA" w:rsidRDefault="00000000">
      <w:pPr>
        <w:pStyle w:val="Bibliography"/>
      </w:pPr>
      <w:bookmarkStart w:id="97" w:name="ref-hulsheger2011costs"/>
      <w:bookmarkEnd w:id="96"/>
      <w:r>
        <w:t xml:space="preserve">Hülsheger, U. R., &amp; Schewe, A. F. (2011). On the costs and benefits of emotional labor: A meta-analysis of three decades of research. </w:t>
      </w:r>
      <w:r>
        <w:rPr>
          <w:i/>
          <w:iCs/>
        </w:rPr>
        <w:t>Journal of Occupational Health Psychology</w:t>
      </w:r>
      <w:r>
        <w:t xml:space="preserve">, </w:t>
      </w:r>
      <w:r>
        <w:rPr>
          <w:i/>
          <w:iCs/>
        </w:rPr>
        <w:t>16</w:t>
      </w:r>
      <w:r>
        <w:t>(3), 361.</w:t>
      </w:r>
    </w:p>
    <w:p w14:paraId="0DC960F6" w14:textId="77777777" w:rsidR="00415BEA" w:rsidRDefault="00000000">
      <w:pPr>
        <w:pStyle w:val="Bibliography"/>
      </w:pPr>
      <w:bookmarkStart w:id="98" w:name="ref-james1948emotion"/>
      <w:bookmarkEnd w:id="97"/>
      <w:r>
        <w:t xml:space="preserve">James, W. (1884). What is emotion? </w:t>
      </w:r>
      <w:r>
        <w:rPr>
          <w:i/>
          <w:iCs/>
        </w:rPr>
        <w:t>Mind</w:t>
      </w:r>
      <w:r>
        <w:t xml:space="preserve">, </w:t>
      </w:r>
      <w:r>
        <w:rPr>
          <w:i/>
          <w:iCs/>
        </w:rPr>
        <w:t>8</w:t>
      </w:r>
      <w:r>
        <w:t>, 188–205.</w:t>
      </w:r>
    </w:p>
    <w:p w14:paraId="0DC960F7" w14:textId="77777777" w:rsidR="00415BEA" w:rsidRDefault="00000000">
      <w:pPr>
        <w:pStyle w:val="Bibliography"/>
      </w:pPr>
      <w:bookmarkStart w:id="99" w:name="ref-james1894physical"/>
      <w:bookmarkEnd w:id="98"/>
      <w:r>
        <w:t xml:space="preserve">James, W. (1894). Discussion: The physical basis of emotion. </w:t>
      </w:r>
      <w:r>
        <w:rPr>
          <w:i/>
          <w:iCs/>
        </w:rPr>
        <w:t>Psychological Review</w:t>
      </w:r>
      <w:r>
        <w:t xml:space="preserve">, </w:t>
      </w:r>
      <w:r>
        <w:rPr>
          <w:i/>
          <w:iCs/>
        </w:rPr>
        <w:t>1</w:t>
      </w:r>
      <w:r>
        <w:t>, 516–529.</w:t>
      </w:r>
    </w:p>
    <w:p w14:paraId="0DC960F8" w14:textId="77777777" w:rsidR="00415BEA" w:rsidRDefault="00000000">
      <w:pPr>
        <w:pStyle w:val="Bibliography"/>
      </w:pPr>
      <w:bookmarkStart w:id="100" w:name="ref-kraft2012grin"/>
      <w:bookmarkEnd w:id="99"/>
      <w:r>
        <w:t xml:space="preserve">Kraft, T. L., &amp; Pressman, S. D. (2012). Grin and bear it: The influence of manipulated facial expression on the stress response. </w:t>
      </w:r>
      <w:r>
        <w:rPr>
          <w:i/>
          <w:iCs/>
        </w:rPr>
        <w:t>Psychological Science</w:t>
      </w:r>
      <w:r>
        <w:t xml:space="preserve">, </w:t>
      </w:r>
      <w:r>
        <w:rPr>
          <w:i/>
          <w:iCs/>
        </w:rPr>
        <w:t>23</w:t>
      </w:r>
      <w:r>
        <w:t>(11), 1372–1378.</w:t>
      </w:r>
    </w:p>
    <w:p w14:paraId="0DC960F9" w14:textId="77777777" w:rsidR="00415BEA" w:rsidRDefault="00000000">
      <w:pPr>
        <w:pStyle w:val="Bibliography"/>
      </w:pPr>
      <w:bookmarkStart w:id="101" w:name="ref-laird1974self"/>
      <w:bookmarkEnd w:id="100"/>
      <w:r>
        <w:t xml:space="preserve">Laird, J. D. (1974). Self-attribution of emotion: The effects of expressive behavior on the quality of emotional experience. </w:t>
      </w:r>
      <w:r>
        <w:rPr>
          <w:i/>
          <w:iCs/>
        </w:rPr>
        <w:t>Journal of Personality and Social Psychology</w:t>
      </w:r>
      <w:r>
        <w:t xml:space="preserve">, </w:t>
      </w:r>
      <w:r>
        <w:rPr>
          <w:i/>
          <w:iCs/>
        </w:rPr>
        <w:t>29</w:t>
      </w:r>
      <w:r>
        <w:t>(4), 475.</w:t>
      </w:r>
    </w:p>
    <w:p w14:paraId="0DC960FA" w14:textId="77777777" w:rsidR="00415BEA" w:rsidRDefault="00000000">
      <w:pPr>
        <w:pStyle w:val="Bibliography"/>
      </w:pPr>
      <w:bookmarkStart w:id="102" w:name="ref-laird2007emotional"/>
      <w:bookmarkEnd w:id="101"/>
      <w:r>
        <w:t xml:space="preserve">Laird, J. D., &amp; Strout, S. (2007). </w:t>
      </w:r>
      <w:r>
        <w:rPr>
          <w:i/>
          <w:iCs/>
        </w:rPr>
        <w:t>Handbook of emotion elicitation and assessment</w:t>
      </w:r>
      <w:r>
        <w:t>. New York, NY: Oxford University Press.</w:t>
      </w:r>
    </w:p>
    <w:p w14:paraId="0DC960FB" w14:textId="77777777" w:rsidR="00415BEA" w:rsidRDefault="00000000">
      <w:pPr>
        <w:pStyle w:val="Bibliography"/>
      </w:pPr>
      <w:bookmarkStart w:id="103" w:name="ref-larsen1992facilitating"/>
      <w:bookmarkEnd w:id="102"/>
      <w:r>
        <w:t xml:space="preserve">Larsen, R. J., Kasimatis, M., &amp; Frey, K. (1992). Facilitating the furrowed brow: An unobtrusive test of the facial feedback hypothesis applied to unpleasant affect. </w:t>
      </w:r>
      <w:r>
        <w:rPr>
          <w:i/>
          <w:iCs/>
        </w:rPr>
        <w:t>Cognition and Emotion</w:t>
      </w:r>
      <w:r>
        <w:t xml:space="preserve">, </w:t>
      </w:r>
      <w:r>
        <w:rPr>
          <w:i/>
          <w:iCs/>
        </w:rPr>
        <w:t>6</w:t>
      </w:r>
      <w:r>
        <w:t>(5), 321–338.</w:t>
      </w:r>
    </w:p>
    <w:p w14:paraId="0DC960FC" w14:textId="77777777" w:rsidR="00415BEA" w:rsidRDefault="00000000">
      <w:pPr>
        <w:pStyle w:val="Bibliography"/>
      </w:pPr>
      <w:bookmarkStart w:id="104" w:name="ref-lenth2024emmeans"/>
      <w:bookmarkEnd w:id="103"/>
      <w:r>
        <w:t xml:space="preserve">Lenth, R. V. (2024). </w:t>
      </w:r>
      <w:r>
        <w:rPr>
          <w:i/>
          <w:iCs/>
        </w:rPr>
        <w:t>Emmeans: Estimated marginal means, aka least-squares means</w:t>
      </w:r>
      <w:r>
        <w:t xml:space="preserve">. Retrieved from </w:t>
      </w:r>
      <w:hyperlink r:id="rId14">
        <w:r w:rsidR="00415BEA">
          <w:rPr>
            <w:rStyle w:val="Hyperlink"/>
          </w:rPr>
          <w:t>https://CRAN.R-project.org/package=emmeans</w:t>
        </w:r>
      </w:hyperlink>
    </w:p>
    <w:p w14:paraId="0DC960FD" w14:textId="77777777" w:rsidR="00415BEA" w:rsidRDefault="00000000">
      <w:pPr>
        <w:pStyle w:val="Bibliography"/>
      </w:pPr>
      <w:bookmarkStart w:id="105" w:name="ref-luu2025power"/>
      <w:bookmarkEnd w:id="104"/>
      <w:r>
        <w:lastRenderedPageBreak/>
        <w:t xml:space="preserve">Luu, J. H., Acevedo, A. M., Pourmand, V., &amp; Pressman, S. D. (2025). The power of smiles: Mitigating pain through facial expression. </w:t>
      </w:r>
      <w:r>
        <w:rPr>
          <w:i/>
          <w:iCs/>
        </w:rPr>
        <w:t>The Journal of Positive Psychology</w:t>
      </w:r>
      <w:r>
        <w:t>, 1–10.</w:t>
      </w:r>
    </w:p>
    <w:p w14:paraId="0DC960FE" w14:textId="77777777" w:rsidR="00415BEA" w:rsidRDefault="00000000">
      <w:pPr>
        <w:pStyle w:val="Bibliography"/>
      </w:pPr>
      <w:bookmarkStart w:id="106" w:name="ref-malach2005burnout"/>
      <w:bookmarkEnd w:id="105"/>
      <w:r>
        <w:t xml:space="preserve">Malach-Pines, A. (2005). The burnout measure, short version. </w:t>
      </w:r>
      <w:r>
        <w:rPr>
          <w:i/>
          <w:iCs/>
        </w:rPr>
        <w:t>International Journal of Stress Management</w:t>
      </w:r>
      <w:r>
        <w:t xml:space="preserve">, </w:t>
      </w:r>
      <w:r>
        <w:rPr>
          <w:i/>
          <w:iCs/>
        </w:rPr>
        <w:t>12</w:t>
      </w:r>
      <w:r>
        <w:t>(1), 78.</w:t>
      </w:r>
    </w:p>
    <w:p w14:paraId="0DC960FF" w14:textId="77777777" w:rsidR="00415BEA" w:rsidRDefault="00000000">
      <w:pPr>
        <w:pStyle w:val="Bibliography"/>
      </w:pPr>
      <w:bookmarkStart w:id="107" w:name="ref-morey2024bayes"/>
      <w:bookmarkEnd w:id="106"/>
      <w:r>
        <w:t xml:space="preserve">Morey, R. D., &amp; Rouder, J. N. (2024). </w:t>
      </w:r>
      <w:r>
        <w:rPr>
          <w:i/>
          <w:iCs/>
        </w:rPr>
        <w:t>BayesFactor: Computation of bayes factors for common designs</w:t>
      </w:r>
      <w:r>
        <w:t xml:space="preserve">. Retrieved from </w:t>
      </w:r>
      <w:hyperlink r:id="rId15">
        <w:r w:rsidR="00415BEA">
          <w:rPr>
            <w:rStyle w:val="Hyperlink"/>
          </w:rPr>
          <w:t>https://CRAN.R-project.org/package=BayesFactor</w:t>
        </w:r>
      </w:hyperlink>
    </w:p>
    <w:p w14:paraId="0DC96100" w14:textId="77777777" w:rsidR="00415BEA" w:rsidRDefault="00000000">
      <w:pPr>
        <w:pStyle w:val="Bibliography"/>
      </w:pPr>
      <w:bookmarkStart w:id="108" w:name="ref-niedenthal2007embodying"/>
      <w:bookmarkEnd w:id="107"/>
      <w:r>
        <w:t xml:space="preserve">Niedenthal, P. M. (2007). Embodying emotion. </w:t>
      </w:r>
      <w:r>
        <w:rPr>
          <w:i/>
          <w:iCs/>
        </w:rPr>
        <w:t>Science</w:t>
      </w:r>
      <w:r>
        <w:t xml:space="preserve">, </w:t>
      </w:r>
      <w:r>
        <w:rPr>
          <w:i/>
          <w:iCs/>
        </w:rPr>
        <w:t>316</w:t>
      </w:r>
      <w:r>
        <w:t>(5827), 1002–1005.</w:t>
      </w:r>
    </w:p>
    <w:p w14:paraId="0DC96101" w14:textId="77777777" w:rsidR="00415BEA" w:rsidRDefault="00000000">
      <w:pPr>
        <w:pStyle w:val="Bibliography"/>
      </w:pPr>
      <w:bookmarkStart w:id="109" w:name="ref-pressman2021smile"/>
      <w:bookmarkEnd w:id="108"/>
      <w:r>
        <w:t xml:space="preserve">Pressman, S. D., Acevedo, A. M., Hammond, K. V., &amp; Kraft-Feil, T. L. (2021). Smile (or grimace) through the pain? The effects of experimentally manipulated facial expressions on needle-injection responses. </w:t>
      </w:r>
      <w:r>
        <w:rPr>
          <w:i/>
          <w:iCs/>
        </w:rPr>
        <w:t>Emotion</w:t>
      </w:r>
      <w:r>
        <w:t xml:space="preserve">, </w:t>
      </w:r>
      <w:r>
        <w:rPr>
          <w:i/>
          <w:iCs/>
        </w:rPr>
        <w:t>21</w:t>
      </w:r>
      <w:r>
        <w:t>(6), 1188.</w:t>
      </w:r>
    </w:p>
    <w:p w14:paraId="0DC96102" w14:textId="77777777" w:rsidR="00415BEA" w:rsidRDefault="00000000">
      <w:pPr>
        <w:pStyle w:val="Bibliography"/>
      </w:pPr>
      <w:bookmarkStart w:id="110" w:name="ref-roche2018effects"/>
      <w:bookmarkEnd w:id="109"/>
      <w:r>
        <w:t xml:space="preserve">Roche, J. M., &amp; Arnold, H. S. (2018). The effects of emotion suppression during language planning and production. </w:t>
      </w:r>
      <w:r>
        <w:rPr>
          <w:i/>
          <w:iCs/>
        </w:rPr>
        <w:t>Journal of Speech, Language, and Hearing Research</w:t>
      </w:r>
      <w:r>
        <w:t xml:space="preserve">, </w:t>
      </w:r>
      <w:r>
        <w:rPr>
          <w:i/>
          <w:iCs/>
        </w:rPr>
        <w:t>61</w:t>
      </w:r>
      <w:r>
        <w:t>(8), 2076–2083.</w:t>
      </w:r>
    </w:p>
    <w:p w14:paraId="0DC96103" w14:textId="77777777" w:rsidR="00415BEA" w:rsidRDefault="00000000">
      <w:pPr>
        <w:pStyle w:val="Bibliography"/>
      </w:pPr>
      <w:bookmarkStart w:id="111" w:name="ref-scherer2019emotion"/>
      <w:bookmarkEnd w:id="110"/>
      <w:r>
        <w:t xml:space="preserve">Scherer, K. R., &amp; Moors, A. (2019). The emotion process: Event appraisal and component differentiation. </w:t>
      </w:r>
      <w:r>
        <w:rPr>
          <w:i/>
          <w:iCs/>
        </w:rPr>
        <w:t>Annual Review of Psychology</w:t>
      </w:r>
      <w:r>
        <w:t xml:space="preserve">, </w:t>
      </w:r>
      <w:r>
        <w:rPr>
          <w:i/>
          <w:iCs/>
        </w:rPr>
        <w:t>70</w:t>
      </w:r>
      <w:r>
        <w:t>(1), 719–745.</w:t>
      </w:r>
    </w:p>
    <w:p w14:paraId="0DC96104" w14:textId="77777777" w:rsidR="00415BEA" w:rsidRDefault="00000000">
      <w:pPr>
        <w:pStyle w:val="Bibliography"/>
      </w:pPr>
      <w:bookmarkStart w:id="112" w:name="ref-strack1988inhibiting"/>
      <w:bookmarkEnd w:id="111"/>
      <w:r>
        <w:t xml:space="preserve">Strack, F., Martin, L. L., &amp; Stepper, S. (1988). Inhibiting and facilitating conditions of the human smile: A nonobtrusive test of the facial feedback hypothesis. </w:t>
      </w:r>
      <w:r>
        <w:rPr>
          <w:i/>
          <w:iCs/>
        </w:rPr>
        <w:t>Journal of Personality and Social Psychology</w:t>
      </w:r>
      <w:r>
        <w:t xml:space="preserve">, </w:t>
      </w:r>
      <w:r>
        <w:rPr>
          <w:i/>
          <w:iCs/>
        </w:rPr>
        <w:t>54</w:t>
      </w:r>
      <w:r>
        <w:t>(5), 768.</w:t>
      </w:r>
    </w:p>
    <w:p w14:paraId="0DC96105" w14:textId="77777777" w:rsidR="00415BEA" w:rsidRDefault="00000000">
      <w:pPr>
        <w:pStyle w:val="Bibliography"/>
      </w:pPr>
      <w:bookmarkStart w:id="113" w:name="ref-tomkins1962affect"/>
      <w:bookmarkEnd w:id="112"/>
      <w:r>
        <w:t xml:space="preserve">Tomkins, S. (1962). </w:t>
      </w:r>
      <w:r>
        <w:rPr>
          <w:i/>
          <w:iCs/>
        </w:rPr>
        <w:t>Affect imagery consciousness: Volume i: The positive affects</w:t>
      </w:r>
      <w:r>
        <w:t>. Springer Publishing Company.</w:t>
      </w:r>
    </w:p>
    <w:p w14:paraId="0DC96106" w14:textId="77777777" w:rsidR="00415BEA" w:rsidRDefault="00000000">
      <w:pPr>
        <w:pStyle w:val="Bibliography"/>
      </w:pPr>
      <w:bookmarkStart w:id="114" w:name="ref-visted2018emotion"/>
      <w:bookmarkEnd w:id="113"/>
      <w:r>
        <w:lastRenderedPageBreak/>
        <w:t xml:space="preserve">Visted, E., Vøllestad, J., Nielsen, M. B., &amp; Schanche, E. (2018). Emotion regulation in current and remitted depression: A systematic review and meta-analysis. </w:t>
      </w:r>
      <w:r>
        <w:rPr>
          <w:i/>
          <w:iCs/>
        </w:rPr>
        <w:t>Frontiers in Psychology</w:t>
      </w:r>
      <w:r>
        <w:t xml:space="preserve">, </w:t>
      </w:r>
      <w:r>
        <w:rPr>
          <w:i/>
          <w:iCs/>
        </w:rPr>
        <w:t>9</w:t>
      </w:r>
      <w:r>
        <w:t>, 756.</w:t>
      </w:r>
    </w:p>
    <w:p w14:paraId="0DC96107" w14:textId="77777777" w:rsidR="00415BEA" w:rsidRDefault="00000000">
      <w:pPr>
        <w:pStyle w:val="Bibliography"/>
      </w:pPr>
      <w:bookmarkStart w:id="115" w:name="ref-webb2012dealing"/>
      <w:bookmarkEnd w:id="114"/>
      <w:r>
        <w:t xml:space="preserve">Webb, T. L., Miles, E., &amp; Sheeran, P. (2012). Dealing with feeling: A meta-analysis of the effectiveness of strategies derived from the process model of emotion regulation. </w:t>
      </w:r>
      <w:r>
        <w:rPr>
          <w:i/>
          <w:iCs/>
        </w:rPr>
        <w:t>Psychological Bulletin</w:t>
      </w:r>
      <w:r>
        <w:t xml:space="preserve">, </w:t>
      </w:r>
      <w:r>
        <w:rPr>
          <w:i/>
          <w:iCs/>
        </w:rPr>
        <w:t>138</w:t>
      </w:r>
      <w:r>
        <w:t>(4), 775.</w:t>
      </w:r>
    </w:p>
    <w:p w14:paraId="0DC96108" w14:textId="77777777" w:rsidR="00415BEA" w:rsidRDefault="00000000">
      <w:pPr>
        <w:pStyle w:val="Bibliography"/>
      </w:pPr>
      <w:bookmarkStart w:id="116" w:name="ref-wood2016fashioning"/>
      <w:bookmarkEnd w:id="115"/>
      <w:r>
        <w:t xml:space="preserve">Wood, A., Rychlowska, M., Korb, S., &amp; Niedenthal, P. (2016). Fashioning the face: Sensorimotor simulation contributes to facial expression recognition. </w:t>
      </w:r>
      <w:r>
        <w:rPr>
          <w:i/>
          <w:iCs/>
        </w:rPr>
        <w:t>Trends in Cognitive Sciences</w:t>
      </w:r>
      <w:r>
        <w:t xml:space="preserve">, </w:t>
      </w:r>
      <w:r>
        <w:rPr>
          <w:i/>
          <w:iCs/>
        </w:rPr>
        <w:t>20</w:t>
      </w:r>
      <w:r>
        <w:t>(3), 227–240.</w:t>
      </w:r>
    </w:p>
    <w:p w14:paraId="0DC96109" w14:textId="77777777" w:rsidR="00415BEA" w:rsidRDefault="00000000">
      <w:pPr>
        <w:pStyle w:val="Bibliography"/>
      </w:pPr>
      <w:bookmarkStart w:id="117" w:name="ref-yu2023habitual"/>
      <w:bookmarkEnd w:id="116"/>
      <w:r>
        <w:t xml:space="preserve">Yu, C.-W. F., Haase, C. M., &amp; Chang, J.-H. (2023). Habitual expressive suppression of positive, but not negative, emotions consistently predicts lower well-being across two culturally distinct regions. </w:t>
      </w:r>
      <w:r>
        <w:rPr>
          <w:i/>
          <w:iCs/>
        </w:rPr>
        <w:t>Affective Science</w:t>
      </w:r>
      <w:r>
        <w:t xml:space="preserve">, </w:t>
      </w:r>
      <w:r>
        <w:rPr>
          <w:i/>
          <w:iCs/>
        </w:rPr>
        <w:t>4</w:t>
      </w:r>
      <w:r>
        <w:t>(4), 684–701.</w:t>
      </w:r>
    </w:p>
    <w:p w14:paraId="0DC9610A" w14:textId="77777777" w:rsidR="00415BEA" w:rsidRDefault="00000000">
      <w:pPr>
        <w:pStyle w:val="Bibliography"/>
      </w:pPr>
      <w:bookmarkStart w:id="118" w:name="ref-zapf2021emotion"/>
      <w:bookmarkEnd w:id="117"/>
      <w:r>
        <w:t xml:space="preserve">Zapf, D., Kern, M., Tschan, F., Holman, D., &amp; Semmer, N. K. (2021). Emotion work: A work psychology perspective. </w:t>
      </w:r>
      <w:r>
        <w:rPr>
          <w:i/>
          <w:iCs/>
        </w:rPr>
        <w:t>Annual Review of Organizational Psychology and Organizational Behavior</w:t>
      </w:r>
      <w:r>
        <w:t xml:space="preserve">, </w:t>
      </w:r>
      <w:r>
        <w:rPr>
          <w:i/>
          <w:iCs/>
        </w:rPr>
        <w:t>8</w:t>
      </w:r>
      <w:r>
        <w:t>(1), 139–172.</w:t>
      </w:r>
    </w:p>
    <w:p w14:paraId="0DC9610B" w14:textId="77777777" w:rsidR="00415BEA" w:rsidRDefault="00000000">
      <w:pPr>
        <w:pStyle w:val="Bibliography"/>
      </w:pPr>
      <w:bookmarkStart w:id="119" w:name="ref-zhu2021arithmetic"/>
      <w:bookmarkEnd w:id="118"/>
      <w:r>
        <w:t xml:space="preserve">Zhu, C., Jiang, Y., Wang, Y., Liu, D., &amp; Luo, W. (2021). Arithmetic performance is modulated by cognitive reappraisal and expression suppression: Evidence from behavioral and ERP findings. </w:t>
      </w:r>
      <w:r>
        <w:rPr>
          <w:i/>
          <w:iCs/>
        </w:rPr>
        <w:t>Neuropsychologia</w:t>
      </w:r>
      <w:r>
        <w:t xml:space="preserve">, </w:t>
      </w:r>
      <w:r>
        <w:rPr>
          <w:i/>
          <w:iCs/>
        </w:rPr>
        <w:t>162</w:t>
      </w:r>
      <w:r>
        <w:t>, 108060.</w:t>
      </w:r>
      <w:bookmarkEnd w:id="71"/>
      <w:bookmarkEnd w:id="73"/>
      <w:bookmarkEnd w:id="119"/>
    </w:p>
    <w:sectPr w:rsidR="00415BEA" w:rsidSect="00084144">
      <w:headerReference w:type="even" r:id="rId16"/>
      <w:headerReference w:type="default" r:id="rId17"/>
      <w:headerReference w:type="first" r:id="rId18"/>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2A1F5" w14:textId="77777777" w:rsidR="00A82531" w:rsidRDefault="00A82531">
      <w:pPr>
        <w:spacing w:before="0" w:after="0" w:line="240" w:lineRule="auto"/>
      </w:pPr>
      <w:r>
        <w:separator/>
      </w:r>
    </w:p>
  </w:endnote>
  <w:endnote w:type="continuationSeparator" w:id="0">
    <w:p w14:paraId="3D70849D" w14:textId="77777777" w:rsidR="00A82531" w:rsidRDefault="00A825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14D95" w14:textId="77777777" w:rsidR="00A82531" w:rsidRDefault="00A82531">
      <w:pPr>
        <w:spacing w:before="0" w:after="0" w:line="240" w:lineRule="auto"/>
      </w:pPr>
      <w:r>
        <w:separator/>
      </w:r>
    </w:p>
  </w:footnote>
  <w:footnote w:type="continuationSeparator" w:id="0">
    <w:p w14:paraId="0ACC50AF" w14:textId="77777777" w:rsidR="00A82531" w:rsidRDefault="00A8253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0DC9610E" w14:textId="77777777" w:rsidR="00767FF8"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C9610F" w14:textId="77777777" w:rsidR="00767FF8" w:rsidRDefault="00767FF8"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0DC96110" w14:textId="77777777" w:rsidR="00767FF8"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1" w14:textId="77777777" w:rsidR="00767FF8"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DC96112" w14:textId="77777777" w:rsidR="00767FF8"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3" w14:textId="77777777" w:rsidR="00767FF8"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13291200">
    <w:abstractNumId w:val="13"/>
  </w:num>
  <w:num w:numId="2" w16cid:durableId="756827627">
    <w:abstractNumId w:val="13"/>
  </w:num>
  <w:num w:numId="3" w16cid:durableId="972638434">
    <w:abstractNumId w:val="14"/>
  </w:num>
  <w:num w:numId="4" w16cid:durableId="1613122545">
    <w:abstractNumId w:val="1"/>
  </w:num>
  <w:num w:numId="5" w16cid:durableId="1295527555">
    <w:abstractNumId w:val="2"/>
  </w:num>
  <w:num w:numId="6" w16cid:durableId="1495802099">
    <w:abstractNumId w:val="3"/>
  </w:num>
  <w:num w:numId="7" w16cid:durableId="1410884657">
    <w:abstractNumId w:val="4"/>
  </w:num>
  <w:num w:numId="8" w16cid:durableId="4939902">
    <w:abstractNumId w:val="9"/>
  </w:num>
  <w:num w:numId="9" w16cid:durableId="1066145403">
    <w:abstractNumId w:val="5"/>
  </w:num>
  <w:num w:numId="10" w16cid:durableId="626276016">
    <w:abstractNumId w:val="6"/>
  </w:num>
  <w:num w:numId="11" w16cid:durableId="942801553">
    <w:abstractNumId w:val="7"/>
  </w:num>
  <w:num w:numId="12" w16cid:durableId="817725040">
    <w:abstractNumId w:val="8"/>
  </w:num>
  <w:num w:numId="13" w16cid:durableId="756363395">
    <w:abstractNumId w:val="10"/>
  </w:num>
  <w:num w:numId="14" w16cid:durableId="1489446338">
    <w:abstractNumId w:val="14"/>
  </w:num>
  <w:num w:numId="15" w16cid:durableId="1607932031">
    <w:abstractNumId w:val="0"/>
  </w:num>
  <w:num w:numId="16" w16cid:durableId="217589803">
    <w:abstractNumId w:val="0"/>
  </w:num>
  <w:num w:numId="17" w16cid:durableId="1478764951">
    <w:abstractNumId w:val="11"/>
  </w:num>
  <w:num w:numId="18" w16cid:durableId="2026589178">
    <w:abstractNumId w:val="12"/>
  </w:num>
  <w:num w:numId="19" w16cid:durableId="387655429">
    <w:abstractNumId w:val="11"/>
  </w:num>
  <w:num w:numId="20" w16cid:durableId="140005570">
    <w:abstractNumId w:val="12"/>
  </w:num>
  <w:num w:numId="21" w16cid:durableId="1372848643">
    <w:abstractNumId w:val="11"/>
  </w:num>
  <w:num w:numId="22" w16cid:durableId="399863877">
    <w:abstractNumId w:val="12"/>
  </w:num>
  <w:num w:numId="23" w16cid:durableId="94827231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es, Nicholas A.">
    <w15:presenceInfo w15:providerId="AD" w15:userId="S::ncoles@ufl.edu::61b9afe7-c068-4f05-8312-876ce7563e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040CF"/>
    <w:rsid w:val="001B0C19"/>
    <w:rsid w:val="00313569"/>
    <w:rsid w:val="0034293D"/>
    <w:rsid w:val="00352BA1"/>
    <w:rsid w:val="003756FC"/>
    <w:rsid w:val="003B2610"/>
    <w:rsid w:val="003D44B0"/>
    <w:rsid w:val="00410D66"/>
    <w:rsid w:val="00415BEA"/>
    <w:rsid w:val="00435F1A"/>
    <w:rsid w:val="00472128"/>
    <w:rsid w:val="00506818"/>
    <w:rsid w:val="005A55BB"/>
    <w:rsid w:val="005C4CCC"/>
    <w:rsid w:val="006373B0"/>
    <w:rsid w:val="00693388"/>
    <w:rsid w:val="006E16BF"/>
    <w:rsid w:val="006E6812"/>
    <w:rsid w:val="00717170"/>
    <w:rsid w:val="00767FF8"/>
    <w:rsid w:val="00871062"/>
    <w:rsid w:val="008A0998"/>
    <w:rsid w:val="00983A7C"/>
    <w:rsid w:val="009E05DE"/>
    <w:rsid w:val="00A27F77"/>
    <w:rsid w:val="00A82531"/>
    <w:rsid w:val="00AD19DE"/>
    <w:rsid w:val="00B41BE7"/>
    <w:rsid w:val="00B9346C"/>
    <w:rsid w:val="00BB0EF7"/>
    <w:rsid w:val="00BB761F"/>
    <w:rsid w:val="00BF4B6B"/>
    <w:rsid w:val="00C90938"/>
    <w:rsid w:val="00CA29AE"/>
    <w:rsid w:val="00CF1051"/>
    <w:rsid w:val="00E1195A"/>
    <w:rsid w:val="00E35534"/>
    <w:rsid w:val="00E634E8"/>
    <w:rsid w:val="00E753DB"/>
    <w:rsid w:val="00EB1F7E"/>
    <w:rsid w:val="00F9062B"/>
    <w:rsid w:val="00FA60AC"/>
    <w:rsid w:val="00FD48A7"/>
    <w:rsid w:val="00FE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60A4"/>
  <w15:docId w15:val="{8DA286CD-CC4A-B64E-99B0-A08A057F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3B26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8637/jss.v067.i01"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CRAN.R-project.org/package=BayesFactor" TargetMode="External"/><Relationship Id="rId10" Type="http://schemas.openxmlformats.org/officeDocument/2006/relationships/hyperlink" Target="https://osf.io/2suyx/?view_only=8052e16be97d4bee8f93a6fa67b02893"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AN.R-project.org/package=emme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670714f8618db2376d441c02964ad8f8">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0c1bb8c8da38ebfa7060b07942bcd7b3"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B5A14C-51DF-48A8-809D-7948876C9EB2}">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customXml/itemProps2.xml><?xml version="1.0" encoding="utf-8"?>
<ds:datastoreItem xmlns:ds="http://schemas.openxmlformats.org/officeDocument/2006/customXml" ds:itemID="{F2218A75-2A77-47A5-A87E-29361718AC85}"/>
</file>

<file path=customXml/itemProps3.xml><?xml version="1.0" encoding="utf-8"?>
<ds:datastoreItem xmlns:ds="http://schemas.openxmlformats.org/officeDocument/2006/customXml" ds:itemID="{8ED9E249-B4D3-493D-B9A6-BB9505D6B8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4152</Words>
  <Characters>24253</Characters>
  <Application>Microsoft Office Word</Application>
  <DocSecurity>0</DocSecurity>
  <Lines>367</Lines>
  <Paragraphs>112</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28293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creator/>
  <cp:keywords/>
  <cp:lastModifiedBy>Coles, Nicholas A.</cp:lastModifiedBy>
  <cp:revision>22</cp:revision>
  <dcterms:created xsi:type="dcterms:W3CDTF">2025-04-19T00:08:00Z</dcterms:created>
  <dcterms:modified xsi:type="dcterms:W3CDTF">2025-12-17T17:48:00Z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