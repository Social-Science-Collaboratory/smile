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2AD77" w14:textId="77777777" w:rsidR="002F2B7D" w:rsidRDefault="00000000">
      <w:pPr>
        <w:pStyle w:val="FirstParagraph"/>
      </w:pPr>
      <w:r>
        <w:t xml:space="preserve"> </w:t>
      </w:r>
    </w:p>
    <w:p w14:paraId="62157DF4" w14:textId="77777777" w:rsidR="002F2B7D" w:rsidRDefault="00000000">
      <w:pPr>
        <w:pStyle w:val="BodyText"/>
      </w:pPr>
      <w:r>
        <w:t xml:space="preserve"> </w:t>
      </w:r>
    </w:p>
    <w:p w14:paraId="6D8DDDAB" w14:textId="77777777" w:rsidR="002F2B7D" w:rsidRDefault="00000000">
      <w:pPr>
        <w:pStyle w:val="Heading1"/>
      </w:pPr>
      <w:bookmarkStart w:id="0" w:name="title"/>
      <w:r>
        <w:t>Smiling your way to happiness or misery? Experimental tests of competing perspectives [Registered Report - stage II]</w:t>
      </w:r>
    </w:p>
    <w:p w14:paraId="767DD5C4" w14:textId="77777777" w:rsidR="002F2B7D" w:rsidRDefault="002F2B7D">
      <w:pPr>
        <w:pStyle w:val="FirstParagraph"/>
      </w:pPr>
    </w:p>
    <w:p w14:paraId="547EA894" w14:textId="77777777" w:rsidR="002F2B7D" w:rsidRDefault="00000000">
      <w:r>
        <w:br w:type="page"/>
      </w:r>
    </w:p>
    <w:p w14:paraId="1A1610A8" w14:textId="77777777" w:rsidR="002F2B7D" w:rsidRDefault="00000000">
      <w:pPr>
        <w:pStyle w:val="Heading1"/>
      </w:pPr>
      <w:bookmarkStart w:id="1" w:name="abstract"/>
      <w:bookmarkEnd w:id="0"/>
      <w:r>
        <w:lastRenderedPageBreak/>
        <w:t>Abstract</w:t>
      </w:r>
    </w:p>
    <w:p w14:paraId="5B89BD2B" w14:textId="77777777" w:rsidR="002F2B7D" w:rsidRDefault="00000000">
      <w:pPr>
        <w:pStyle w:val="AbstractFirstParagraph"/>
      </w:pPr>
      <w:r>
        <w:t xml:space="preserve">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w:t>
      </w:r>
      <w:del w:id="2" w:author="authors" w:date="2026-09-25T19:50:00Z" w16du:dateUtc="2026-09-25T23:50:00Z">
        <w:r>
          <w:delText xml:space="preserve">smiles </w:delText>
        </w:r>
      </w:del>
      <w:ins w:id="3" w:author="authors" w:date="2026-09-25T19:50:00Z" w16du:dateUtc="2026-09-25T23:50:00Z">
        <w:r>
          <w:t>a single smile (</w:t>
        </w:r>
      </w:ins>
      <w:r>
        <w:t>vs. expressing themselves naturally</w:t>
      </w:r>
      <w:del w:id="4" w:author="authors" w:date="2026-09-25T19:50:00Z" w16du:dateUtc="2026-09-25T23:50:00Z">
        <w:r>
          <w:delText>.</w:delText>
        </w:r>
      </w:del>
      <w:ins w:id="5" w:author="authors" w:date="2026-09-25T19:50:00Z" w16du:dateUtc="2026-09-25T23:50:00Z">
        <w:r>
          <w:t>).</w:t>
        </w:r>
      </w:ins>
      <w:r>
        <w:t xml:space="preserve"> However, such effects were </w:t>
      </w:r>
      <w:del w:id="6" w:author="authors" w:date="2026-09-25T19:50:00Z" w16du:dateUtc="2026-09-25T23:50:00Z">
        <w:r>
          <w:delText xml:space="preserve">virtually nil </w:delText>
        </w:r>
      </w:del>
      <w:ins w:id="7" w:author="authors" w:date="2026-09-25T19:50:00Z" w16du:dateUtc="2026-09-25T23:50:00Z">
        <w:r>
          <w:t xml:space="preserve">(a) diminished </w:t>
        </w:r>
      </w:ins>
      <w:r>
        <w:t xml:space="preserve">when </w:t>
      </w:r>
      <w:del w:id="8" w:author="authors" w:date="2026-09-25T19:50:00Z" w16du:dateUtc="2026-09-25T23:50:00Z">
        <w:r>
          <w:delText>participants posed</w:delText>
        </w:r>
      </w:del>
      <w:ins w:id="9" w:author="authors" w:date="2026-09-25T19:50:00Z" w16du:dateUtc="2026-09-25T23:50:00Z">
        <w:r>
          <w:t>posing</w:t>
        </w:r>
      </w:ins>
      <w:r>
        <w:t xml:space="preserve"> smiles repeatedly</w:t>
      </w:r>
      <w:del w:id="10" w:author="authors" w:date="2026-09-25T19:50:00Z" w16du:dateUtc="2026-09-25T23:50:00Z">
        <w:r>
          <w:delText>.</w:delText>
        </w:r>
      </w:del>
      <w:ins w:id="11" w:author="authors" w:date="2026-09-25T19:50:00Z" w16du:dateUtc="2026-09-25T23:50:00Z">
        <w:r>
          <w:t xml:space="preserve"> and (b) virtually nil with the additional threat of punishment.</w:t>
        </w:r>
      </w:ins>
      <w:r>
        <w:t xml:space="preserve"> Furthermore, in positive contexts, </w:t>
      </w:r>
      <w:del w:id="12" w:author="authors" w:date="2026-09-25T19:50:00Z" w16du:dateUtc="2026-09-25T23:50:00Z">
        <w:r>
          <w:delText>posed</w:delText>
        </w:r>
      </w:del>
      <w:ins w:id="13" w:author="authors" w:date="2026-09-25T19:50:00Z" w16du:dateUtc="2026-09-25T23:50:00Z">
        <w:r>
          <w:t>posing</w:t>
        </w:r>
      </w:ins>
      <w:r>
        <w:t xml:space="preserve"> smiles </w:t>
      </w:r>
      <w:del w:id="14" w:author="authors" w:date="2026-09-25T19:50:00Z" w16du:dateUtc="2026-09-25T23:50:00Z">
        <w:r>
          <w:delText>generally</w:delText>
        </w:r>
      </w:del>
      <w:ins w:id="15" w:author="authors" w:date="2026-09-25T19:50:00Z" w16du:dateUtc="2026-09-25T23:50:00Z">
        <w:r>
          <w:t>repeatedly or under the threat of punishment</w:t>
        </w:r>
      </w:ins>
      <w:r>
        <w:t xml:space="preserve"> led to </w:t>
      </w:r>
      <w:r>
        <w:rPr>
          <w:i/>
          <w:iCs/>
        </w:rPr>
        <w:t>lower</w:t>
      </w:r>
      <w:r>
        <w:t xml:space="preserve"> self-reported happiness. </w:t>
      </w:r>
      <w:del w:id="16" w:author="authors" w:date="2026-09-25T19:50:00Z" w16du:dateUtc="2026-09-25T23:50:00Z">
        <w:r>
          <w:delText>In other words, even though</w:delText>
        </w:r>
      </w:del>
      <w:ins w:id="17" w:author="authors" w:date="2026-09-25T19:50:00Z" w16du:dateUtc="2026-09-25T23:50:00Z">
        <w:r>
          <w:t>Taken together, results suggest that</w:t>
        </w:r>
      </w:ins>
      <w:r>
        <w:t xml:space="preserve"> posed smiles can </w:t>
      </w:r>
      <w:del w:id="18" w:author="authors" w:date="2026-09-25T19:50:00Z" w16du:dateUtc="2026-09-25T23:50:00Z">
        <w:r>
          <w:delText>improve</w:delText>
        </w:r>
      </w:del>
      <w:ins w:id="19" w:author="authors" w:date="2026-09-25T19:50:00Z" w16du:dateUtc="2026-09-25T23:50:00Z">
        <w:r>
          <w:t>be</w:t>
        </w:r>
      </w:ins>
      <w:r>
        <w:t xml:space="preserve"> mood</w:t>
      </w:r>
      <w:ins w:id="20" w:author="authors" w:date="2026-09-25T19:50:00Z" w16du:dateUtc="2026-09-25T23:50:00Z">
        <w:r>
          <w:t>-boosting</w:t>
        </w:r>
      </w:ins>
      <w:r>
        <w:t xml:space="preserve"> in </w:t>
      </w:r>
      <w:del w:id="21" w:author="authors" w:date="2026-09-25T19:50:00Z" w16du:dateUtc="2026-09-25T23:50:00Z">
        <w:r>
          <w:delText>narrow experimental</w:delText>
        </w:r>
      </w:del>
      <w:ins w:id="22" w:author="authors" w:date="2026-09-25T19:50:00Z" w16du:dateUtc="2026-09-25T23:50:00Z">
        <w:r>
          <w:t>some</w:t>
        </w:r>
      </w:ins>
      <w:r>
        <w:t xml:space="preserve"> contexts</w:t>
      </w:r>
      <w:del w:id="23" w:author="authors" w:date="2026-09-25T19:50:00Z" w16du:dateUtc="2026-09-25T23:50:00Z">
        <w:r>
          <w:delText>, their effects appear far more negative</w:delText>
        </w:r>
      </w:del>
      <w:ins w:id="24" w:author="authors" w:date="2026-09-25T19:50:00Z" w16du:dateUtc="2026-09-25T23:50:00Z">
        <w:r>
          <w:t xml:space="preserve"> and mood-dampening</w:t>
        </w:r>
      </w:ins>
      <w:r>
        <w:t xml:space="preserve"> in </w:t>
      </w:r>
      <w:del w:id="25" w:author="authors" w:date="2026-09-25T19:50:00Z" w16du:dateUtc="2026-09-25T23:50:00Z">
        <w:r>
          <w:delText>conditions better resembling real-world emotion labor</w:delText>
        </w:r>
      </w:del>
      <w:ins w:id="26" w:author="authors" w:date="2026-09-25T19:50:00Z" w16du:dateUtc="2026-09-25T23:50:00Z">
        <w:r>
          <w:t>others — a potential source of both happiness and misery</w:t>
        </w:r>
      </w:ins>
      <w:r>
        <w:t>.</w:t>
      </w:r>
    </w:p>
    <w:p w14:paraId="4E2B070B" w14:textId="77777777" w:rsidR="002F2B7D" w:rsidRDefault="00000000">
      <w:pPr>
        <w:pStyle w:val="BodyText"/>
      </w:pPr>
      <w:r>
        <w:rPr>
          <w:i/>
          <w:iCs/>
        </w:rPr>
        <w:t>Keywords</w:t>
      </w:r>
      <w:r>
        <w:t>: emotion, emotion embodiment, emotion labor, facial feedback</w:t>
      </w:r>
    </w:p>
    <w:p w14:paraId="63BA0477" w14:textId="77777777" w:rsidR="002F2B7D" w:rsidRDefault="00000000">
      <w:r>
        <w:br w:type="page"/>
      </w:r>
    </w:p>
    <w:p w14:paraId="724A3067" w14:textId="77777777" w:rsidR="002F2B7D" w:rsidRDefault="00000000">
      <w:pPr>
        <w:pStyle w:val="Heading1"/>
      </w:pPr>
      <w:bookmarkStart w:id="27" w:name="firstheader"/>
      <w:bookmarkEnd w:id="1"/>
      <w:r>
        <w:lastRenderedPageBreak/>
        <w:t>Smiling your way to happiness or misery? Experimental tests of competing perspectives [Registered Report - stage II]</w:t>
      </w:r>
    </w:p>
    <w:p w14:paraId="232FE431" w14:textId="77777777" w:rsidR="002F2B7D" w:rsidRDefault="00000000">
      <w:pPr>
        <w:pStyle w:val="FirstParagraph"/>
      </w:pPr>
      <w:r>
        <w:t>“You’ll find that life is still worthwhile, if you just smile” – Nat King Cole (1954)</w:t>
      </w:r>
    </w:p>
    <w:p w14:paraId="7F52008B" w14:textId="77777777" w:rsidR="002F2B7D" w:rsidRDefault="00000000">
      <w:pPr>
        <w:pStyle w:val="BodyText"/>
      </w:pPr>
      <w:r>
        <w:t>“Pretending to be happy is almost like being happy. Until you remember that you’re only pretending. Then you’re sad. Really sad.” – Brittainy C. Cherry (2014)</w:t>
      </w:r>
    </w:p>
    <w:p w14:paraId="07EBBF0C" w14:textId="77777777" w:rsidR="002F2B7D" w:rsidRDefault="00000000">
      <w:pPr>
        <w:pStyle w:val="BodyText"/>
      </w:pPr>
      <w:r>
        <w:t>Researchers, artists, and lay people alike have long wondered if people can make themselves feel happier if they simply fake a smile (</w:t>
      </w:r>
      <w:hyperlink w:anchor="ref-coles2019meta">
        <w:r>
          <w:rPr>
            <w:rStyle w:val="Hyperlink"/>
          </w:rPr>
          <w:t>Coles, Larsen, &amp; Lench, 2019</w:t>
        </w:r>
      </w:hyperlink>
      <w:r>
        <w:t>). In addition to its allure as a cheap and scalable intervention for promoting happiness, such an idea connects to fundamental questions about the nature of emotion. For over a century, emotion embodiment researchers have posited that peripheral nervous system activity causally shapes emotion-related processes, including the subjective experience of emotion itself (</w:t>
      </w:r>
      <w:hyperlink w:anchor="ref-barrett2017">
        <w:r>
          <w:rPr>
            <w:rStyle w:val="Hyperlink"/>
          </w:rPr>
          <w:t>Barrett, 2017</w:t>
        </w:r>
      </w:hyperlink>
      <w:r>
        <w:t xml:space="preserve">; </w:t>
      </w:r>
      <w:hyperlink w:anchor="ref-cacioppo1992">
        <w:r>
          <w:rPr>
            <w:rStyle w:val="Hyperlink"/>
          </w:rPr>
          <w:t>Cacioppo et al., 1992</w:t>
        </w:r>
      </w:hyperlink>
      <w:r>
        <w:t xml:space="preserve">; </w:t>
      </w:r>
      <w:hyperlink w:anchor="ref-damasio2013">
        <w:r>
          <w:rPr>
            <w:rStyle w:val="Hyperlink"/>
          </w:rPr>
          <w:t>Damasio &amp; Carvalho, 2013</w:t>
        </w:r>
      </w:hyperlink>
      <w:r>
        <w:t xml:space="preserve">; </w:t>
      </w:r>
      <w:hyperlink w:anchor="ref-feldman2024">
        <w:r>
          <w:rPr>
            <w:rStyle w:val="Hyperlink"/>
          </w:rPr>
          <w:t>Feldman et al., 2024</w:t>
        </w:r>
      </w:hyperlink>
      <w:r>
        <w:t xml:space="preserve">; </w:t>
      </w:r>
      <w:hyperlink w:anchor="ref-james1884">
        <w:r>
          <w:rPr>
            <w:rStyle w:val="Hyperlink"/>
          </w:rPr>
          <w:t>James, 1884</w:t>
        </w:r>
      </w:hyperlink>
      <w:r>
        <w:t xml:space="preserve">, </w:t>
      </w:r>
      <w:hyperlink w:anchor="ref-james1894">
        <w:r>
          <w:rPr>
            <w:rStyle w:val="Hyperlink"/>
          </w:rPr>
          <w:t>1894</w:t>
        </w:r>
      </w:hyperlink>
      <w:r>
        <w:t xml:space="preserve">; </w:t>
      </w:r>
      <w:hyperlink w:anchor="ref-niedenthal2007">
        <w:r>
          <w:rPr>
            <w:rStyle w:val="Hyperlink"/>
          </w:rPr>
          <w:t>Niedenthal, 2007</w:t>
        </w:r>
      </w:hyperlink>
      <w:r>
        <w:t xml:space="preserve">; </w:t>
      </w:r>
      <w:hyperlink w:anchor="ref-scherer2019">
        <w:r>
          <w:rPr>
            <w:rStyle w:val="Hyperlink"/>
          </w:rPr>
          <w:t>Scherer &amp; Moors, 2019</w:t>
        </w:r>
      </w:hyperlink>
      <w:r>
        <w:t xml:space="preserve">; </w:t>
      </w:r>
      <w:hyperlink w:anchor="ref-tomkins1962">
        <w:r>
          <w:rPr>
            <w:rStyle w:val="Hyperlink"/>
          </w:rPr>
          <w:t>Tomkins, 1962</w:t>
        </w:r>
      </w:hyperlink>
      <w:r>
        <w:t xml:space="preserve">; </w:t>
      </w:r>
      <w:hyperlink w:anchor="ref-wood2016">
        <w:r>
          <w:rPr>
            <w:rStyle w:val="Hyperlink"/>
          </w:rPr>
          <w:t>Wood et al., 2016</w:t>
        </w:r>
      </w:hyperlink>
      <w:r>
        <w:t>). To evaluate such possibilities, many researchers have conducted experiments with an easy-to-manipulate component of the peripheral nervous system: facial musculature. For example, in a study ostensibly about how muscle movements influence galvanic skin response, Coles et al. (</w:t>
      </w:r>
      <w:hyperlink w:anchor="ref-coles2023artifact">
        <w:r>
          <w:rPr>
            <w:rStyle w:val="Hyperlink"/>
          </w:rPr>
          <w:t>2023</w:t>
        </w:r>
      </w:hyperlink>
      <w:r>
        <w:t xml:space="preserve">, Study 1) found that participants reported higher levels of happiness immediately after completing muscle </w:t>
      </w:r>
      <w:del w:id="28" w:author="authors" w:date="2026-09-25T19:50:00Z" w16du:dateUtc="2026-09-25T23:50:00Z">
        <w:r>
          <w:delText>movement trials</w:delText>
        </w:r>
      </w:del>
      <w:ins w:id="29" w:author="authors" w:date="2026-09-25T19:50:00Z" w16du:dateUtc="2026-09-25T23:50:00Z">
        <w:r>
          <w:t>movements</w:t>
        </w:r>
      </w:ins>
      <w:r>
        <w:t xml:space="preserve"> that configured their face into a smile vs. scowl. Similar patterns have been observed in (1) multiple pre-registered replications (</w:t>
      </w:r>
      <w:hyperlink w:anchor="ref-baker2025">
        <w:r>
          <w:rPr>
            <w:rStyle w:val="Hyperlink"/>
          </w:rPr>
          <w:t>Baker et al., 2025</w:t>
        </w:r>
      </w:hyperlink>
      <w:r>
        <w:t xml:space="preserve">; </w:t>
      </w:r>
      <w:hyperlink w:anchor="ref-coles2023artifact">
        <w:r>
          <w:rPr>
            <w:rStyle w:val="Hyperlink"/>
          </w:rPr>
          <w:t>Coles et al., 2023</w:t>
        </w:r>
      </w:hyperlink>
      <w:r>
        <w:t xml:space="preserve">; </w:t>
      </w:r>
      <w:hyperlink w:anchor="ref-noah2018">
        <w:r>
          <w:rPr>
            <w:rStyle w:val="Hyperlink"/>
          </w:rPr>
          <w:t>Noah et al., 2018</w:t>
        </w:r>
      </w:hyperlink>
      <w:r>
        <w:t xml:space="preserve">; but see </w:t>
      </w:r>
      <w:hyperlink w:anchor="ref-wagenmakers2016">
        <w:r>
          <w:rPr>
            <w:rStyle w:val="Hyperlink"/>
          </w:rPr>
          <w:t>Wagenmakers et al., 2016</w:t>
        </w:r>
      </w:hyperlink>
      <w:r>
        <w:t>), (2) a pre-registered meta-analysis of nearly 50 years of research (</w:t>
      </w:r>
      <w:hyperlink w:anchor="ref-coles2019meta">
        <w:r>
          <w:rPr>
            <w:rStyle w:val="Hyperlink"/>
          </w:rPr>
          <w:t>Coles, Larsen, &amp; Lench, 2019</w:t>
        </w:r>
      </w:hyperlink>
      <w:r>
        <w:t>), and (3) a large-scale adversarial collaboration conducted across 19 countries (</w:t>
      </w:r>
      <w:hyperlink w:anchor="ref-coles2022">
        <w:r>
          <w:rPr>
            <w:rStyle w:val="Hyperlink"/>
          </w:rPr>
          <w:t>Coles et al., 2022</w:t>
        </w:r>
      </w:hyperlink>
      <w:r>
        <w:t>).</w:t>
      </w:r>
    </w:p>
    <w:p w14:paraId="7A0CEE12" w14:textId="77777777" w:rsidR="002F2B7D" w:rsidRDefault="00000000">
      <w:pPr>
        <w:pStyle w:val="BodyText"/>
      </w:pPr>
      <w:r>
        <w:lastRenderedPageBreak/>
        <w:t>The emotion embodiment literature provides both a theoretical and empirical rationale for suggesting that people can make themselves feel happier if they “just smile” (</w:t>
      </w:r>
      <w:hyperlink w:anchor="ref-cole1954">
        <w:r>
          <w:rPr>
            <w:rStyle w:val="Hyperlink"/>
          </w:rPr>
          <w:t>Cole, 1954</w:t>
        </w:r>
      </w:hyperlink>
      <w:r>
        <w:t xml:space="preserve">). However, if true, it is remarkable that people are generally </w:t>
      </w:r>
      <w:r>
        <w:rPr>
          <w:i/>
          <w:iCs/>
        </w:rPr>
        <w:t>least happy</w:t>
      </w:r>
      <w:r>
        <w:t xml:space="preserve"> in jobs that notoriously require such behaviors, such as food and retail services (</w:t>
      </w:r>
      <w:hyperlink w:anchor="ref-smith2007">
        <w:r>
          <w:rPr>
            <w:rStyle w:val="Hyperlink"/>
          </w:rPr>
          <w:t>Smith, 2007</w:t>
        </w:r>
      </w:hyperlink>
      <w:r>
        <w:t>). In actuality, researchers who study these contexts often describe the negative effects of forcing one’s emotional expression to match the demands of a job (</w:t>
      </w:r>
      <w:hyperlink w:anchor="ref-hochschild1979">
        <w:r>
          <w:rPr>
            <w:rStyle w:val="Hyperlink"/>
          </w:rPr>
          <w:t>Hochschild, 1979</w:t>
        </w:r>
      </w:hyperlink>
      <w:r>
        <w:t xml:space="preserve">). Emotion labor researchers often describe posed smiles as “surface acting”, an act of feigning required emotional displays without changing internal states. Surface acting is often (imperfectly) likened to the notion of “expressive suppression” from research on basic emotion regulation strategies (e.g., </w:t>
      </w:r>
      <w:hyperlink w:anchor="ref-gross1998">
        <w:r>
          <w:rPr>
            <w:rStyle w:val="Hyperlink"/>
          </w:rPr>
          <w:t>Gross, 1998</w:t>
        </w:r>
      </w:hyperlink>
      <w:r>
        <w:t>). Relative to strategies that involve re-interpreting negative thoughts (i.e., cognitive reappraisal) to genuinely feel and express required emotions, expressive suppression strategies are generally characterized as inferior (</w:t>
      </w:r>
      <w:hyperlink w:anchor="ref-webb2012">
        <w:r>
          <w:rPr>
            <w:rStyle w:val="Hyperlink"/>
          </w:rPr>
          <w:t>Webb et al., 2012</w:t>
        </w:r>
      </w:hyperlink>
      <w:r>
        <w:t>), counterproductive (</w:t>
      </w:r>
      <w:hyperlink w:anchor="ref-fernandes2021">
        <w:r>
          <w:rPr>
            <w:rStyle w:val="Hyperlink"/>
          </w:rPr>
          <w:t>Fernandes &amp; Tone, 2021</w:t>
        </w:r>
      </w:hyperlink>
      <w:r>
        <w:t>), and regulatorily costly in terms of decreases in well-being (</w:t>
      </w:r>
      <w:hyperlink w:anchor="ref-dryman2018">
        <w:r>
          <w:rPr>
            <w:rStyle w:val="Hyperlink"/>
          </w:rPr>
          <w:t>Dryman &amp; Heimberg, 2018</w:t>
        </w:r>
      </w:hyperlink>
      <w:r>
        <w:t xml:space="preserve">; </w:t>
      </w:r>
      <w:hyperlink w:anchor="ref-hu2014">
        <w:r>
          <w:rPr>
            <w:rStyle w:val="Hyperlink"/>
          </w:rPr>
          <w:t>Hu et al., 2014</w:t>
        </w:r>
      </w:hyperlink>
      <w:r>
        <w:t xml:space="preserve">; </w:t>
      </w:r>
      <w:hyperlink w:anchor="ref-yu2023">
        <w:r>
          <w:rPr>
            <w:rStyle w:val="Hyperlink"/>
          </w:rPr>
          <w:t>Yu et al., 2023</w:t>
        </w:r>
      </w:hyperlink>
      <w:r>
        <w:t>), social outcomes (</w:t>
      </w:r>
      <w:hyperlink w:anchor="ref-chervonsky2017">
        <w:r>
          <w:rPr>
            <w:rStyle w:val="Hyperlink"/>
          </w:rPr>
          <w:t>Chervonsky &amp; Hunt, 2017</w:t>
        </w:r>
      </w:hyperlink>
      <w:r>
        <w:t>), and cognitive performance (</w:t>
      </w:r>
      <w:hyperlink w:anchor="ref-roche2018">
        <w:r>
          <w:rPr>
            <w:rStyle w:val="Hyperlink"/>
          </w:rPr>
          <w:t>Roche &amp; Arnold, 2018</w:t>
        </w:r>
      </w:hyperlink>
      <w:r>
        <w:t xml:space="preserve">; </w:t>
      </w:r>
      <w:hyperlink w:anchor="ref-zhu2021">
        <w:r>
          <w:rPr>
            <w:rStyle w:val="Hyperlink"/>
          </w:rPr>
          <w:t>Zhu et al., 2021</w:t>
        </w:r>
      </w:hyperlink>
      <w:r>
        <w:t>). Combined, this provides emotion labor researchers with both a theoretical and empirical rationale for warning against “pretending to be happy” (</w:t>
      </w:r>
      <w:hyperlink w:anchor="ref-cherry2014">
        <w:r>
          <w:rPr>
            <w:rStyle w:val="Hyperlink"/>
          </w:rPr>
          <w:t>Cherry, 2014</w:t>
        </w:r>
      </w:hyperlink>
      <w:r>
        <w:t>).</w:t>
      </w:r>
    </w:p>
    <w:p w14:paraId="5D162A04" w14:textId="77777777" w:rsidR="002F2B7D" w:rsidRDefault="00000000">
      <w:pPr>
        <w:pStyle w:val="BodyText"/>
      </w:pPr>
      <w:r>
        <w:t>When two scientific perspectives compete, it is not uncommon for one camp to fail to recognize each other’s epistemic standards or legitimacy (</w:t>
      </w:r>
      <w:hyperlink w:anchor="ref-galison1997">
        <w:r>
          <w:rPr>
            <w:rStyle w:val="Hyperlink"/>
          </w:rPr>
          <w:t>Galison, 1997</w:t>
        </w:r>
      </w:hyperlink>
      <w:r>
        <w:t>). In the context of smiling and happiness, some researchers may be tempted to dismiss the emotion labor perspective altogether due to internal validity concerns. For context, emotion labor researchers have documented a large number of negative correlations between smiling and indicators of happiness, often in real-world work contexts (</w:t>
      </w:r>
      <w:hyperlink w:anchor="ref-boemo2022">
        <w:r>
          <w:rPr>
            <w:rStyle w:val="Hyperlink"/>
          </w:rPr>
          <w:t>Boemo et al., 2022</w:t>
        </w:r>
      </w:hyperlink>
      <w:r>
        <w:t xml:space="preserve">; </w:t>
      </w:r>
      <w:hyperlink w:anchor="ref-fernandes2021">
        <w:r>
          <w:rPr>
            <w:rStyle w:val="Hyperlink"/>
          </w:rPr>
          <w:t>Fernandes &amp; Tone, 2021</w:t>
        </w:r>
      </w:hyperlink>
      <w:r>
        <w:t xml:space="preserve">; </w:t>
      </w:r>
      <w:hyperlink w:anchor="ref-hulsheger2011">
        <w:r>
          <w:rPr>
            <w:rStyle w:val="Hyperlink"/>
          </w:rPr>
          <w:t>Hülsheger &amp; Schewe, 2011</w:t>
        </w:r>
      </w:hyperlink>
      <w:r>
        <w:t xml:space="preserve">; </w:t>
      </w:r>
      <w:hyperlink w:anchor="ref-visted2018">
        <w:r>
          <w:rPr>
            <w:rStyle w:val="Hyperlink"/>
          </w:rPr>
          <w:t>Visted et al., 2018</w:t>
        </w:r>
      </w:hyperlink>
      <w:r>
        <w:t xml:space="preserve">). However, there are many confounds to </w:t>
      </w:r>
      <w:r>
        <w:lastRenderedPageBreak/>
        <w:t>consider. For example, negative correlations may be “due to the stressful situation that triggers negative emotions” requiring people to regulate their emotion expressions (</w:t>
      </w:r>
      <w:hyperlink w:anchor="ref-zapf2021">
        <w:r>
          <w:rPr>
            <w:rStyle w:val="Hyperlink"/>
          </w:rPr>
          <w:t>Zapf et al., 2021, p. 165</w:t>
        </w:r>
      </w:hyperlink>
      <w:r>
        <w:t>) – not the actual act of posing a smile. This could also potentially explain why researchers in a different theoretical tradition, emotion embodiment, observe positive effects of posed smiles: they overwhelmingly rely on experimental methods that manipulate smiling while controlling for potential confounding variables [e.g., the emotional nature of the situation; Coles, Larsen, and Lench (</w:t>
      </w:r>
      <w:hyperlink w:anchor="ref-coles2019meta">
        <w:r>
          <w:rPr>
            <w:rStyle w:val="Hyperlink"/>
          </w:rPr>
          <w:t>2019</w:t>
        </w:r>
      </w:hyperlink>
      <w:r>
        <w:t>)].</w:t>
      </w:r>
    </w:p>
    <w:p w14:paraId="3656B07F" w14:textId="77777777" w:rsidR="002F2B7D" w:rsidRDefault="00000000">
      <w:pPr>
        <w:pStyle w:val="BodyText"/>
      </w:pPr>
      <w:r>
        <w:t>Conversely, some researchers may be tempted to dismiss the emotion embodiment perspective over concerns about the ecological validity of their experimental settings. Experiments often bear little resemblance to real-world work conditions where people pose smiles – i.e., the setting where such acts tend to be linked with negative emotional outcomes. For example, consider the largest experimental demonstration of the effects of posed smiles on happiness (</w:t>
      </w:r>
      <w:hyperlink w:anchor="ref-coles2022">
        <w:r>
          <w:rPr>
            <w:rStyle w:val="Hyperlink"/>
          </w:rPr>
          <w:t>Coles et al., 2022</w:t>
        </w:r>
      </w:hyperlink>
      <w:r>
        <w:t>). Participants were led to believe the study was focused on multi-tasking and were asked to complete a variety of movements (e.g., tapping their leg). For one of those movements, participants were asked to configure their face into a smile by following muscle-by-muscle movement instructions. Participants did indeed report improved moods after posing smiles. However, it’s possible that such effects do not generalize beyond these sets of relatively artificial conditions (e.g., to real-world work contexts).</w:t>
      </w:r>
    </w:p>
    <w:p w14:paraId="36BDD832" w14:textId="77777777" w:rsidR="002F2B7D" w:rsidRDefault="00000000">
      <w:pPr>
        <w:pStyle w:val="Heading2"/>
      </w:pPr>
      <w:bookmarkStart w:id="30" w:name="present-work"/>
      <w:r>
        <w:t>Present Work</w:t>
      </w:r>
    </w:p>
    <w:p w14:paraId="2C1BCAC2" w14:textId="77777777" w:rsidR="002F2B7D" w:rsidRDefault="00000000">
      <w:pPr>
        <w:pStyle w:val="FirstParagraph"/>
      </w:pPr>
      <w:r>
        <w:t>The present work is part of a Registered Report designed to evaluate why the effects of posed smiles are often observed as positive in emotion embodiment research but negative in emotion labor research (</w:t>
      </w:r>
      <w:hyperlink w:anchor="ref-coles2026stage1">
        <w:r>
          <w:rPr>
            <w:rStyle w:val="Hyperlink"/>
          </w:rPr>
          <w:t>Coles et al., 2026</w:t>
        </w:r>
      </w:hyperlink>
      <w:r>
        <w:t xml:space="preserve">). We considered multiple ways that these contexts </w:t>
      </w:r>
      <w:r>
        <w:lastRenderedPageBreak/>
        <w:t>differ</w:t>
      </w:r>
      <w:r>
        <w:rPr>
          <w:rStyle w:val="FootnoteReference"/>
        </w:rPr>
        <w:footnoteReference w:id="1"/>
      </w:r>
      <w:r>
        <w:t>, ultimately choosing three to focus our initial inquiry: (1) the emotional contexts in which participants pose smiles, (2) the number of times they pose the smile, and (3) whether non-compliance could lead to financial penalties.</w:t>
      </w:r>
    </w:p>
    <w:p w14:paraId="413E5117" w14:textId="77777777" w:rsidR="002F2B7D" w:rsidRDefault="00000000">
      <w:pPr>
        <w:pStyle w:val="Heading3"/>
      </w:pPr>
      <w:bookmarkStart w:id="31" w:name="Xaa76c0df26607309bc4aeb19384cf7466c6b13d"/>
      <w:r>
        <w:t>The Emotion Incongruence Hypothesis: Posed Smiles Do Not Improve Mood in Negative Contexts</w:t>
      </w:r>
    </w:p>
    <w:p w14:paraId="0EB9A651" w14:textId="77777777" w:rsidR="002F2B7D" w:rsidRDefault="00000000">
      <w:pPr>
        <w:pStyle w:val="FirstParagraph"/>
      </w:pPr>
      <w:r>
        <w:t xml:space="preserve">First, we considered an </w:t>
      </w:r>
      <w:r>
        <w:rPr>
          <w:i/>
          <w:iCs/>
        </w:rPr>
        <w:t>emotion incongruence hypothesis</w:t>
      </w:r>
      <w:r>
        <w:t>. Emotion embodiment researchers often study the effects of posed expressions in a context that is either neutral or emotionally congruent with the posed expression [e.g., positive if posing smiles; Coles, Larsen, and Lench (</w:t>
      </w:r>
      <w:hyperlink w:anchor="ref-coles2019meta">
        <w:r>
          <w:rPr>
            <w:rStyle w:val="Hyperlink"/>
          </w:rPr>
          <w:t>2019</w:t>
        </w:r>
      </w:hyperlink>
      <w:r>
        <w:t>)]. Once again, consider the largest experimental demonstration of such effects (</w:t>
      </w:r>
      <w:hyperlink w:anchor="ref-coles2022">
        <w:r>
          <w:rPr>
            <w:rStyle w:val="Hyperlink"/>
          </w:rPr>
          <w:t>Coles et al., 2022</w:t>
        </w:r>
      </w:hyperlink>
      <w:r>
        <w:t>). Half of participants posed smiles while essentially staring at a blank screen, and the other half posed smiles while looking at mildly pleasant photos. However, when extending similar paradigms to a stressful context – like being submerged in ice water – researchers have thus far failed to find that posed smiles improve mood (</w:t>
      </w:r>
      <w:hyperlink w:anchor="ref-kraft2012">
        <w:r>
          <w:rPr>
            <w:rStyle w:val="Hyperlink"/>
          </w:rPr>
          <w:t>Kraft &amp; Pressman, 2012</w:t>
        </w:r>
      </w:hyperlink>
      <w:r>
        <w:t xml:space="preserve">; </w:t>
      </w:r>
      <w:hyperlink w:anchor="ref-luu2025">
        <w:r>
          <w:rPr>
            <w:rStyle w:val="Hyperlink"/>
          </w:rPr>
          <w:t>Luu et al., 2025</w:t>
        </w:r>
      </w:hyperlink>
      <w:r>
        <w:t xml:space="preserve">; </w:t>
      </w:r>
      <w:hyperlink w:anchor="ref-pressman2021">
        <w:r>
          <w:rPr>
            <w:rStyle w:val="Hyperlink"/>
          </w:rPr>
          <w:t>Pressman et al., 2021</w:t>
        </w:r>
      </w:hyperlink>
      <w:r>
        <w:t>). In addition to providing one explanation for discrepancies between the emotion embodiment and labor literatures, such results challenge popularized claims about the ability of facial movement manipulations to improve mood in everyday negative situations. This includes not only recommendations to “just smile</w:t>
      </w:r>
      <w:del w:id="32" w:author="authors" w:date="2026-09-25T19:50:00Z" w16du:dateUtc="2026-09-25T23:50:00Z">
        <w:r>
          <w:delText>”,</w:delText>
        </w:r>
      </w:del>
      <w:ins w:id="33" w:author="authors" w:date="2026-09-25T19:50:00Z" w16du:dateUtc="2026-09-25T23:50:00Z">
        <w:r>
          <w:t>” (</w:t>
        </w:r>
        <w:r>
          <w:fldChar w:fldCharType="begin"/>
        </w:r>
        <w:r>
          <w:instrText>HYPERLINK \l "ref-cole1954" \h</w:instrText>
        </w:r>
        <w:r>
          <w:fldChar w:fldCharType="separate"/>
        </w:r>
        <w:r>
          <w:rPr>
            <w:rStyle w:val="Hyperlink"/>
          </w:rPr>
          <w:t>Cole, 1954</w:t>
        </w:r>
        <w:r>
          <w:fldChar w:fldCharType="end"/>
        </w:r>
        <w:r>
          <w:t>),</w:t>
        </w:r>
      </w:ins>
      <w:r>
        <w:t xml:space="preserve"> but also the neuromuscular electrical stimulation of facial musculature associated with </w:t>
      </w:r>
      <w:r>
        <w:lastRenderedPageBreak/>
        <w:t>positive expressions (</w:t>
      </w:r>
      <w:hyperlink w:anchor="ref-efthimiou2024smiling">
        <w:r>
          <w:rPr>
            <w:rStyle w:val="Hyperlink"/>
          </w:rPr>
          <w:t>Efthimiou, Baker, Elsenaar, et al., 2024</w:t>
        </w:r>
      </w:hyperlink>
      <w:r>
        <w:t xml:space="preserve">; </w:t>
      </w:r>
      <w:hyperlink w:anchor="ref-efthimiou2024happiness">
        <w:r>
          <w:rPr>
            <w:rStyle w:val="Hyperlink"/>
          </w:rPr>
          <w:t>Efthimiou, Baker, Clarke, et al., 2024</w:t>
        </w:r>
      </w:hyperlink>
      <w:r>
        <w:t>) or the use of Botox treatments to inhibit activation in facial musculature associated with negative expressions (</w:t>
      </w:r>
      <w:hyperlink w:anchor="ref-schulze2021">
        <w:r>
          <w:rPr>
            <w:rStyle w:val="Hyperlink"/>
          </w:rPr>
          <w:t>Schulze et al., 2021</w:t>
        </w:r>
      </w:hyperlink>
      <w:r>
        <w:t xml:space="preserve">; </w:t>
      </w:r>
      <w:hyperlink w:anchor="ref-wollmer2022">
        <w:r>
          <w:rPr>
            <w:rStyle w:val="Hyperlink"/>
          </w:rPr>
          <w:t>Wollmer et al., 2022</w:t>
        </w:r>
      </w:hyperlink>
      <w:r>
        <w:t>). (For critiques of such clinical translations, see Coles and Larsen (</w:t>
      </w:r>
      <w:hyperlink w:anchor="ref-coles2021eyebrows">
        <w:r>
          <w:rPr>
            <w:rStyle w:val="Hyperlink"/>
          </w:rPr>
          <w:t>2021</w:t>
        </w:r>
      </w:hyperlink>
      <w:r>
        <w:t>) and Coles, Larsen, Kuribayashi, et al. (</w:t>
      </w:r>
      <w:hyperlink w:anchor="ref-coles2019botox">
        <w:r>
          <w:rPr>
            <w:rStyle w:val="Hyperlink"/>
          </w:rPr>
          <w:t>2019</w:t>
        </w:r>
      </w:hyperlink>
      <w:r>
        <w:t>).)</w:t>
      </w:r>
    </w:p>
    <w:p w14:paraId="032E256E" w14:textId="77777777" w:rsidR="002F2B7D" w:rsidRDefault="00000000">
      <w:pPr>
        <w:pStyle w:val="Heading3"/>
      </w:pPr>
      <w:bookmarkStart w:id="34" w:name="Xd7d46beaae9732f1d2c600a44fc3c0a318b8347"/>
      <w:bookmarkEnd w:id="31"/>
      <w:r>
        <w:t>The Repetition Hypothesis: Posed Smiles Do Not Improve Mood When Performed Repeatedly</w:t>
      </w:r>
    </w:p>
    <w:p w14:paraId="1C5EA2B0" w14:textId="77777777" w:rsidR="002F2B7D" w:rsidRDefault="00000000">
      <w:pPr>
        <w:pStyle w:val="FirstParagraph"/>
      </w:pPr>
      <w:r>
        <w:t xml:space="preserve">Second, we considered a </w:t>
      </w:r>
      <w:r>
        <w:rPr>
          <w:i/>
          <w:iCs/>
        </w:rPr>
        <w:t>repetition hypothesis</w:t>
      </w:r>
      <w:r>
        <w:t>. According to this hypothesis, posed smiles may improve mood when performed once or twice – e.g., in the context of a typical emotion embodiment experiment. However, such effects may disappear (and even reverse) when people pose smiles repeatedly – e.g., in the context of a typical workplace studied by emotion embodiment surveys. Practically, such a result would highlight the importance of posing smiles in moderation. For example, rather than requiring workers to feign happiness in every interaction, worker well-being may be maximized by only asking them to do so in their most difficult interactions.</w:t>
      </w:r>
    </w:p>
    <w:p w14:paraId="7593F67B" w14:textId="77777777" w:rsidR="002F2B7D" w:rsidRDefault="00000000">
      <w:pPr>
        <w:pStyle w:val="Heading3"/>
      </w:pPr>
      <w:bookmarkStart w:id="35" w:name="Xd7c6f77599f29e142afe58396c6e968c35c21db"/>
      <w:bookmarkEnd w:id="34"/>
      <w:r>
        <w:t>The Punishment Hypothesis: Posed Smiles Do Not Improve Mood When Performed to Avoid Punishment</w:t>
      </w:r>
    </w:p>
    <w:p w14:paraId="4863B489" w14:textId="77777777" w:rsidR="002F2B7D" w:rsidRDefault="00000000">
      <w:pPr>
        <w:pStyle w:val="FirstParagraph"/>
      </w:pPr>
      <w:r>
        <w:t xml:space="preserve">Third, we considered a </w:t>
      </w:r>
      <w:r>
        <w:rPr>
          <w:i/>
          <w:iCs/>
        </w:rPr>
        <w:t>punishment hypothesis</w:t>
      </w:r>
      <w:r>
        <w:t>: posed smiles can improve mood when performed relatively voluntarily in emotion embodiment research – but not when done under threat of punishment (e.g., reduced tips, docked performance evaluations, or job loss) in emotion labor research. More practically, such results directly connect to conversations about eradicating emotion display requirements at work altogether (</w:t>
      </w:r>
      <w:hyperlink w:anchor="ref-grandey2015">
        <w:r>
          <w:rPr>
            <w:rStyle w:val="Hyperlink"/>
          </w:rPr>
          <w:t>Grandey et al., 2015</w:t>
        </w:r>
      </w:hyperlink>
      <w:r>
        <w:t xml:space="preserve">). Such conversations often consider seemingly conflicting evidence from the emotion embodiment literature: that posed smiles can increase happiness in experimental contexts (e.g., </w:t>
      </w:r>
      <w:hyperlink w:anchor="ref-chandwani2015">
        <w:r>
          <w:rPr>
            <w:rStyle w:val="Hyperlink"/>
          </w:rPr>
          <w:t>Chandwani &amp; Sharma, 2015</w:t>
        </w:r>
      </w:hyperlink>
      <w:r>
        <w:t xml:space="preserve">; </w:t>
      </w:r>
      <w:hyperlink w:anchor="ref-choi2015">
        <w:r>
          <w:rPr>
            <w:rStyle w:val="Hyperlink"/>
          </w:rPr>
          <w:t>Choi &amp; Kim, 2015</w:t>
        </w:r>
      </w:hyperlink>
      <w:r>
        <w:t xml:space="preserve">). However, the punishment account potentially explains why these effects do </w:t>
      </w:r>
      <w:r>
        <w:lastRenderedPageBreak/>
        <w:t>not generalize to work settings: smiling isn’t mood boosting when performed to avoid punishment.</w:t>
      </w:r>
    </w:p>
    <w:p w14:paraId="3411BC2B" w14:textId="77777777" w:rsidR="002F2B7D" w:rsidRDefault="00000000">
      <w:pPr>
        <w:pStyle w:val="Heading1"/>
      </w:pPr>
      <w:bookmarkStart w:id="36" w:name="methodology"/>
      <w:bookmarkEnd w:id="27"/>
      <w:bookmarkEnd w:id="30"/>
      <w:bookmarkEnd w:id="35"/>
      <w:r>
        <w:t>Methodology</w:t>
      </w:r>
    </w:p>
    <w:p w14:paraId="276C93A4" w14:textId="77777777" w:rsidR="002F2B7D" w:rsidRDefault="00000000">
      <w:pPr>
        <w:pStyle w:val="FirstParagraph"/>
      </w:pPr>
      <w:r>
        <w:t>In the present work, we evaluated the emotion incongruence, repetition, and punishment accounts side-by-side. To do so, we extended a paradigm used in the largest experimental demonstration of the mood-boosting effects of posed smiles (</w:t>
      </w:r>
      <w:hyperlink w:anchor="ref-coles2022">
        <w:r>
          <w:rPr>
            <w:rStyle w:val="Hyperlink"/>
          </w:rPr>
          <w:t>Coles et al., 2022</w:t>
        </w:r>
      </w:hyperlink>
      <w:r>
        <w:t>) to include three experimentally-manipulated factors: (1) the emotional contexts in which participants pose smiles, (2) the number of times they pose the smile, and (3) whether non-compliance could lead to financial penalties.</w:t>
      </w:r>
    </w:p>
    <w:p w14:paraId="0B68C223" w14:textId="77777777" w:rsidR="002F2B7D" w:rsidRDefault="00000000">
      <w:pPr>
        <w:pStyle w:val="BodyText"/>
      </w:pPr>
      <w:r>
        <w:t xml:space="preserve">The study </w:t>
      </w:r>
      <w:del w:id="37" w:author="authors" w:date="2026-09-25T19:50:00Z" w16du:dateUtc="2026-09-25T23:50:00Z">
        <w:r>
          <w:delText>featured</w:delText>
        </w:r>
      </w:del>
      <w:ins w:id="38" w:author="authors" w:date="2026-09-25T19:50:00Z" w16du:dateUtc="2026-09-25T23:50:00Z">
        <w:r>
          <w:t>deployed</w:t>
        </w:r>
      </w:ins>
      <w:r>
        <w:t xml:space="preserve"> a 2 (Face Movement: pose smile, express naturally) x 2 (Emotional Context: positive, negative) x 2 (Movement Repetitions: one time, ten times) x 2 (Punishment Threat: present, absent) design, with the first factor manipulated within-subjects. These manipulations were designed to evaluate boundary conditions of the mood-boosting effect of posed smiles – not explain </w:t>
      </w:r>
      <w:r>
        <w:rPr>
          <w:i/>
          <w:iCs/>
        </w:rPr>
        <w:t>why</w:t>
      </w:r>
      <w:r>
        <w:t xml:space="preserve"> those conditions matter. For example, Punishment Threat may eliminate the mood-boosting effect of posed smiles because it shifts the perceived goal of the smile (to avoid financial penalty vs. appease an experimenter). </w:t>
      </w:r>
      <w:del w:id="39" w:author="authors" w:date="2026-09-25T19:50:00Z" w16du:dateUtc="2026-09-25T23:50:00Z">
        <w:r>
          <w:delText>But</w:delText>
        </w:r>
      </w:del>
      <w:ins w:id="40" w:author="authors" w:date="2026-09-25T19:50:00Z" w16du:dateUtc="2026-09-25T23:50:00Z">
        <w:r>
          <w:t>Alternatively,</w:t>
        </w:r>
      </w:ins>
      <w:r>
        <w:t xml:space="preserve"> it may also eliminate the mood-boosting effect of posed smiles because it is intrinsically unpleasant. </w:t>
      </w:r>
      <w:del w:id="41" w:author="authors" w:date="2026-09-25T19:50:00Z" w16du:dateUtc="2026-09-25T23:50:00Z">
        <w:r>
          <w:delText>Our</w:delText>
        </w:r>
      </w:del>
      <w:ins w:id="42" w:author="authors" w:date="2026-09-25T19:50:00Z" w16du:dateUtc="2026-09-25T23:50:00Z">
        <w:r>
          <w:t>Before debating such mechanisms, our</w:t>
        </w:r>
      </w:ins>
      <w:r>
        <w:t xml:space="preserve"> Registered Report focused on </w:t>
      </w:r>
      <w:del w:id="43" w:author="authors" w:date="2026-09-25T19:50:00Z" w16du:dateUtc="2026-09-25T23:50:00Z">
        <w:r>
          <w:delText>identifying</w:delText>
        </w:r>
      </w:del>
      <w:ins w:id="44" w:author="authors" w:date="2026-09-25T19:50:00Z" w16du:dateUtc="2026-09-25T23:50:00Z">
        <w:r>
          <w:t>establishing</w:t>
        </w:r>
      </w:ins>
      <w:r>
        <w:t xml:space="preserve"> these boundary conditions with a pre-registered and pre-vetted design, sampling plan, and analysis strategy (</w:t>
      </w:r>
      <w:hyperlink r:id="rId7">
        <w:r>
          <w:rPr>
            <w:rStyle w:val="Hyperlink"/>
          </w:rPr>
          <w:t>https://osf.io/2suyx/?view_only=8052e16be97d4bee8f93a6fa67b02893</w:t>
        </w:r>
      </w:hyperlink>
      <w:r>
        <w:t>).</w:t>
      </w:r>
    </w:p>
    <w:p w14:paraId="4CEC7E19" w14:textId="77777777" w:rsidR="002F2B7D" w:rsidRDefault="00000000">
      <w:pPr>
        <w:pStyle w:val="Heading2"/>
      </w:pPr>
      <w:bookmarkStart w:id="45" w:name="participants-and-procedures"/>
      <w:r>
        <w:t>Participants and Procedures</w:t>
      </w:r>
    </w:p>
    <w:p w14:paraId="27AE6691" w14:textId="77777777" w:rsidR="002F2B7D" w:rsidRDefault="00000000">
      <w:pPr>
        <w:pStyle w:val="FirstParagraph"/>
      </w:pPr>
      <w:r>
        <w:rPr>
          <w:i/>
          <w:iCs/>
        </w:rPr>
        <w:t>N</w:t>
      </w:r>
      <w:r>
        <w:t xml:space="preserve"> = </w:t>
      </w:r>
      <w:del w:id="46" w:author="authors" w:date="2026-09-25T19:50:00Z" w16du:dateUtc="2026-09-25T23:50:00Z">
        <w:r>
          <w:delText>1200</w:delText>
        </w:r>
      </w:del>
      <w:ins w:id="47" w:author="authors" w:date="2026-09-25T19:50:00Z" w16du:dateUtc="2026-09-25T23:50:00Z">
        <w:r>
          <w:t>1201</w:t>
        </w:r>
      </w:ins>
      <w:r>
        <w:t xml:space="preserve"> participants were recruited from Prolific: an online platform where people complete studies in exchange for payment. (See </w:t>
      </w:r>
      <w:r>
        <w:rPr>
          <w:i/>
          <w:iCs/>
        </w:rPr>
        <w:t>Power Simulation</w:t>
      </w:r>
      <w:r>
        <w:t xml:space="preserve"> for more information.) </w:t>
      </w:r>
      <w:r>
        <w:lastRenderedPageBreak/>
        <w:t>Workers on the platform were eligible to participate if they (a) spoke English, (b) had a functioning webcam, (c) had previously completed at least 5 studies, and (d) had at least 90% of their study submissions accepted. These latter two criteria help ensure that the quality of participants’ responses had been vetted by other researchers.</w:t>
      </w:r>
    </w:p>
    <w:p w14:paraId="68A18836" w14:textId="77777777" w:rsidR="002F2B7D" w:rsidRDefault="00000000">
      <w:pPr>
        <w:pStyle w:val="BodyText"/>
      </w:pPr>
      <w:r>
        <w:t>Participants completed the online experiment via a browser-based platform, Gorilla Experiment Builder (</w:t>
      </w:r>
      <w:hyperlink w:anchor="ref-anwylirvine2020">
        <w:r>
          <w:rPr>
            <w:rStyle w:val="Hyperlink"/>
          </w:rPr>
          <w:t>Anwyl-Irvine et al., 2020</w:t>
        </w:r>
      </w:hyperlink>
      <w:r>
        <w:t>). To minimize the impact of demand characteristics (</w:t>
      </w:r>
      <w:hyperlink w:anchor="ref-coles2025">
        <w:r>
          <w:rPr>
            <w:rStyle w:val="Hyperlink"/>
          </w:rPr>
          <w:t>Coles et al., 2025</w:t>
        </w:r>
      </w:hyperlink>
      <w:r>
        <w:t xml:space="preserve">; </w:t>
      </w:r>
      <w:hyperlink w:anchor="ref-orne1962">
        <w:r>
          <w:rPr>
            <w:rStyle w:val="Hyperlink"/>
          </w:rPr>
          <w:t>Orne, 1962</w:t>
        </w:r>
      </w:hyperlink>
      <w:r>
        <w:t>), participants were told the study examines “how physical multi-tasking influences mathematical speed and accuracy”. For payment, participants were told that they would receive up to $6. However, half of participants were informed that $2 would be deducted if we did not find that they followed instructions satisfactorily during recorded segments of the study. This served as our manipulation of Punishment Threat, but all participants ultimately received full compensation ($6). Regardless of assigned condition, participants were informed of recording and confirmed webcam functionality by submitting and confirming the playback of a short video through the survey program.</w:t>
      </w:r>
    </w:p>
    <w:p w14:paraId="17F38105" w14:textId="77777777" w:rsidR="002F2B7D" w:rsidRDefault="00000000">
      <w:pPr>
        <w:pStyle w:val="BodyText"/>
      </w:pPr>
      <w:r>
        <w:t>During the study, participants completed four trials, all of which were conceptual replications of a large multi-lab adversarial test of facial feedback effects (</w:t>
      </w:r>
      <w:hyperlink w:anchor="ref-coles2022">
        <w:r>
          <w:rPr>
            <w:rStyle w:val="Hyperlink"/>
          </w:rPr>
          <w:t>Coles et al., 2022</w:t>
        </w:r>
      </w:hyperlink>
      <w:r>
        <w:t>). The first and last trial were sham tasks designed to corroborate the cover story. E.g., in the first trial, participants were asked to “place your left hand behind your head and blink your eyes once per second for 5 seconds”. In the last trial, they were asked to “Tap your left leg with your right-hand index finger once per second for 5 seconds.”</w:t>
      </w:r>
    </w:p>
    <w:p w14:paraId="73A96AE4" w14:textId="77777777" w:rsidR="002F2B7D" w:rsidRDefault="00000000">
      <w:pPr>
        <w:pStyle w:val="BodyText"/>
      </w:pPr>
      <w:r>
        <w:t xml:space="preserve">More critically, in the second and third trials, participants were instructed to pose smiles or express themselves normally for 5 seconds. This served as our manipulation of Face Movement. Participants were shown four images of actors trained to display prototypical </w:t>
      </w:r>
      <w:r>
        <w:lastRenderedPageBreak/>
        <w:t>expressions of happiness. These images were originally compiled from the Extended Cohn-Kanade Dataset (</w:t>
      </w:r>
      <w:hyperlink w:anchor="ref-lucey2010">
        <w:r>
          <w:rPr>
            <w:rStyle w:val="Hyperlink"/>
          </w:rPr>
          <w:t>Lucey et al., 2010</w:t>
        </w:r>
      </w:hyperlink>
      <w:r>
        <w:t>) and arranged in a single 2x2 image matrix by Coles et al. (</w:t>
      </w:r>
      <w:hyperlink w:anchor="ref-coles2022">
        <w:r>
          <w:rPr>
            <w:rStyle w:val="Hyperlink"/>
          </w:rPr>
          <w:t>2022</w:t>
        </w:r>
      </w:hyperlink>
      <w:r>
        <w:t>). Participants were asked to either (a) adopt the pictured expression, or (b) not attempt to control their face movements. Importantly, having participants view the same image matrix in both trials helped eliminate the potentially confounding effect that images of smiling people may have on emotional experience. Limiting the pose to 5 seconds helped ensure a similar duration as authentic emotional expressions (</w:t>
      </w:r>
      <w:hyperlink w:anchor="ref-ekman2003">
        <w:r>
          <w:rPr>
            <w:rStyle w:val="Hyperlink"/>
          </w:rPr>
          <w:t>Ekman, 2003</w:t>
        </w:r>
      </w:hyperlink>
      <w:r>
        <w:t>).</w:t>
      </w:r>
    </w:p>
    <w:p w14:paraId="45769102" w14:textId="77777777" w:rsidR="002F2B7D" w:rsidRDefault="00000000">
      <w:pPr>
        <w:pStyle w:val="BodyText"/>
      </w:pPr>
      <w:r>
        <w:t>During the two face movement trials, participants encountered images previously validated to elicit either a positive or negative mood (</w:t>
      </w:r>
      <w:hyperlink w:anchor="ref-coles2020">
        <w:r>
          <w:rPr>
            <w:rStyle w:val="Hyperlink"/>
          </w:rPr>
          <w:t>Coles, 2020</w:t>
        </w:r>
      </w:hyperlink>
      <w:r>
        <w:t>). This served as our manipulation of Emotional Context. For positive contexts, participants viewed images of flowers, kittens, and rainbows, arranged in a single 1 x 3 row. For negative contexts, they viewed images of inconsiderately parked vehicles, acts of theft, and animal maltreatment (also arranged in a single row). Images were displayed alongside an on-screen timer while participants completed the face movement task. While doing so, participants were recorded through their webcam, which was automatically toggled on and off by the survey program.</w:t>
      </w:r>
    </w:p>
    <w:p w14:paraId="70A5CE05" w14:textId="77777777" w:rsidR="002F2B7D" w:rsidRDefault="00000000">
      <w:pPr>
        <w:pStyle w:val="BodyText"/>
      </w:pPr>
      <w:r>
        <w:t>Half of participants were randomly assigned to complete the face movement task once before proceeding to the next trial, which served as a conceptual replication of Coles et al. (</w:t>
      </w:r>
      <w:hyperlink w:anchor="ref-coles2022">
        <w:r>
          <w:rPr>
            <w:rStyle w:val="Hyperlink"/>
          </w:rPr>
          <w:t>2022</w:t>
        </w:r>
      </w:hyperlink>
      <w:r>
        <w:t>). The other half of participants were assigned to complete the task ten times. This served as our manipulation of Repetition. Immediately after completing the face movement task (either once or ten times), participants completed a modified Discrete Emotions Questionnaire, wherein they reported the extent to which they experienced a variety of emotions during the preceding trial [1 = Not at all, 7 = An extreme amount; Harmon-Jones et al. (</w:t>
      </w:r>
      <w:hyperlink w:anchor="ref-harmonjones2016">
        <w:r>
          <w:rPr>
            <w:rStyle w:val="Hyperlink"/>
          </w:rPr>
          <w:t>2016</w:t>
        </w:r>
      </w:hyperlink>
      <w:r>
        <w:t>)]. Following Coles et al. (</w:t>
      </w:r>
      <w:hyperlink w:anchor="ref-coles2023artifact">
        <w:r>
          <w:rPr>
            <w:rStyle w:val="Hyperlink"/>
          </w:rPr>
          <w:t>2023</w:t>
        </w:r>
      </w:hyperlink>
      <w:r>
        <w:t xml:space="preserve">), we modified the questionnaire in three ways. First, to shorten length, we limited </w:t>
      </w:r>
      <w:r>
        <w:lastRenderedPageBreak/>
        <w:t xml:space="preserve">ourselves to three items per subscale. Second, we replaced the original anger items (anger, rage, mad, and pissed off) with more moderate options (e.g., irritation). Third, we limited ourselves to three emotion subscales: happiness (three averaged items: happiness, satisfaction, and enjoyment), anger (irritation, aggravation, and annoyance), and fear (alarmed, scared, fear). Multiple emotion subscales were </w:t>
      </w:r>
      <w:ins w:id="48" w:author="authors" w:date="2026-09-25T19:50:00Z" w16du:dateUtc="2026-09-25T23:50:00Z">
        <w:r>
          <w:t xml:space="preserve">initially </w:t>
        </w:r>
      </w:ins>
      <w:r>
        <w:t>used to obscure our interest in any specific emotional state</w:t>
      </w:r>
      <w:del w:id="49" w:author="authors" w:date="2026-09-25T19:50:00Z" w16du:dateUtc="2026-09-25T23:50:00Z">
        <w:r>
          <w:delText>.</w:delText>
        </w:r>
      </w:del>
      <w:ins w:id="50" w:author="authors" w:date="2026-09-25T19:50:00Z" w16du:dateUtc="2026-09-25T23:50:00Z">
        <w:r>
          <w:t xml:space="preserve"> – but we later included them as exploratory outcomes (see </w:t>
        </w:r>
        <w:r>
          <w:fldChar w:fldCharType="begin"/>
        </w:r>
        <w:r>
          <w:instrText>HYPERLINK \l "tbl-deviations" \h</w:instrText>
        </w:r>
        <w:r>
          <w:fldChar w:fldCharType="separate"/>
        </w:r>
        <w:r>
          <w:rPr>
            <w:rStyle w:val="Hyperlink"/>
          </w:rPr>
          <w:t>Table 2</w:t>
        </w:r>
        <w:r>
          <w:fldChar w:fldCharType="end"/>
        </w:r>
        <w:r>
          <w:t>).</w:t>
        </w:r>
      </w:ins>
    </w:p>
    <w:p w14:paraId="23DD7CEB" w14:textId="77777777" w:rsidR="002F2B7D" w:rsidRDefault="00000000">
      <w:pPr>
        <w:pStyle w:val="BodyText"/>
      </w:pPr>
      <w:r>
        <w:t>The key outcome-of-interest was self-reported happiness. However, we also explored effects on two other outcomes frequently discussed in the emotion labor literature: well-being and burnout. After self-reporting their emotions, participants completed measures of satisfaction with life [e.g., “In most ways my life is close to my ideal”; 1 = Strongly Disagree, 7 = Strongly Agree; Diener et al. (</w:t>
      </w:r>
      <w:hyperlink w:anchor="ref-diener1985">
        <w:r>
          <w:rPr>
            <w:rStyle w:val="Hyperlink"/>
          </w:rPr>
          <w:t>1985</w:t>
        </w:r>
      </w:hyperlink>
      <w:r>
        <w:t>)] and burnout [e.g., “To what extent to you feel hopeless”; 1 = Not at all, 7 = An extreme amount; Malach-Pines (</w:t>
      </w:r>
      <w:hyperlink w:anchor="ref-malachpines2005">
        <w:r>
          <w:rPr>
            <w:rStyle w:val="Hyperlink"/>
          </w:rPr>
          <w:t>2005</w:t>
        </w:r>
      </w:hyperlink>
      <w:r>
        <w:t>)]. Afterwards, participants completed a simple filler math problem (e.g., 2 + 2 = ?). This was done to both (a) corroborate the cover story and (b) evaluate whether participants were paying attention.</w:t>
      </w:r>
    </w:p>
    <w:p w14:paraId="030E1AD1" w14:textId="77777777" w:rsidR="002F2B7D" w:rsidRDefault="00000000">
      <w:pPr>
        <w:pStyle w:val="BodyText"/>
      </w:pPr>
      <w:r>
        <w:t>After completing all trials, participants self-reported their age and gender [Male, Female, Nonbinary; Garbarski et al. (</w:t>
      </w:r>
      <w:hyperlink w:anchor="ref-garbarski2025">
        <w:r>
          <w:rPr>
            <w:rStyle w:val="Hyperlink"/>
          </w:rPr>
          <w:t>2025</w:t>
        </w:r>
      </w:hyperlink>
      <w:r>
        <w:t>)]. Originally we planned to have participants self-report ethnicity, but this information was instead requested from the panel provider (</w:t>
      </w:r>
      <w:hyperlink w:anchor="ref-revesz2024">
        <w:r>
          <w:rPr>
            <w:rStyle w:val="Hyperlink"/>
          </w:rPr>
          <w:t>Revesz, 2024</w:t>
        </w:r>
      </w:hyperlink>
      <w:r>
        <w:t xml:space="preserve">) (see </w:t>
      </w:r>
      <w:hyperlink w:anchor="tbl-deviations">
        <w:r>
          <w:rPr>
            <w:rStyle w:val="Hyperlink"/>
          </w:rPr>
          <w:t>Table 2</w:t>
        </w:r>
      </w:hyperlink>
      <w:r>
        <w:t>). Afterwards, participants were asked two questions in a funnel debriefing. First, participants were simply asked what they believe was the purpose of this study. Second, they were informed that “There are details about the purpose of this study that we have not yet told you about” and asked to guess those details. Afterwards, participants were fully debriefed</w:t>
      </w:r>
      <w:del w:id="51" w:author="authors" w:date="2026-09-25T19:50:00Z" w16du:dateUtc="2026-09-25T23:50:00Z">
        <w:r>
          <w:delText>.</w:delText>
        </w:r>
      </w:del>
      <w:ins w:id="52" w:author="authors" w:date="2026-09-25T19:50:00Z" w16du:dateUtc="2026-09-25T23:50:00Z">
        <w:r>
          <w:t xml:space="preserve">, at which time 27 participants [unexpectedly] withdrew consent to use their data (see </w:t>
        </w:r>
        <w:r>
          <w:fldChar w:fldCharType="begin"/>
        </w:r>
        <w:r>
          <w:instrText>HYPERLINK \l "tbl-deviations" \h</w:instrText>
        </w:r>
        <w:r>
          <w:fldChar w:fldCharType="separate"/>
        </w:r>
        <w:r>
          <w:rPr>
            <w:rStyle w:val="Hyperlink"/>
          </w:rPr>
          <w:t>Table 2</w:t>
        </w:r>
        <w:r>
          <w:fldChar w:fldCharType="end"/>
        </w:r>
        <w:r>
          <w:t>).</w:t>
        </w:r>
      </w:ins>
    </w:p>
    <w:p w14:paraId="4F27766D" w14:textId="77777777" w:rsidR="002F2B7D" w:rsidRDefault="00000000">
      <w:pPr>
        <w:pStyle w:val="BodyText"/>
      </w:pPr>
      <w:r>
        <w:lastRenderedPageBreak/>
        <w:t xml:space="preserve">After the study was complete, we evaluated how well participants completed the face movement tasks. To do so, we </w:t>
      </w:r>
      <w:del w:id="53" w:author="authors" w:date="2026-09-25T19:50:00Z" w16du:dateUtc="2026-09-25T23:50:00Z">
        <w:r>
          <w:delText xml:space="preserve">originally </w:delText>
        </w:r>
      </w:del>
      <w:r>
        <w:t xml:space="preserve">planned to use </w:t>
      </w:r>
      <w:del w:id="54" w:author="authors" w:date="2026-09-25T19:50:00Z" w16du:dateUtc="2026-09-25T23:50:00Z">
        <w:r>
          <w:delText xml:space="preserve">a commercially available </w:delText>
        </w:r>
      </w:del>
      <w:r>
        <w:t xml:space="preserve">emotion expression recognition </w:t>
      </w:r>
      <w:del w:id="55" w:author="authors" w:date="2026-09-25T19:50:00Z" w16du:dateUtc="2026-09-25T23:50:00Z">
        <w:r>
          <w:delText>model,</w:delText>
        </w:r>
      </w:del>
      <w:ins w:id="56" w:author="authors" w:date="2026-09-25T19:50:00Z" w16du:dateUtc="2026-09-25T23:50:00Z">
        <w:r>
          <w:t>applications, like</w:t>
        </w:r>
      </w:ins>
      <w:r>
        <w:t xml:space="preserve"> Hume AI (</w:t>
      </w:r>
      <w:hyperlink r:id="rId8">
        <w:r>
          <w:rPr>
            <w:rStyle w:val="Hyperlink"/>
          </w:rPr>
          <w:t>https://www.hume.ai/</w:t>
        </w:r>
      </w:hyperlink>
      <w:del w:id="57" w:author="authors" w:date="2026-09-25T19:50:00Z" w16du:dateUtc="2026-09-25T23:50:00Z">
        <w:r>
          <w:delText>). Like other emotion expression recognition models, Hume AI uses</w:delText>
        </w:r>
      </w:del>
      <w:ins w:id="58" w:author="authors" w:date="2026-09-25T19:50:00Z" w16du:dateUtc="2026-09-25T23:50:00Z">
        <w:r>
          <w:t xml:space="preserve">) and </w:t>
        </w:r>
        <w:proofErr w:type="spellStart"/>
        <w:r>
          <w:t>OpenFace</w:t>
        </w:r>
        <w:proofErr w:type="spellEnd"/>
        <w:r>
          <w:t xml:space="preserve"> 2.2.0 (</w:t>
        </w:r>
        <w:proofErr w:type="spellStart"/>
        <w:r>
          <w:fldChar w:fldCharType="begin"/>
        </w:r>
        <w:r>
          <w:instrText>HYPERLINK \l "ref-baltrusaitis2018" \h</w:instrText>
        </w:r>
        <w:r>
          <w:fldChar w:fldCharType="separate"/>
        </w:r>
        <w:r>
          <w:rPr>
            <w:rStyle w:val="Hyperlink"/>
          </w:rPr>
          <w:t>Baltrušaitis</w:t>
        </w:r>
        <w:proofErr w:type="spellEnd"/>
        <w:r>
          <w:rPr>
            <w:rStyle w:val="Hyperlink"/>
          </w:rPr>
          <w:t xml:space="preserve"> et al., 2018</w:t>
        </w:r>
        <w:r>
          <w:fldChar w:fldCharType="end"/>
        </w:r>
        <w:r>
          <w:t>). These applications use</w:t>
        </w:r>
      </w:ins>
      <w:r>
        <w:t xml:space="preserve"> computer vision to track facial landmarks (e.g., lips) associated with emotion expression (e.g., smiling) in each frame of a user-uploaded video. These features are passed through a pre-trained </w:t>
      </w:r>
      <w:del w:id="59" w:author="authors" w:date="2026-09-25T19:50:00Z" w16du:dateUtc="2026-09-25T23:50:00Z">
        <w:r>
          <w:delText>deep neural network</w:delText>
        </w:r>
      </w:del>
      <w:ins w:id="60" w:author="authors" w:date="2026-09-25T19:50:00Z" w16du:dateUtc="2026-09-25T23:50:00Z">
        <w:r>
          <w:t>model</w:t>
        </w:r>
      </w:ins>
      <w:r>
        <w:t xml:space="preserve"> to predict observer ratings of emotion</w:t>
      </w:r>
      <w:del w:id="61" w:author="authors" w:date="2026-09-25T19:50:00Z" w16du:dateUtc="2026-09-25T23:50:00Z">
        <w:r>
          <w:delText xml:space="preserve"> (</w:delText>
        </w:r>
        <w:r>
          <w:fldChar w:fldCharType="begin"/>
        </w:r>
        <w:r>
          <w:delInstrText>HYPERLINK \l "ref-cowen2021" \h</w:delInstrText>
        </w:r>
        <w:r>
          <w:fldChar w:fldCharType="separate"/>
        </w:r>
        <w:r>
          <w:rPr>
            <w:rStyle w:val="Hyperlink"/>
          </w:rPr>
          <w:delText>Cowen et al., 2021</w:delText>
        </w:r>
        <w:r>
          <w:fldChar w:fldCharType="end"/>
        </w:r>
        <w:r>
          <w:delText>).</w:delText>
        </w:r>
      </w:del>
      <w:ins w:id="62" w:author="authors" w:date="2026-09-25T19:50:00Z" w16du:dateUtc="2026-09-25T23:50:00Z">
        <w:r>
          <w:t>-related facial movements (e.g., smiling).</w:t>
        </w:r>
      </w:ins>
      <w:r>
        <w:t xml:space="preserve"> To be clear, such models can fail to accurately infer people’s subjective emotional experiences in complex and/or real-world scenarios (</w:t>
      </w:r>
      <w:hyperlink w:anchor="ref-cross2023">
        <w:r>
          <w:rPr>
            <w:rStyle w:val="Hyperlink"/>
          </w:rPr>
          <w:t>Cross et al., 2023</w:t>
        </w:r>
      </w:hyperlink>
      <w:r>
        <w:t>). However, in relatively simple experimental contexts like ours, such models have been successfully deployed to identify non-smiling participants in an efficient and scalable manner (</w:t>
      </w:r>
      <w:hyperlink w:anchor="ref-coles2020">
        <w:r>
          <w:rPr>
            <w:rStyle w:val="Hyperlink"/>
          </w:rPr>
          <w:t>Coles, 2020</w:t>
        </w:r>
      </w:hyperlink>
      <w:r>
        <w:t xml:space="preserve">; </w:t>
      </w:r>
      <w:hyperlink w:anchor="ref-coles2022">
        <w:r>
          <w:rPr>
            <w:rStyle w:val="Hyperlink"/>
          </w:rPr>
          <w:t>Coles et al., 2022</w:t>
        </w:r>
      </w:hyperlink>
      <w:r>
        <w:t xml:space="preserve">). In the present work, we </w:t>
      </w:r>
      <w:del w:id="63" w:author="authors" w:date="2026-09-25T19:50:00Z" w16du:dateUtc="2026-09-25T23:50:00Z">
        <w:r>
          <w:delText>planned to use Hume AI to generate moment-to-moment estimates of smiling-related activity using Facial Action Coding System classifications (</w:delText>
        </w:r>
        <w:r>
          <w:fldChar w:fldCharType="begin"/>
        </w:r>
        <w:r>
          <w:delInstrText>HYPERLINK \l "ref-ekman1978" \h</w:delInstrText>
        </w:r>
        <w:r>
          <w:fldChar w:fldCharType="separate"/>
        </w:r>
        <w:r>
          <w:rPr>
            <w:rStyle w:val="Hyperlink"/>
          </w:rPr>
          <w:delText>Ekman &amp; Friesen, 1978</w:delText>
        </w:r>
        <w:r>
          <w:fldChar w:fldCharType="end"/>
        </w:r>
        <w:r>
          <w:delText>). We planned to focus</w:delText>
        </w:r>
      </w:del>
      <w:ins w:id="64" w:author="authors" w:date="2026-09-25T19:50:00Z" w16du:dateUtc="2026-09-25T23:50:00Z">
        <w:r>
          <w:t>focused</w:t>
        </w:r>
      </w:ins>
      <w:r>
        <w:t xml:space="preserve"> on Action Unit 12</w:t>
      </w:r>
      <w:del w:id="65" w:author="authors" w:date="2026-09-25T19:50:00Z" w16du:dateUtc="2026-09-25T23:50:00Z">
        <w:r>
          <w:delText xml:space="preserve"> in particular (measured on a 0 – 1 scale),</w:delText>
        </w:r>
      </w:del>
      <w:ins w:id="66" w:author="authors" w:date="2026-09-25T19:50:00Z" w16du:dateUtc="2026-09-25T23:50:00Z">
        <w:r>
          <w:t>,</w:t>
        </w:r>
      </w:ins>
      <w:r>
        <w:t xml:space="preserve"> which is associated with pulling the corner of the lips back towards the ear. </w:t>
      </w:r>
      <w:ins w:id="67" w:author="authors" w:date="2026-09-25T19:50:00Z" w16du:dateUtc="2026-09-25T23:50:00Z">
        <w:r>
          <w:t xml:space="preserve">For sensitivity analyses, </w:t>
        </w:r>
        <w:proofErr w:type="gramStart"/>
        <w:r>
          <w:t>we</w:t>
        </w:r>
        <w:proofErr w:type="gramEnd"/>
        <w:r>
          <w:t xml:space="preserve"> pre-registered that we would exclude participants who did not exhibit 30% more Action Unit 12 activity when posing smiles vs. expressing themselves naturally. Originally, we planned to use the </w:t>
        </w:r>
        <w:proofErr w:type="gramStart"/>
        <w:r>
          <w:t>commercially-available</w:t>
        </w:r>
        <w:proofErr w:type="gramEnd"/>
        <w:r>
          <w:t xml:space="preserve"> Hume AI (0.30 cutoff on a 0 - 1 scale). </w:t>
        </w:r>
      </w:ins>
      <w:r>
        <w:t xml:space="preserve">However, we ultimately used </w:t>
      </w:r>
      <w:ins w:id="68" w:author="authors" w:date="2026-09-25T19:50:00Z" w16du:dateUtc="2026-09-25T23:50:00Z">
        <w:r>
          <w:t xml:space="preserve">the </w:t>
        </w:r>
        <w:proofErr w:type="gramStart"/>
        <w:r>
          <w:t>openly-available</w:t>
        </w:r>
        <w:proofErr w:type="gramEnd"/>
        <w:r>
          <w:t xml:space="preserve"> </w:t>
        </w:r>
      </w:ins>
      <w:proofErr w:type="spellStart"/>
      <w:r>
        <w:t>OpenFace</w:t>
      </w:r>
      <w:proofErr w:type="spellEnd"/>
      <w:r>
        <w:t xml:space="preserve"> 2.2.0 because Hume AI deprecated their expression analysis application</w:t>
      </w:r>
      <w:del w:id="69" w:author="authors" w:date="2026-09-25T19:50:00Z" w16du:dateUtc="2026-09-25T23:50:00Z">
        <w:r>
          <w:delText xml:space="preserve"> (</w:delText>
        </w:r>
        <w:r>
          <w:fldChar w:fldCharType="begin"/>
        </w:r>
        <w:r>
          <w:delInstrText>HYPERLINK \l "ref-baltrusaitis2018" \h</w:delInstrText>
        </w:r>
        <w:r>
          <w:fldChar w:fldCharType="separate"/>
        </w:r>
        <w:r>
          <w:rPr>
            <w:rStyle w:val="Hyperlink"/>
          </w:rPr>
          <w:delText>Baltrušaitis et al., 2018</w:delText>
        </w:r>
        <w:r>
          <w:fldChar w:fldCharType="end"/>
        </w:r>
      </w:del>
      <w:ins w:id="70" w:author="authors" w:date="2026-09-25T19:50:00Z" w16du:dateUtc="2026-09-25T23:50:00Z">
        <w:r>
          <w:t xml:space="preserve">. </w:t>
        </w:r>
        <w:proofErr w:type="spellStart"/>
        <w:r>
          <w:t>OpenFace</w:t>
        </w:r>
        <w:proofErr w:type="spellEnd"/>
        <w:r>
          <w:t xml:space="preserve"> 2.2.0 uses a 0 – 5 scale, so the cutoff was rescaled to 1.5 (see </w:t>
        </w:r>
        <w:r>
          <w:fldChar w:fldCharType="begin"/>
        </w:r>
        <w:r>
          <w:instrText>HYPERLINK \l "tbl-deviations" \h</w:instrText>
        </w:r>
        <w:r>
          <w:fldChar w:fldCharType="separate"/>
        </w:r>
        <w:r>
          <w:rPr>
            <w:rStyle w:val="Hyperlink"/>
          </w:rPr>
          <w:t>Table 2</w:t>
        </w:r>
        <w:r>
          <w:fldChar w:fldCharType="end"/>
        </w:r>
      </w:ins>
      <w:r>
        <w:t>).</w:t>
      </w:r>
    </w:p>
    <w:p w14:paraId="37F71DC6" w14:textId="77777777" w:rsidR="002F2B7D" w:rsidRDefault="00000000">
      <w:pPr>
        <w:pStyle w:val="Heading2"/>
      </w:pPr>
      <w:bookmarkStart w:id="71" w:name="potential-patterns-of-results"/>
      <w:bookmarkEnd w:id="45"/>
      <w:r>
        <w:t>Potential Patterns of Results</w:t>
      </w:r>
    </w:p>
    <w:p w14:paraId="1E3E0E2C" w14:textId="77777777" w:rsidR="002F2B7D" w:rsidRDefault="00000000">
      <w:pPr>
        <w:pStyle w:val="FirstParagraph"/>
      </w:pPr>
      <w:r>
        <w:t>As a reminder, our study deployed a 2 (Face Movement: pose smile, express naturally) x 2 (Emotional Context: positive, negative) x 2 (Movement Repetitions: one time, ten times) x 2 (Punishment threat: present, absent) design, with Face Movement manipulated within-subjects.</w:t>
      </w:r>
    </w:p>
    <w:p w14:paraId="4DB26E46" w14:textId="77777777" w:rsidR="002F2B7D" w:rsidRDefault="00000000">
      <w:pPr>
        <w:pStyle w:val="BodyText"/>
      </w:pPr>
      <w:r>
        <w:t>The emotion incongruence, repetition, and punishment hypotheses all predicted a two-way interaction with Face Movement – but differed in their proposed moderating factor</w:t>
      </w:r>
      <w:del w:id="72" w:author="authors" w:date="2026-09-25T19:50:00Z" w16du:dateUtc="2026-09-25T23:50:00Z">
        <w:r>
          <w:delText>.</w:delText>
        </w:r>
      </w:del>
      <w:ins w:id="73" w:author="authors" w:date="2026-09-25T19:50:00Z" w16du:dateUtc="2026-09-25T23:50:00Z">
        <w:r>
          <w:t xml:space="preserve"> </w:t>
        </w:r>
        <w:r>
          <w:lastRenderedPageBreak/>
          <w:t>(</w:t>
        </w:r>
        <w:r>
          <w:fldChar w:fldCharType="begin"/>
        </w:r>
        <w:r>
          <w:instrText>HYPERLINK \l "tbl-patterns" \h</w:instrText>
        </w:r>
        <w:r>
          <w:fldChar w:fldCharType="separate"/>
        </w:r>
        <w:r>
          <w:rPr>
            <w:rStyle w:val="Hyperlink"/>
          </w:rPr>
          <w:t>Table 1</w:t>
        </w:r>
        <w:r>
          <w:fldChar w:fldCharType="end"/>
        </w:r>
        <w:r>
          <w:t>).</w:t>
        </w:r>
      </w:ins>
      <w:r>
        <w:t xml:space="preserve"> More specifically, the emotion incongruence hypothesis predicted a two-way interaction between Face Movement and Emotional Context, wherein there are only positive simple effects of Face Movement in positive contexts</w:t>
      </w:r>
      <w:del w:id="74" w:author="authors" w:date="2026-09-25T19:50:00Z" w16du:dateUtc="2026-09-25T23:50:00Z">
        <w:r>
          <w:delText xml:space="preserve"> (</w:delText>
        </w:r>
        <w:r>
          <w:fldChar w:fldCharType="begin"/>
        </w:r>
        <w:r>
          <w:delInstrText>HYPERLINK \l "tbl-patterns" \h</w:delInstrText>
        </w:r>
        <w:r>
          <w:fldChar w:fldCharType="separate"/>
        </w:r>
        <w:r>
          <w:rPr>
            <w:rStyle w:val="Hyperlink"/>
          </w:rPr>
          <w:delText>Table 1</w:delText>
        </w:r>
        <w:r>
          <w:fldChar w:fldCharType="end"/>
        </w:r>
        <w:r>
          <w:delText>).</w:delText>
        </w:r>
      </w:del>
      <w:ins w:id="75" w:author="authors" w:date="2026-09-25T19:50:00Z" w16du:dateUtc="2026-09-25T23:50:00Z">
        <w:r>
          <w:t>.</w:t>
        </w:r>
      </w:ins>
      <w:r>
        <w:t xml:space="preserve"> The repetition hypothesis predicted a two-way interaction between Face Movement and Movement Repetition, wherein Face Movement only has a positive simple effect when repeated once</w:t>
      </w:r>
      <w:del w:id="76" w:author="authors" w:date="2026-09-25T19:50:00Z" w16du:dateUtc="2026-09-25T23:50:00Z">
        <w:r>
          <w:delText xml:space="preserve"> (</w:delText>
        </w:r>
        <w:r>
          <w:fldChar w:fldCharType="begin"/>
        </w:r>
        <w:r>
          <w:delInstrText>HYPERLINK \l "tbl-patterns" \h</w:delInstrText>
        </w:r>
        <w:r>
          <w:fldChar w:fldCharType="separate"/>
        </w:r>
        <w:r>
          <w:rPr>
            <w:rStyle w:val="Hyperlink"/>
          </w:rPr>
          <w:delText>Table 1</w:delText>
        </w:r>
        <w:r>
          <w:fldChar w:fldCharType="end"/>
        </w:r>
        <w:r>
          <w:delText>).</w:delText>
        </w:r>
      </w:del>
      <w:ins w:id="77" w:author="authors" w:date="2026-09-25T19:50:00Z" w16du:dateUtc="2026-09-25T23:50:00Z">
        <w:r>
          <w:t>.</w:t>
        </w:r>
      </w:ins>
      <w:r>
        <w:t xml:space="preserve"> Last, the punishment hypothesis predicted a two-way interaction between Face Movement and Punishment, wherein there are only positive simple effects of Face Movement when there is no stated punishment for non-adherence </w:t>
      </w:r>
      <w:del w:id="78" w:author="authors" w:date="2026-09-25T19:50:00Z" w16du:dateUtc="2026-09-25T23:50:00Z">
        <w:r>
          <w:delText>(</w:delText>
        </w:r>
      </w:del>
      <w:ins w:id="79" w:author="authors" w:date="2026-09-25T19:50:00Z" w16du:dateUtc="2026-09-25T23:50:00Z">
        <w:r>
          <w:t xml:space="preserve">(see </w:t>
        </w:r>
      </w:ins>
      <w:hyperlink w:anchor="tbl-patterns">
        <w:r>
          <w:rPr>
            <w:rStyle w:val="Hyperlink"/>
          </w:rPr>
          <w:t>Table 1</w:t>
        </w:r>
      </w:hyperlink>
      <w:r>
        <w:t>).</w:t>
      </w:r>
    </w:p>
    <w:p w14:paraId="513D476C" w14:textId="77777777" w:rsidR="002F2B7D" w:rsidRDefault="002F2B7D">
      <w:pPr>
        <w:sectPr w:rsidR="002F2B7D">
          <w:headerReference w:type="default" r:id="rId9"/>
          <w:footerReference w:type="default" r:id="rId10"/>
          <w:pgSz w:w="12240" w:h="15840"/>
          <w:pgMar w:top="1440" w:right="1440" w:bottom="1440" w:left="1440" w:header="720" w:footer="720" w:gutter="0"/>
          <w:cols w:space="720"/>
        </w:sectPr>
      </w:pPr>
    </w:p>
    <w:p w14:paraId="36E9EBD4" w14:textId="77777777" w:rsidR="002F2B7D" w:rsidRDefault="00000000">
      <w:pPr>
        <w:pStyle w:val="FigureTitle"/>
      </w:pPr>
      <w:bookmarkStart w:id="80" w:name="tbl-patterns"/>
      <w:r>
        <w:lastRenderedPageBreak/>
        <w:t>Table 1</w:t>
      </w:r>
    </w:p>
    <w:p w14:paraId="4708E594" w14:textId="77777777" w:rsidR="002F2B7D" w:rsidRDefault="00000000">
      <w:pPr>
        <w:pStyle w:val="Caption"/>
      </w:pPr>
      <w:r>
        <w:t xml:space="preserve">Overview of hypothesized patterns and observed results when </w:t>
      </w:r>
      <w:del w:id="81" w:author="authors" w:date="2026-09-25T19:50:00Z" w16du:dateUtc="2026-09-25T23:50:00Z">
        <w:r>
          <w:delText>examining</w:delText>
        </w:r>
      </w:del>
      <w:ins w:id="82" w:author="authors" w:date="2026-09-25T19:50:00Z" w16du:dateUtc="2026-09-25T23:50:00Z">
        <w:r>
          <w:t>testing</w:t>
        </w:r>
      </w:ins>
      <w:r>
        <w:t xml:space="preserve"> the simple effects of Face Movement in a 2 (Face Movement: pose smile, express naturally) x 2 (Movement Repetitions: one time, ten times) x 2 (Emotional Context: positive, negative) x 2 (Punishment threat: present, absent) design. For each joint condition of </w:t>
      </w:r>
      <w:del w:id="83" w:author="authors" w:date="2026-09-25T19:50:00Z" w16du:dateUtc="2026-09-25T23:50:00Z">
        <w:r>
          <w:delText>Factors</w:delText>
        </w:r>
      </w:del>
      <w:ins w:id="84" w:author="authors" w:date="2026-09-25T19:50:00Z" w16du:dateUtc="2026-09-25T23:50:00Z">
        <w:r>
          <w:t>factors</w:t>
        </w:r>
      </w:ins>
      <w:r>
        <w:t xml:space="preserve"> (e.g., one movement repetition, positive context, with the potential for punishment), +’s</w:t>
      </w:r>
      <w:ins w:id="85" w:author="authors" w:date="2026-09-25T19:50:00Z" w16du:dateUtc="2026-09-25T23:50:00Z">
        <w:r>
          <w:t>, -’s,</w:t>
        </w:r>
      </w:ins>
      <w:r>
        <w:t xml:space="preserve"> and </w:t>
      </w:r>
      <w:del w:id="86" w:author="authors" w:date="2026-09-25T19:50:00Z" w16du:dateUtc="2026-09-25T23:50:00Z">
        <w:r>
          <w:delText>-’s</w:delText>
        </w:r>
      </w:del>
      <w:ins w:id="87" w:author="authors" w:date="2026-09-25T19:50:00Z" w16du:dateUtc="2026-09-25T23:50:00Z">
        <w:r>
          <w:t>blanks</w:t>
        </w:r>
      </w:ins>
      <w:r>
        <w:t xml:space="preserve"> denote positive</w:t>
      </w:r>
      <w:del w:id="88" w:author="authors" w:date="2026-09-25T19:50:00Z" w16du:dateUtc="2026-09-25T23:50:00Z">
        <w:r>
          <w:delText xml:space="preserve"> and</w:delText>
        </w:r>
      </w:del>
      <w:ins w:id="89" w:author="authors" w:date="2026-09-25T19:50:00Z" w16du:dateUtc="2026-09-25T23:50:00Z">
        <w:r>
          <w:t>,</w:t>
        </w:r>
      </w:ins>
      <w:r>
        <w:t xml:space="preserve"> negative</w:t>
      </w:r>
      <w:del w:id="90" w:author="authors" w:date="2026-09-25T19:50:00Z" w16du:dateUtc="2026-09-25T23:50:00Z">
        <w:r>
          <w:delText xml:space="preserve"> effect</w:delText>
        </w:r>
      </w:del>
      <w:ins w:id="91" w:author="authors" w:date="2026-09-25T19:50:00Z" w16du:dateUtc="2026-09-25T23:50:00Z">
        <w:r>
          <w:t>, and nil effects</w:t>
        </w:r>
      </w:ins>
      <w:r>
        <w:t xml:space="preserve"> of Face Movement on self-reported happiness, respectively.</w:t>
      </w:r>
      <w:del w:id="92" w:author="authors" w:date="2026-09-25T19:50:00Z" w16du:dateUtc="2026-09-25T23:50:00Z">
        <w:r>
          <w:delText xml:space="preserve"> Blank cells denote a hypothesized null effect.</w:delText>
        </w:r>
      </w:del>
      <w:r>
        <w:t xml:space="preserve"> Potential patterns are shown separately for the emotion incongruence, repetition, and punishment hypotheses.</w:t>
      </w:r>
    </w:p>
    <w:tbl>
      <w:tblPr>
        <w:tblStyle w:val="Table"/>
        <w:tblW w:w="4816" w:type="pct"/>
        <w:tblLayout w:type="fixed"/>
        <w:tblLook w:val="0020" w:firstRow="1" w:lastRow="0" w:firstColumn="0" w:lastColumn="0" w:noHBand="0" w:noVBand="0"/>
        <w:tblPrChange w:id="93" w:author="authors" w:date="2026-09-25T19:50:00Z" w16du:dateUtc="2026-09-25T23:50:00Z">
          <w:tblPr>
            <w:tblStyle w:val="Table"/>
            <w:tblW w:w="4798" w:type="pct"/>
            <w:tblLayout w:type="fixed"/>
            <w:tblLook w:val="0020" w:firstRow="1" w:lastRow="0" w:firstColumn="0" w:lastColumn="0" w:noHBand="0" w:noVBand="0"/>
          </w:tblPr>
        </w:tblPrChange>
      </w:tblPr>
      <w:tblGrid>
        <w:gridCol w:w="2098"/>
        <w:gridCol w:w="2382"/>
        <w:gridCol w:w="1429"/>
        <w:gridCol w:w="2382"/>
        <w:gridCol w:w="1429"/>
        <w:gridCol w:w="1429"/>
        <w:gridCol w:w="1334"/>
        <w:tblGridChange w:id="94">
          <w:tblGrid>
            <w:gridCol w:w="2091"/>
            <w:gridCol w:w="2404"/>
            <w:gridCol w:w="1358"/>
            <w:gridCol w:w="56"/>
            <w:gridCol w:w="2348"/>
            <w:gridCol w:w="1358"/>
            <w:gridCol w:w="1358"/>
            <w:gridCol w:w="176"/>
            <w:gridCol w:w="1287"/>
            <w:gridCol w:w="47"/>
          </w:tblGrid>
        </w:tblGridChange>
      </w:tblGrid>
      <w:tr w:rsidR="002F2B7D" w14:paraId="0A1E17F1" w14:textId="77777777" w:rsidTr="002F2B7D">
        <w:trPr>
          <w:cnfStyle w:val="100000000000" w:firstRow="1" w:lastRow="0" w:firstColumn="0" w:lastColumn="0" w:oddVBand="0" w:evenVBand="0" w:oddHBand="0" w:evenHBand="0" w:firstRowFirstColumn="0" w:firstRowLastColumn="0" w:lastRowFirstColumn="0" w:lastRowLastColumn="0"/>
          <w:tblHeader/>
          <w:trPrChange w:id="95" w:author="authors" w:date="2026-09-25T19:50:00Z" w16du:dateUtc="2026-09-25T23:50:00Z">
            <w:trPr>
              <w:gridAfter w:val="1"/>
              <w:tblHeader/>
            </w:trPr>
          </w:trPrChange>
        </w:trPr>
        <w:tc>
          <w:tcPr>
            <w:tcW w:w="3609" w:type="dxa"/>
            <w:gridSpan w:val="3"/>
            <w:tcPrChange w:id="96" w:author="authors" w:date="2026-09-25T19:50:00Z" w16du:dateUtc="2026-09-25T23:50:00Z">
              <w:tcPr>
                <w:tcW w:w="3576" w:type="dxa"/>
                <w:gridSpan w:val="3"/>
              </w:tcPr>
            </w:tcPrChange>
          </w:tcPr>
          <w:p w14:paraId="3B5C3622"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rPr>
                <w:b/>
                <w:bCs/>
              </w:rPr>
              <w:t>Factor Levels</w:t>
            </w:r>
          </w:p>
        </w:tc>
        <w:tc>
          <w:tcPr>
            <w:tcW w:w="3201" w:type="dxa"/>
            <w:gridSpan w:val="3"/>
            <w:tcPrChange w:id="97" w:author="authors" w:date="2026-09-25T19:50:00Z" w16du:dateUtc="2026-09-25T23:50:00Z">
              <w:tcPr>
                <w:tcW w:w="3129" w:type="dxa"/>
                <w:gridSpan w:val="4"/>
              </w:tcPr>
            </w:tcPrChange>
          </w:tcPr>
          <w:p w14:paraId="5B95883F"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rPr>
                <w:b/>
                <w:bCs/>
              </w:rPr>
              <w:t>Hypotheses</w:t>
            </w:r>
          </w:p>
        </w:tc>
        <w:tc>
          <w:tcPr>
            <w:tcW w:w="815" w:type="dxa"/>
            <w:cellMerge w:id="98" w:author="authors" w:date="2026-09-25T19:50:00Z" w:vMerge="rest"/>
            <w:tcPrChange w:id="99" w:author="authors" w:date="2026-09-25T19:50:00Z" w16du:dateUtc="2026-09-25T23:50:00Z">
              <w:tcPr>
                <w:tcW w:w="894" w:type="dxa"/>
                <w:gridSpan w:val="2"/>
                <w:cellMerge w:id="100" w:author="authors" w:date="2026-09-25T19:50:00Z" w:vMerge="rest"/>
              </w:tcPr>
            </w:tcPrChange>
          </w:tcPr>
          <w:p w14:paraId="1298C72F"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rPr>
                <w:b/>
                <w:bCs/>
              </w:rPr>
              <w:t>Results</w:t>
            </w:r>
          </w:p>
        </w:tc>
      </w:tr>
      <w:tr w:rsidR="002F2B7D" w14:paraId="50FB677C" w14:textId="77777777" w:rsidTr="002F2B7D">
        <w:trPr>
          <w:cnfStyle w:val="100000000000" w:firstRow="1" w:lastRow="0" w:firstColumn="0" w:lastColumn="0" w:oddVBand="0" w:evenVBand="0" w:oddHBand="0" w:evenHBand="0" w:firstRowFirstColumn="0" w:firstRowLastColumn="0" w:lastRowFirstColumn="0" w:lastRowLastColumn="0"/>
          <w:tblHeader/>
          <w:trPrChange w:id="101" w:author="authors" w:date="2026-09-25T19:50:00Z" w16du:dateUtc="2026-09-25T23:50:00Z">
            <w:trPr>
              <w:gridAfter w:val="1"/>
              <w:tblHeader/>
            </w:trPr>
          </w:trPrChange>
        </w:trPr>
        <w:tc>
          <w:tcPr>
            <w:tcW w:w="1281" w:type="dxa"/>
            <w:tcPrChange w:id="102" w:author="authors" w:date="2026-09-25T19:50:00Z" w16du:dateUtc="2026-09-25T23:50:00Z">
              <w:tcPr>
                <w:tcW w:w="1277" w:type="dxa"/>
              </w:tcPr>
            </w:tcPrChange>
          </w:tcPr>
          <w:p w14:paraId="3F891F10"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t>Emotional Context</w:t>
            </w:r>
          </w:p>
        </w:tc>
        <w:tc>
          <w:tcPr>
            <w:tcW w:w="1455" w:type="dxa"/>
            <w:tcPrChange w:id="103" w:author="authors" w:date="2026-09-25T19:50:00Z" w16du:dateUtc="2026-09-25T23:50:00Z">
              <w:tcPr>
                <w:tcW w:w="1469" w:type="dxa"/>
              </w:tcPr>
            </w:tcPrChange>
          </w:tcPr>
          <w:p w14:paraId="0A799097"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t>Movement Repetitions</w:t>
            </w:r>
          </w:p>
        </w:tc>
        <w:tc>
          <w:tcPr>
            <w:tcW w:w="873" w:type="dxa"/>
            <w:tcPrChange w:id="104" w:author="authors" w:date="2026-09-25T19:50:00Z" w16du:dateUtc="2026-09-25T23:50:00Z">
              <w:tcPr>
                <w:tcW w:w="830" w:type="dxa"/>
              </w:tcPr>
            </w:tcPrChange>
          </w:tcPr>
          <w:p w14:paraId="74ACBA48"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t>Punishment</w:t>
            </w:r>
          </w:p>
        </w:tc>
        <w:tc>
          <w:tcPr>
            <w:tcW w:w="1455" w:type="dxa"/>
            <w:tcPrChange w:id="105" w:author="authors" w:date="2026-09-25T19:50:00Z" w16du:dateUtc="2026-09-25T23:50:00Z">
              <w:tcPr>
                <w:tcW w:w="1469" w:type="dxa"/>
                <w:gridSpan w:val="2"/>
              </w:tcPr>
            </w:tcPrChange>
          </w:tcPr>
          <w:p w14:paraId="21735CA9"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t>Emotion Incongruence</w:t>
            </w:r>
          </w:p>
        </w:tc>
        <w:tc>
          <w:tcPr>
            <w:tcW w:w="873" w:type="dxa"/>
            <w:tcPrChange w:id="106" w:author="authors" w:date="2026-09-25T19:50:00Z" w16du:dateUtc="2026-09-25T23:50:00Z">
              <w:tcPr>
                <w:tcW w:w="830" w:type="dxa"/>
              </w:tcPr>
            </w:tcPrChange>
          </w:tcPr>
          <w:p w14:paraId="61B686A6"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t>Repetition</w:t>
            </w:r>
          </w:p>
        </w:tc>
        <w:tc>
          <w:tcPr>
            <w:tcW w:w="873" w:type="dxa"/>
            <w:tcPrChange w:id="107" w:author="authors" w:date="2026-09-25T19:50:00Z" w16du:dateUtc="2026-09-25T23:50:00Z">
              <w:tcPr>
                <w:tcW w:w="830" w:type="dxa"/>
              </w:tcPr>
            </w:tcPrChange>
          </w:tcPr>
          <w:p w14:paraId="3258848B" w14:textId="77777777" w:rsidR="002F2B7D" w:rsidRDefault="00000000">
            <w:pPr>
              <w:pStyle w:val="Compact"/>
              <w:jc w:val="center"/>
              <w:cnfStyle w:val="100000000000" w:firstRow="1" w:lastRow="0" w:firstColumn="0" w:lastColumn="0" w:oddVBand="0" w:evenVBand="0" w:oddHBand="0" w:evenHBand="0" w:firstRowFirstColumn="0" w:firstRowLastColumn="0" w:lastRowFirstColumn="0" w:lastRowLastColumn="0"/>
            </w:pPr>
            <w:r>
              <w:t>Punishment</w:t>
            </w:r>
          </w:p>
        </w:tc>
        <w:tc>
          <w:tcPr>
            <w:tcW w:w="815" w:type="dxa"/>
            <w:cellMerge w:id="108" w:author="authors" w:date="2026-09-25T19:50:00Z" w:vMerge="cont"/>
            <w:tcPrChange w:id="109" w:author="authors" w:date="2026-09-25T19:50:00Z" w16du:dateUtc="2026-09-25T23:50:00Z">
              <w:tcPr>
                <w:tcW w:w="894" w:type="dxa"/>
                <w:gridSpan w:val="2"/>
                <w:cellMerge w:id="110" w:author="authors" w:date="2026-09-25T19:50:00Z" w:vMerge="cont"/>
              </w:tcPr>
            </w:tcPrChange>
          </w:tcPr>
          <w:p w14:paraId="08E1941A" w14:textId="77777777" w:rsidR="002F2B7D" w:rsidRDefault="002F2B7D">
            <w:pPr>
              <w:cnfStyle w:val="100000000000" w:firstRow="1" w:lastRow="0" w:firstColumn="0" w:lastColumn="0" w:oddVBand="0" w:evenVBand="0" w:oddHBand="0" w:evenHBand="0" w:firstRowFirstColumn="0" w:firstRowLastColumn="0" w:lastRowFirstColumn="0" w:lastRowLastColumn="0"/>
              <w:pPrChange w:id="111" w:author="authors" w:date="2026-09-25T19:50:00Z" w16du:dateUtc="2026-09-25T23:50:00Z">
                <w:pPr>
                  <w:pStyle w:val="Compact"/>
                  <w:cnfStyle w:val="100000000000" w:firstRow="1" w:lastRow="0" w:firstColumn="0" w:lastColumn="0" w:oddVBand="0" w:evenVBand="0" w:oddHBand="0" w:evenHBand="0" w:firstRowFirstColumn="0" w:firstRowLastColumn="0" w:lastRowFirstColumn="0" w:lastRowLastColumn="0"/>
                </w:pPr>
              </w:pPrChange>
            </w:pPr>
          </w:p>
        </w:tc>
      </w:tr>
      <w:tr w:rsidR="002F2B7D" w14:paraId="3FBDE66A" w14:textId="77777777">
        <w:trPr>
          <w:trPrChange w:id="112" w:author="authors" w:date="2026-09-25T19:50:00Z" w16du:dateUtc="2026-09-25T23:50:00Z">
            <w:trPr>
              <w:gridAfter w:val="1"/>
            </w:trPr>
          </w:trPrChange>
        </w:trPr>
        <w:tc>
          <w:tcPr>
            <w:tcW w:w="1281" w:type="dxa"/>
            <w:tcPrChange w:id="113" w:author="authors" w:date="2026-09-25T19:50:00Z" w16du:dateUtc="2026-09-25T23:50:00Z">
              <w:tcPr>
                <w:tcW w:w="1277" w:type="dxa"/>
              </w:tcPr>
            </w:tcPrChange>
          </w:tcPr>
          <w:p w14:paraId="57BDE92C" w14:textId="77777777" w:rsidR="002F2B7D" w:rsidRDefault="00000000">
            <w:pPr>
              <w:pStyle w:val="Compact"/>
              <w:jc w:val="center"/>
            </w:pPr>
            <w:r>
              <w:t>positive</w:t>
            </w:r>
          </w:p>
        </w:tc>
        <w:tc>
          <w:tcPr>
            <w:tcW w:w="1455" w:type="dxa"/>
            <w:tcPrChange w:id="114" w:author="authors" w:date="2026-09-25T19:50:00Z" w16du:dateUtc="2026-09-25T23:50:00Z">
              <w:tcPr>
                <w:tcW w:w="1469" w:type="dxa"/>
              </w:tcPr>
            </w:tcPrChange>
          </w:tcPr>
          <w:p w14:paraId="2BA710C1" w14:textId="77777777" w:rsidR="002F2B7D" w:rsidRDefault="00000000">
            <w:pPr>
              <w:pStyle w:val="Compact"/>
              <w:jc w:val="center"/>
            </w:pPr>
            <w:r>
              <w:t>one</w:t>
            </w:r>
          </w:p>
        </w:tc>
        <w:tc>
          <w:tcPr>
            <w:tcW w:w="873" w:type="dxa"/>
            <w:tcPrChange w:id="115" w:author="authors" w:date="2026-09-25T19:50:00Z" w16du:dateUtc="2026-09-25T23:50:00Z">
              <w:tcPr>
                <w:tcW w:w="830" w:type="dxa"/>
              </w:tcPr>
            </w:tcPrChange>
          </w:tcPr>
          <w:p w14:paraId="433A98CD" w14:textId="77777777" w:rsidR="002F2B7D" w:rsidRDefault="00000000">
            <w:pPr>
              <w:pStyle w:val="Compact"/>
              <w:jc w:val="center"/>
            </w:pPr>
            <w:r>
              <w:t>no</w:t>
            </w:r>
          </w:p>
        </w:tc>
        <w:tc>
          <w:tcPr>
            <w:tcW w:w="1455" w:type="dxa"/>
            <w:tcPrChange w:id="116" w:author="authors" w:date="2026-09-25T19:50:00Z" w16du:dateUtc="2026-09-25T23:50:00Z">
              <w:tcPr>
                <w:tcW w:w="1469" w:type="dxa"/>
                <w:gridSpan w:val="2"/>
              </w:tcPr>
            </w:tcPrChange>
          </w:tcPr>
          <w:p w14:paraId="3A04BE66" w14:textId="77777777" w:rsidR="002F2B7D" w:rsidRDefault="00000000">
            <w:pPr>
              <w:pStyle w:val="Compact"/>
              <w:jc w:val="center"/>
            </w:pPr>
            <w:r>
              <w:t>+</w:t>
            </w:r>
          </w:p>
        </w:tc>
        <w:tc>
          <w:tcPr>
            <w:tcW w:w="873" w:type="dxa"/>
            <w:tcPrChange w:id="117" w:author="authors" w:date="2026-09-25T19:50:00Z" w16du:dateUtc="2026-09-25T23:50:00Z">
              <w:tcPr>
                <w:tcW w:w="830" w:type="dxa"/>
              </w:tcPr>
            </w:tcPrChange>
          </w:tcPr>
          <w:p w14:paraId="6309254C" w14:textId="77777777" w:rsidR="002F2B7D" w:rsidRDefault="00000000">
            <w:pPr>
              <w:pStyle w:val="Compact"/>
              <w:jc w:val="center"/>
            </w:pPr>
            <w:r>
              <w:t>+</w:t>
            </w:r>
          </w:p>
        </w:tc>
        <w:tc>
          <w:tcPr>
            <w:tcW w:w="873" w:type="dxa"/>
            <w:tcPrChange w:id="118" w:author="authors" w:date="2026-09-25T19:50:00Z" w16du:dateUtc="2026-09-25T23:50:00Z">
              <w:tcPr>
                <w:tcW w:w="830" w:type="dxa"/>
              </w:tcPr>
            </w:tcPrChange>
          </w:tcPr>
          <w:p w14:paraId="70E8B111" w14:textId="77777777" w:rsidR="002F2B7D" w:rsidRDefault="00000000">
            <w:pPr>
              <w:pStyle w:val="Compact"/>
              <w:jc w:val="center"/>
            </w:pPr>
            <w:r>
              <w:t>+</w:t>
            </w:r>
          </w:p>
        </w:tc>
        <w:tc>
          <w:tcPr>
            <w:tcW w:w="815" w:type="dxa"/>
            <w:tcPrChange w:id="119" w:author="authors" w:date="2026-09-25T19:50:00Z" w16du:dateUtc="2026-09-25T23:50:00Z">
              <w:tcPr>
                <w:tcW w:w="894" w:type="dxa"/>
                <w:gridSpan w:val="2"/>
              </w:tcPr>
            </w:tcPrChange>
          </w:tcPr>
          <w:p w14:paraId="29DDDEED" w14:textId="77777777" w:rsidR="002F2B7D" w:rsidRDefault="002F2B7D">
            <w:pPr>
              <w:pStyle w:val="Compact"/>
            </w:pPr>
          </w:p>
        </w:tc>
      </w:tr>
      <w:tr w:rsidR="002F2B7D" w14:paraId="0FBA54ED" w14:textId="77777777">
        <w:trPr>
          <w:trPrChange w:id="120" w:author="authors" w:date="2026-09-25T19:50:00Z" w16du:dateUtc="2026-09-25T23:50:00Z">
            <w:trPr>
              <w:gridAfter w:val="1"/>
            </w:trPr>
          </w:trPrChange>
        </w:trPr>
        <w:tc>
          <w:tcPr>
            <w:tcW w:w="1281" w:type="dxa"/>
            <w:tcPrChange w:id="121" w:author="authors" w:date="2026-09-25T19:50:00Z" w16du:dateUtc="2026-09-25T23:50:00Z">
              <w:tcPr>
                <w:tcW w:w="1277" w:type="dxa"/>
              </w:tcPr>
            </w:tcPrChange>
          </w:tcPr>
          <w:p w14:paraId="733D52D0" w14:textId="77777777" w:rsidR="002F2B7D" w:rsidRDefault="002F2B7D">
            <w:pPr>
              <w:pStyle w:val="Compact"/>
            </w:pPr>
          </w:p>
        </w:tc>
        <w:tc>
          <w:tcPr>
            <w:tcW w:w="1455" w:type="dxa"/>
            <w:tcPrChange w:id="122" w:author="authors" w:date="2026-09-25T19:50:00Z" w16du:dateUtc="2026-09-25T23:50:00Z">
              <w:tcPr>
                <w:tcW w:w="1469" w:type="dxa"/>
              </w:tcPr>
            </w:tcPrChange>
          </w:tcPr>
          <w:p w14:paraId="129EDB65" w14:textId="77777777" w:rsidR="002F2B7D" w:rsidRDefault="002F2B7D">
            <w:pPr>
              <w:pStyle w:val="Compact"/>
            </w:pPr>
          </w:p>
        </w:tc>
        <w:tc>
          <w:tcPr>
            <w:tcW w:w="873" w:type="dxa"/>
            <w:tcPrChange w:id="123" w:author="authors" w:date="2026-09-25T19:50:00Z" w16du:dateUtc="2026-09-25T23:50:00Z">
              <w:tcPr>
                <w:tcW w:w="830" w:type="dxa"/>
              </w:tcPr>
            </w:tcPrChange>
          </w:tcPr>
          <w:p w14:paraId="73535F78" w14:textId="77777777" w:rsidR="002F2B7D" w:rsidRDefault="00000000">
            <w:pPr>
              <w:pStyle w:val="Compact"/>
              <w:jc w:val="center"/>
            </w:pPr>
            <w:r>
              <w:t>yes</w:t>
            </w:r>
          </w:p>
        </w:tc>
        <w:tc>
          <w:tcPr>
            <w:tcW w:w="1455" w:type="dxa"/>
            <w:tcPrChange w:id="124" w:author="authors" w:date="2026-09-25T19:50:00Z" w16du:dateUtc="2026-09-25T23:50:00Z">
              <w:tcPr>
                <w:tcW w:w="1469" w:type="dxa"/>
                <w:gridSpan w:val="2"/>
              </w:tcPr>
            </w:tcPrChange>
          </w:tcPr>
          <w:p w14:paraId="60827E1F" w14:textId="77777777" w:rsidR="002F2B7D" w:rsidRDefault="00000000">
            <w:pPr>
              <w:pStyle w:val="Compact"/>
              <w:jc w:val="center"/>
            </w:pPr>
            <w:r>
              <w:t>+</w:t>
            </w:r>
          </w:p>
        </w:tc>
        <w:tc>
          <w:tcPr>
            <w:tcW w:w="873" w:type="dxa"/>
            <w:tcPrChange w:id="125" w:author="authors" w:date="2026-09-25T19:50:00Z" w16du:dateUtc="2026-09-25T23:50:00Z">
              <w:tcPr>
                <w:tcW w:w="830" w:type="dxa"/>
              </w:tcPr>
            </w:tcPrChange>
          </w:tcPr>
          <w:p w14:paraId="092D4AF3" w14:textId="77777777" w:rsidR="002F2B7D" w:rsidRDefault="00000000">
            <w:pPr>
              <w:pStyle w:val="Compact"/>
              <w:jc w:val="center"/>
            </w:pPr>
            <w:r>
              <w:t>+</w:t>
            </w:r>
          </w:p>
        </w:tc>
        <w:tc>
          <w:tcPr>
            <w:tcW w:w="873" w:type="dxa"/>
            <w:tcPrChange w:id="126" w:author="authors" w:date="2026-09-25T19:50:00Z" w16du:dateUtc="2026-09-25T23:50:00Z">
              <w:tcPr>
                <w:tcW w:w="830" w:type="dxa"/>
              </w:tcPr>
            </w:tcPrChange>
          </w:tcPr>
          <w:p w14:paraId="29A0FE08" w14:textId="77777777" w:rsidR="002F2B7D" w:rsidRDefault="002F2B7D">
            <w:pPr>
              <w:pStyle w:val="Compact"/>
            </w:pPr>
          </w:p>
        </w:tc>
        <w:tc>
          <w:tcPr>
            <w:tcW w:w="815" w:type="dxa"/>
            <w:tcPrChange w:id="127" w:author="authors" w:date="2026-09-25T19:50:00Z" w16du:dateUtc="2026-09-25T23:50:00Z">
              <w:tcPr>
                <w:tcW w:w="894" w:type="dxa"/>
                <w:gridSpan w:val="2"/>
              </w:tcPr>
            </w:tcPrChange>
          </w:tcPr>
          <w:p w14:paraId="203E43C3" w14:textId="77777777" w:rsidR="002F2B7D" w:rsidRDefault="00000000">
            <w:pPr>
              <w:pStyle w:val="Compact"/>
              <w:jc w:val="center"/>
            </w:pPr>
            <w:r>
              <w:t>-</w:t>
            </w:r>
          </w:p>
        </w:tc>
      </w:tr>
      <w:tr w:rsidR="002F2B7D" w14:paraId="0E6B64DC" w14:textId="77777777">
        <w:trPr>
          <w:trPrChange w:id="128" w:author="authors" w:date="2026-09-25T19:50:00Z" w16du:dateUtc="2026-09-25T23:50:00Z">
            <w:trPr>
              <w:gridAfter w:val="1"/>
            </w:trPr>
          </w:trPrChange>
        </w:trPr>
        <w:tc>
          <w:tcPr>
            <w:tcW w:w="1281" w:type="dxa"/>
            <w:tcPrChange w:id="129" w:author="authors" w:date="2026-09-25T19:50:00Z" w16du:dateUtc="2026-09-25T23:50:00Z">
              <w:tcPr>
                <w:tcW w:w="1277" w:type="dxa"/>
              </w:tcPr>
            </w:tcPrChange>
          </w:tcPr>
          <w:p w14:paraId="7A58CDB4" w14:textId="77777777" w:rsidR="002F2B7D" w:rsidRDefault="002F2B7D">
            <w:pPr>
              <w:pStyle w:val="Compact"/>
            </w:pPr>
          </w:p>
        </w:tc>
        <w:tc>
          <w:tcPr>
            <w:tcW w:w="1455" w:type="dxa"/>
            <w:tcPrChange w:id="130" w:author="authors" w:date="2026-09-25T19:50:00Z" w16du:dateUtc="2026-09-25T23:50:00Z">
              <w:tcPr>
                <w:tcW w:w="1469" w:type="dxa"/>
              </w:tcPr>
            </w:tcPrChange>
          </w:tcPr>
          <w:p w14:paraId="3BD868C7" w14:textId="77777777" w:rsidR="002F2B7D" w:rsidRDefault="00000000">
            <w:pPr>
              <w:pStyle w:val="Compact"/>
              <w:jc w:val="center"/>
            </w:pPr>
            <w:r>
              <w:t>ten</w:t>
            </w:r>
          </w:p>
        </w:tc>
        <w:tc>
          <w:tcPr>
            <w:tcW w:w="873" w:type="dxa"/>
            <w:tcPrChange w:id="131" w:author="authors" w:date="2026-09-25T19:50:00Z" w16du:dateUtc="2026-09-25T23:50:00Z">
              <w:tcPr>
                <w:tcW w:w="830" w:type="dxa"/>
              </w:tcPr>
            </w:tcPrChange>
          </w:tcPr>
          <w:p w14:paraId="783873D4" w14:textId="77777777" w:rsidR="002F2B7D" w:rsidRDefault="00000000">
            <w:pPr>
              <w:pStyle w:val="Compact"/>
              <w:jc w:val="center"/>
            </w:pPr>
            <w:r>
              <w:t>no</w:t>
            </w:r>
          </w:p>
        </w:tc>
        <w:tc>
          <w:tcPr>
            <w:tcW w:w="1455" w:type="dxa"/>
            <w:tcPrChange w:id="132" w:author="authors" w:date="2026-09-25T19:50:00Z" w16du:dateUtc="2026-09-25T23:50:00Z">
              <w:tcPr>
                <w:tcW w:w="1469" w:type="dxa"/>
                <w:gridSpan w:val="2"/>
              </w:tcPr>
            </w:tcPrChange>
          </w:tcPr>
          <w:p w14:paraId="28C08E8B" w14:textId="77777777" w:rsidR="002F2B7D" w:rsidRDefault="00000000">
            <w:pPr>
              <w:pStyle w:val="Compact"/>
              <w:jc w:val="center"/>
            </w:pPr>
            <w:r>
              <w:t>+</w:t>
            </w:r>
          </w:p>
        </w:tc>
        <w:tc>
          <w:tcPr>
            <w:tcW w:w="873" w:type="dxa"/>
            <w:tcPrChange w:id="133" w:author="authors" w:date="2026-09-25T19:50:00Z" w16du:dateUtc="2026-09-25T23:50:00Z">
              <w:tcPr>
                <w:tcW w:w="830" w:type="dxa"/>
              </w:tcPr>
            </w:tcPrChange>
          </w:tcPr>
          <w:p w14:paraId="7E292E01" w14:textId="77777777" w:rsidR="002F2B7D" w:rsidRDefault="002F2B7D">
            <w:pPr>
              <w:pStyle w:val="Compact"/>
            </w:pPr>
          </w:p>
        </w:tc>
        <w:tc>
          <w:tcPr>
            <w:tcW w:w="873" w:type="dxa"/>
            <w:tcPrChange w:id="134" w:author="authors" w:date="2026-09-25T19:50:00Z" w16du:dateUtc="2026-09-25T23:50:00Z">
              <w:tcPr>
                <w:tcW w:w="830" w:type="dxa"/>
              </w:tcPr>
            </w:tcPrChange>
          </w:tcPr>
          <w:p w14:paraId="0CD6CF75" w14:textId="77777777" w:rsidR="002F2B7D" w:rsidRDefault="00000000">
            <w:pPr>
              <w:pStyle w:val="Compact"/>
              <w:jc w:val="center"/>
            </w:pPr>
            <w:r>
              <w:t>+</w:t>
            </w:r>
          </w:p>
        </w:tc>
        <w:tc>
          <w:tcPr>
            <w:tcW w:w="815" w:type="dxa"/>
            <w:tcPrChange w:id="135" w:author="authors" w:date="2026-09-25T19:50:00Z" w16du:dateUtc="2026-09-25T23:50:00Z">
              <w:tcPr>
                <w:tcW w:w="894" w:type="dxa"/>
                <w:gridSpan w:val="2"/>
              </w:tcPr>
            </w:tcPrChange>
          </w:tcPr>
          <w:p w14:paraId="27E16EFB" w14:textId="77777777" w:rsidR="002F2B7D" w:rsidRDefault="00000000">
            <w:pPr>
              <w:pStyle w:val="Compact"/>
              <w:jc w:val="center"/>
            </w:pPr>
            <w:r>
              <w:t>-</w:t>
            </w:r>
          </w:p>
        </w:tc>
      </w:tr>
      <w:tr w:rsidR="002F2B7D" w14:paraId="6DE84BC5" w14:textId="77777777">
        <w:trPr>
          <w:trPrChange w:id="136" w:author="authors" w:date="2026-09-25T19:50:00Z" w16du:dateUtc="2026-09-25T23:50:00Z">
            <w:trPr>
              <w:gridAfter w:val="1"/>
            </w:trPr>
          </w:trPrChange>
        </w:trPr>
        <w:tc>
          <w:tcPr>
            <w:tcW w:w="1281" w:type="dxa"/>
            <w:tcPrChange w:id="137" w:author="authors" w:date="2026-09-25T19:50:00Z" w16du:dateUtc="2026-09-25T23:50:00Z">
              <w:tcPr>
                <w:tcW w:w="1277" w:type="dxa"/>
              </w:tcPr>
            </w:tcPrChange>
          </w:tcPr>
          <w:p w14:paraId="4908FEF3" w14:textId="77777777" w:rsidR="002F2B7D" w:rsidRDefault="002F2B7D">
            <w:pPr>
              <w:pStyle w:val="Compact"/>
            </w:pPr>
          </w:p>
        </w:tc>
        <w:tc>
          <w:tcPr>
            <w:tcW w:w="1455" w:type="dxa"/>
            <w:tcPrChange w:id="138" w:author="authors" w:date="2026-09-25T19:50:00Z" w16du:dateUtc="2026-09-25T23:50:00Z">
              <w:tcPr>
                <w:tcW w:w="1469" w:type="dxa"/>
              </w:tcPr>
            </w:tcPrChange>
          </w:tcPr>
          <w:p w14:paraId="79297E80" w14:textId="77777777" w:rsidR="002F2B7D" w:rsidRDefault="002F2B7D">
            <w:pPr>
              <w:pStyle w:val="Compact"/>
            </w:pPr>
          </w:p>
        </w:tc>
        <w:tc>
          <w:tcPr>
            <w:tcW w:w="873" w:type="dxa"/>
            <w:tcPrChange w:id="139" w:author="authors" w:date="2026-09-25T19:50:00Z" w16du:dateUtc="2026-09-25T23:50:00Z">
              <w:tcPr>
                <w:tcW w:w="830" w:type="dxa"/>
              </w:tcPr>
            </w:tcPrChange>
          </w:tcPr>
          <w:p w14:paraId="47E6E69E" w14:textId="77777777" w:rsidR="002F2B7D" w:rsidRDefault="00000000">
            <w:pPr>
              <w:pStyle w:val="Compact"/>
              <w:jc w:val="center"/>
            </w:pPr>
            <w:r>
              <w:t>yes</w:t>
            </w:r>
          </w:p>
        </w:tc>
        <w:tc>
          <w:tcPr>
            <w:tcW w:w="1455" w:type="dxa"/>
            <w:tcPrChange w:id="140" w:author="authors" w:date="2026-09-25T19:50:00Z" w16du:dateUtc="2026-09-25T23:50:00Z">
              <w:tcPr>
                <w:tcW w:w="1469" w:type="dxa"/>
                <w:gridSpan w:val="2"/>
              </w:tcPr>
            </w:tcPrChange>
          </w:tcPr>
          <w:p w14:paraId="002A0774" w14:textId="77777777" w:rsidR="002F2B7D" w:rsidRDefault="00000000">
            <w:pPr>
              <w:pStyle w:val="Compact"/>
              <w:jc w:val="center"/>
            </w:pPr>
            <w:r>
              <w:t>+</w:t>
            </w:r>
          </w:p>
        </w:tc>
        <w:tc>
          <w:tcPr>
            <w:tcW w:w="873" w:type="dxa"/>
            <w:tcPrChange w:id="141" w:author="authors" w:date="2026-09-25T19:50:00Z" w16du:dateUtc="2026-09-25T23:50:00Z">
              <w:tcPr>
                <w:tcW w:w="830" w:type="dxa"/>
              </w:tcPr>
            </w:tcPrChange>
          </w:tcPr>
          <w:p w14:paraId="676CAEA0" w14:textId="77777777" w:rsidR="002F2B7D" w:rsidRDefault="002F2B7D">
            <w:pPr>
              <w:pStyle w:val="Compact"/>
            </w:pPr>
          </w:p>
        </w:tc>
        <w:tc>
          <w:tcPr>
            <w:tcW w:w="873" w:type="dxa"/>
            <w:tcPrChange w:id="142" w:author="authors" w:date="2026-09-25T19:50:00Z" w16du:dateUtc="2026-09-25T23:50:00Z">
              <w:tcPr>
                <w:tcW w:w="830" w:type="dxa"/>
              </w:tcPr>
            </w:tcPrChange>
          </w:tcPr>
          <w:p w14:paraId="4F7426E3" w14:textId="77777777" w:rsidR="002F2B7D" w:rsidRDefault="002F2B7D">
            <w:pPr>
              <w:pStyle w:val="Compact"/>
            </w:pPr>
          </w:p>
        </w:tc>
        <w:tc>
          <w:tcPr>
            <w:tcW w:w="815" w:type="dxa"/>
            <w:tcPrChange w:id="143" w:author="authors" w:date="2026-09-25T19:50:00Z" w16du:dateUtc="2026-09-25T23:50:00Z">
              <w:tcPr>
                <w:tcW w:w="894" w:type="dxa"/>
                <w:gridSpan w:val="2"/>
              </w:tcPr>
            </w:tcPrChange>
          </w:tcPr>
          <w:p w14:paraId="3604B6DF" w14:textId="77777777" w:rsidR="002F2B7D" w:rsidRDefault="00000000">
            <w:pPr>
              <w:pStyle w:val="Compact"/>
              <w:jc w:val="center"/>
            </w:pPr>
            <w:r>
              <w:t>-</w:t>
            </w:r>
          </w:p>
        </w:tc>
      </w:tr>
      <w:tr w:rsidR="002F2B7D" w14:paraId="149E65CC" w14:textId="77777777">
        <w:trPr>
          <w:trPrChange w:id="144" w:author="authors" w:date="2026-09-25T19:50:00Z" w16du:dateUtc="2026-09-25T23:50:00Z">
            <w:trPr>
              <w:gridAfter w:val="1"/>
            </w:trPr>
          </w:trPrChange>
        </w:trPr>
        <w:tc>
          <w:tcPr>
            <w:tcW w:w="1281" w:type="dxa"/>
            <w:tcPrChange w:id="145" w:author="authors" w:date="2026-09-25T19:50:00Z" w16du:dateUtc="2026-09-25T23:50:00Z">
              <w:tcPr>
                <w:tcW w:w="1277" w:type="dxa"/>
              </w:tcPr>
            </w:tcPrChange>
          </w:tcPr>
          <w:p w14:paraId="03AFBEB4" w14:textId="77777777" w:rsidR="002F2B7D" w:rsidRDefault="00000000">
            <w:pPr>
              <w:pStyle w:val="Compact"/>
              <w:jc w:val="center"/>
            </w:pPr>
            <w:r>
              <w:t>negative</w:t>
            </w:r>
          </w:p>
        </w:tc>
        <w:tc>
          <w:tcPr>
            <w:tcW w:w="1455" w:type="dxa"/>
            <w:tcPrChange w:id="146" w:author="authors" w:date="2026-09-25T19:50:00Z" w16du:dateUtc="2026-09-25T23:50:00Z">
              <w:tcPr>
                <w:tcW w:w="1469" w:type="dxa"/>
              </w:tcPr>
            </w:tcPrChange>
          </w:tcPr>
          <w:p w14:paraId="0833B5B8" w14:textId="77777777" w:rsidR="002F2B7D" w:rsidRDefault="00000000">
            <w:pPr>
              <w:pStyle w:val="Compact"/>
              <w:jc w:val="center"/>
            </w:pPr>
            <w:r>
              <w:t>one</w:t>
            </w:r>
          </w:p>
        </w:tc>
        <w:tc>
          <w:tcPr>
            <w:tcW w:w="873" w:type="dxa"/>
            <w:tcPrChange w:id="147" w:author="authors" w:date="2026-09-25T19:50:00Z" w16du:dateUtc="2026-09-25T23:50:00Z">
              <w:tcPr>
                <w:tcW w:w="830" w:type="dxa"/>
              </w:tcPr>
            </w:tcPrChange>
          </w:tcPr>
          <w:p w14:paraId="42CEFB68" w14:textId="77777777" w:rsidR="002F2B7D" w:rsidRDefault="00000000">
            <w:pPr>
              <w:pStyle w:val="Compact"/>
              <w:jc w:val="center"/>
            </w:pPr>
            <w:r>
              <w:t>no</w:t>
            </w:r>
          </w:p>
        </w:tc>
        <w:tc>
          <w:tcPr>
            <w:tcW w:w="1455" w:type="dxa"/>
            <w:tcPrChange w:id="148" w:author="authors" w:date="2026-09-25T19:50:00Z" w16du:dateUtc="2026-09-25T23:50:00Z">
              <w:tcPr>
                <w:tcW w:w="1469" w:type="dxa"/>
                <w:gridSpan w:val="2"/>
              </w:tcPr>
            </w:tcPrChange>
          </w:tcPr>
          <w:p w14:paraId="198F9B07" w14:textId="77777777" w:rsidR="002F2B7D" w:rsidRDefault="002F2B7D">
            <w:pPr>
              <w:pStyle w:val="Compact"/>
            </w:pPr>
          </w:p>
        </w:tc>
        <w:tc>
          <w:tcPr>
            <w:tcW w:w="873" w:type="dxa"/>
            <w:tcPrChange w:id="149" w:author="authors" w:date="2026-09-25T19:50:00Z" w16du:dateUtc="2026-09-25T23:50:00Z">
              <w:tcPr>
                <w:tcW w:w="830" w:type="dxa"/>
              </w:tcPr>
            </w:tcPrChange>
          </w:tcPr>
          <w:p w14:paraId="353B11A4" w14:textId="77777777" w:rsidR="002F2B7D" w:rsidRDefault="00000000">
            <w:pPr>
              <w:pStyle w:val="Compact"/>
              <w:jc w:val="center"/>
            </w:pPr>
            <w:r>
              <w:t>+</w:t>
            </w:r>
          </w:p>
        </w:tc>
        <w:tc>
          <w:tcPr>
            <w:tcW w:w="873" w:type="dxa"/>
            <w:tcPrChange w:id="150" w:author="authors" w:date="2026-09-25T19:50:00Z" w16du:dateUtc="2026-09-25T23:50:00Z">
              <w:tcPr>
                <w:tcW w:w="830" w:type="dxa"/>
              </w:tcPr>
            </w:tcPrChange>
          </w:tcPr>
          <w:p w14:paraId="36209FF6" w14:textId="77777777" w:rsidR="002F2B7D" w:rsidRDefault="00000000">
            <w:pPr>
              <w:pStyle w:val="Compact"/>
              <w:jc w:val="center"/>
            </w:pPr>
            <w:r>
              <w:t>+</w:t>
            </w:r>
          </w:p>
        </w:tc>
        <w:tc>
          <w:tcPr>
            <w:tcW w:w="815" w:type="dxa"/>
            <w:tcPrChange w:id="151" w:author="authors" w:date="2026-09-25T19:50:00Z" w16du:dateUtc="2026-09-25T23:50:00Z">
              <w:tcPr>
                <w:tcW w:w="894" w:type="dxa"/>
                <w:gridSpan w:val="2"/>
              </w:tcPr>
            </w:tcPrChange>
          </w:tcPr>
          <w:p w14:paraId="1CA582FA" w14:textId="77777777" w:rsidR="002F2B7D" w:rsidRDefault="00000000">
            <w:pPr>
              <w:pStyle w:val="Compact"/>
              <w:jc w:val="center"/>
            </w:pPr>
            <w:r>
              <w:t>+</w:t>
            </w:r>
          </w:p>
        </w:tc>
      </w:tr>
      <w:tr w:rsidR="002F2B7D" w14:paraId="07423C62" w14:textId="77777777">
        <w:trPr>
          <w:trPrChange w:id="152" w:author="authors" w:date="2026-09-25T19:50:00Z" w16du:dateUtc="2026-09-25T23:50:00Z">
            <w:trPr>
              <w:gridAfter w:val="1"/>
            </w:trPr>
          </w:trPrChange>
        </w:trPr>
        <w:tc>
          <w:tcPr>
            <w:tcW w:w="1281" w:type="dxa"/>
            <w:tcPrChange w:id="153" w:author="authors" w:date="2026-09-25T19:50:00Z" w16du:dateUtc="2026-09-25T23:50:00Z">
              <w:tcPr>
                <w:tcW w:w="1277" w:type="dxa"/>
              </w:tcPr>
            </w:tcPrChange>
          </w:tcPr>
          <w:p w14:paraId="1BB406B2" w14:textId="77777777" w:rsidR="002F2B7D" w:rsidRDefault="002F2B7D">
            <w:pPr>
              <w:pStyle w:val="Compact"/>
            </w:pPr>
          </w:p>
        </w:tc>
        <w:tc>
          <w:tcPr>
            <w:tcW w:w="1455" w:type="dxa"/>
            <w:tcPrChange w:id="154" w:author="authors" w:date="2026-09-25T19:50:00Z" w16du:dateUtc="2026-09-25T23:50:00Z">
              <w:tcPr>
                <w:tcW w:w="1469" w:type="dxa"/>
              </w:tcPr>
            </w:tcPrChange>
          </w:tcPr>
          <w:p w14:paraId="6471AE5B" w14:textId="77777777" w:rsidR="002F2B7D" w:rsidRDefault="002F2B7D">
            <w:pPr>
              <w:pStyle w:val="Compact"/>
            </w:pPr>
          </w:p>
        </w:tc>
        <w:tc>
          <w:tcPr>
            <w:tcW w:w="873" w:type="dxa"/>
            <w:tcPrChange w:id="155" w:author="authors" w:date="2026-09-25T19:50:00Z" w16du:dateUtc="2026-09-25T23:50:00Z">
              <w:tcPr>
                <w:tcW w:w="830" w:type="dxa"/>
              </w:tcPr>
            </w:tcPrChange>
          </w:tcPr>
          <w:p w14:paraId="783AD523" w14:textId="77777777" w:rsidR="002F2B7D" w:rsidRDefault="00000000">
            <w:pPr>
              <w:pStyle w:val="Compact"/>
              <w:jc w:val="center"/>
            </w:pPr>
            <w:r>
              <w:t>yes</w:t>
            </w:r>
          </w:p>
        </w:tc>
        <w:tc>
          <w:tcPr>
            <w:tcW w:w="1455" w:type="dxa"/>
            <w:tcPrChange w:id="156" w:author="authors" w:date="2026-09-25T19:50:00Z" w16du:dateUtc="2026-09-25T23:50:00Z">
              <w:tcPr>
                <w:tcW w:w="1469" w:type="dxa"/>
                <w:gridSpan w:val="2"/>
              </w:tcPr>
            </w:tcPrChange>
          </w:tcPr>
          <w:p w14:paraId="040F9821" w14:textId="77777777" w:rsidR="002F2B7D" w:rsidRDefault="002F2B7D">
            <w:pPr>
              <w:pStyle w:val="Compact"/>
            </w:pPr>
          </w:p>
        </w:tc>
        <w:tc>
          <w:tcPr>
            <w:tcW w:w="873" w:type="dxa"/>
            <w:tcPrChange w:id="157" w:author="authors" w:date="2026-09-25T19:50:00Z" w16du:dateUtc="2026-09-25T23:50:00Z">
              <w:tcPr>
                <w:tcW w:w="830" w:type="dxa"/>
              </w:tcPr>
            </w:tcPrChange>
          </w:tcPr>
          <w:p w14:paraId="654BD991" w14:textId="77777777" w:rsidR="002F2B7D" w:rsidRDefault="00000000">
            <w:pPr>
              <w:pStyle w:val="Compact"/>
              <w:jc w:val="center"/>
            </w:pPr>
            <w:r>
              <w:t>+</w:t>
            </w:r>
          </w:p>
        </w:tc>
        <w:tc>
          <w:tcPr>
            <w:tcW w:w="873" w:type="dxa"/>
            <w:tcPrChange w:id="158" w:author="authors" w:date="2026-09-25T19:50:00Z" w16du:dateUtc="2026-09-25T23:50:00Z">
              <w:tcPr>
                <w:tcW w:w="830" w:type="dxa"/>
              </w:tcPr>
            </w:tcPrChange>
          </w:tcPr>
          <w:p w14:paraId="29E676A1" w14:textId="77777777" w:rsidR="002F2B7D" w:rsidRDefault="002F2B7D">
            <w:pPr>
              <w:pStyle w:val="Compact"/>
            </w:pPr>
          </w:p>
        </w:tc>
        <w:tc>
          <w:tcPr>
            <w:tcW w:w="815" w:type="dxa"/>
            <w:tcPrChange w:id="159" w:author="authors" w:date="2026-09-25T19:50:00Z" w16du:dateUtc="2026-09-25T23:50:00Z">
              <w:tcPr>
                <w:tcW w:w="894" w:type="dxa"/>
                <w:gridSpan w:val="2"/>
              </w:tcPr>
            </w:tcPrChange>
          </w:tcPr>
          <w:p w14:paraId="0961C7FF" w14:textId="77777777" w:rsidR="002F2B7D" w:rsidRDefault="00000000">
            <w:pPr>
              <w:pStyle w:val="Compact"/>
              <w:jc w:val="center"/>
            </w:pPr>
            <w:r>
              <w:t>+</w:t>
            </w:r>
          </w:p>
        </w:tc>
      </w:tr>
      <w:tr w:rsidR="002F2B7D" w14:paraId="10C6B60E" w14:textId="77777777">
        <w:trPr>
          <w:trPrChange w:id="160" w:author="authors" w:date="2026-09-25T19:50:00Z" w16du:dateUtc="2026-09-25T23:50:00Z">
            <w:trPr>
              <w:gridAfter w:val="1"/>
            </w:trPr>
          </w:trPrChange>
        </w:trPr>
        <w:tc>
          <w:tcPr>
            <w:tcW w:w="1281" w:type="dxa"/>
            <w:tcPrChange w:id="161" w:author="authors" w:date="2026-09-25T19:50:00Z" w16du:dateUtc="2026-09-25T23:50:00Z">
              <w:tcPr>
                <w:tcW w:w="1277" w:type="dxa"/>
              </w:tcPr>
            </w:tcPrChange>
          </w:tcPr>
          <w:p w14:paraId="13133EAA" w14:textId="77777777" w:rsidR="002F2B7D" w:rsidRDefault="002F2B7D">
            <w:pPr>
              <w:pStyle w:val="Compact"/>
            </w:pPr>
          </w:p>
        </w:tc>
        <w:tc>
          <w:tcPr>
            <w:tcW w:w="1455" w:type="dxa"/>
            <w:tcPrChange w:id="162" w:author="authors" w:date="2026-09-25T19:50:00Z" w16du:dateUtc="2026-09-25T23:50:00Z">
              <w:tcPr>
                <w:tcW w:w="1469" w:type="dxa"/>
              </w:tcPr>
            </w:tcPrChange>
          </w:tcPr>
          <w:p w14:paraId="6457C909" w14:textId="77777777" w:rsidR="002F2B7D" w:rsidRDefault="00000000">
            <w:pPr>
              <w:pStyle w:val="Compact"/>
              <w:jc w:val="center"/>
            </w:pPr>
            <w:r>
              <w:t>ten</w:t>
            </w:r>
          </w:p>
        </w:tc>
        <w:tc>
          <w:tcPr>
            <w:tcW w:w="873" w:type="dxa"/>
            <w:tcPrChange w:id="163" w:author="authors" w:date="2026-09-25T19:50:00Z" w16du:dateUtc="2026-09-25T23:50:00Z">
              <w:tcPr>
                <w:tcW w:w="830" w:type="dxa"/>
              </w:tcPr>
            </w:tcPrChange>
          </w:tcPr>
          <w:p w14:paraId="16C850D6" w14:textId="77777777" w:rsidR="002F2B7D" w:rsidRDefault="00000000">
            <w:pPr>
              <w:pStyle w:val="Compact"/>
              <w:jc w:val="center"/>
            </w:pPr>
            <w:r>
              <w:t>no</w:t>
            </w:r>
          </w:p>
        </w:tc>
        <w:tc>
          <w:tcPr>
            <w:tcW w:w="1455" w:type="dxa"/>
            <w:tcPrChange w:id="164" w:author="authors" w:date="2026-09-25T19:50:00Z" w16du:dateUtc="2026-09-25T23:50:00Z">
              <w:tcPr>
                <w:tcW w:w="1469" w:type="dxa"/>
                <w:gridSpan w:val="2"/>
              </w:tcPr>
            </w:tcPrChange>
          </w:tcPr>
          <w:p w14:paraId="1DD1F12B" w14:textId="77777777" w:rsidR="002F2B7D" w:rsidRDefault="002F2B7D">
            <w:pPr>
              <w:pStyle w:val="Compact"/>
            </w:pPr>
          </w:p>
        </w:tc>
        <w:tc>
          <w:tcPr>
            <w:tcW w:w="873" w:type="dxa"/>
            <w:tcPrChange w:id="165" w:author="authors" w:date="2026-09-25T19:50:00Z" w16du:dateUtc="2026-09-25T23:50:00Z">
              <w:tcPr>
                <w:tcW w:w="830" w:type="dxa"/>
              </w:tcPr>
            </w:tcPrChange>
          </w:tcPr>
          <w:p w14:paraId="1A1DC6C8" w14:textId="77777777" w:rsidR="002F2B7D" w:rsidRDefault="002F2B7D">
            <w:pPr>
              <w:pStyle w:val="Compact"/>
            </w:pPr>
          </w:p>
        </w:tc>
        <w:tc>
          <w:tcPr>
            <w:tcW w:w="873" w:type="dxa"/>
            <w:tcPrChange w:id="166" w:author="authors" w:date="2026-09-25T19:50:00Z" w16du:dateUtc="2026-09-25T23:50:00Z">
              <w:tcPr>
                <w:tcW w:w="830" w:type="dxa"/>
              </w:tcPr>
            </w:tcPrChange>
          </w:tcPr>
          <w:p w14:paraId="035F9710" w14:textId="77777777" w:rsidR="002F2B7D" w:rsidRDefault="00000000">
            <w:pPr>
              <w:pStyle w:val="Compact"/>
              <w:jc w:val="center"/>
            </w:pPr>
            <w:r>
              <w:t>+</w:t>
            </w:r>
          </w:p>
        </w:tc>
        <w:tc>
          <w:tcPr>
            <w:tcW w:w="815" w:type="dxa"/>
            <w:tcPrChange w:id="167" w:author="authors" w:date="2026-09-25T19:50:00Z" w16du:dateUtc="2026-09-25T23:50:00Z">
              <w:tcPr>
                <w:tcW w:w="894" w:type="dxa"/>
                <w:gridSpan w:val="2"/>
              </w:tcPr>
            </w:tcPrChange>
          </w:tcPr>
          <w:p w14:paraId="05330154" w14:textId="77777777" w:rsidR="002F2B7D" w:rsidRDefault="00000000">
            <w:pPr>
              <w:pStyle w:val="Compact"/>
              <w:jc w:val="center"/>
            </w:pPr>
            <w:r>
              <w:t>+</w:t>
            </w:r>
          </w:p>
        </w:tc>
      </w:tr>
      <w:tr w:rsidR="002F2B7D" w14:paraId="091E8789" w14:textId="77777777">
        <w:trPr>
          <w:trPrChange w:id="168" w:author="authors" w:date="2026-09-25T19:50:00Z" w16du:dateUtc="2026-09-25T23:50:00Z">
            <w:trPr>
              <w:gridAfter w:val="1"/>
            </w:trPr>
          </w:trPrChange>
        </w:trPr>
        <w:tc>
          <w:tcPr>
            <w:tcW w:w="1281" w:type="dxa"/>
            <w:tcPrChange w:id="169" w:author="authors" w:date="2026-09-25T19:50:00Z" w16du:dateUtc="2026-09-25T23:50:00Z">
              <w:tcPr>
                <w:tcW w:w="1277" w:type="dxa"/>
              </w:tcPr>
            </w:tcPrChange>
          </w:tcPr>
          <w:p w14:paraId="3242F5F4" w14:textId="77777777" w:rsidR="002F2B7D" w:rsidRDefault="002F2B7D">
            <w:pPr>
              <w:pStyle w:val="Compact"/>
            </w:pPr>
          </w:p>
        </w:tc>
        <w:tc>
          <w:tcPr>
            <w:tcW w:w="1455" w:type="dxa"/>
            <w:tcPrChange w:id="170" w:author="authors" w:date="2026-09-25T19:50:00Z" w16du:dateUtc="2026-09-25T23:50:00Z">
              <w:tcPr>
                <w:tcW w:w="1469" w:type="dxa"/>
              </w:tcPr>
            </w:tcPrChange>
          </w:tcPr>
          <w:p w14:paraId="4DE25454" w14:textId="77777777" w:rsidR="002F2B7D" w:rsidRDefault="002F2B7D">
            <w:pPr>
              <w:pStyle w:val="Compact"/>
            </w:pPr>
          </w:p>
        </w:tc>
        <w:tc>
          <w:tcPr>
            <w:tcW w:w="873" w:type="dxa"/>
            <w:tcPrChange w:id="171" w:author="authors" w:date="2026-09-25T19:50:00Z" w16du:dateUtc="2026-09-25T23:50:00Z">
              <w:tcPr>
                <w:tcW w:w="830" w:type="dxa"/>
              </w:tcPr>
            </w:tcPrChange>
          </w:tcPr>
          <w:p w14:paraId="7EC9E750" w14:textId="77777777" w:rsidR="002F2B7D" w:rsidRDefault="00000000">
            <w:pPr>
              <w:pStyle w:val="Compact"/>
              <w:jc w:val="center"/>
            </w:pPr>
            <w:r>
              <w:t>yes</w:t>
            </w:r>
          </w:p>
        </w:tc>
        <w:tc>
          <w:tcPr>
            <w:tcW w:w="1455" w:type="dxa"/>
            <w:tcPrChange w:id="172" w:author="authors" w:date="2026-09-25T19:50:00Z" w16du:dateUtc="2026-09-25T23:50:00Z">
              <w:tcPr>
                <w:tcW w:w="1469" w:type="dxa"/>
                <w:gridSpan w:val="2"/>
              </w:tcPr>
            </w:tcPrChange>
          </w:tcPr>
          <w:p w14:paraId="22BBEF3C" w14:textId="77777777" w:rsidR="002F2B7D" w:rsidRDefault="002F2B7D">
            <w:pPr>
              <w:pStyle w:val="Compact"/>
            </w:pPr>
          </w:p>
        </w:tc>
        <w:tc>
          <w:tcPr>
            <w:tcW w:w="873" w:type="dxa"/>
            <w:tcPrChange w:id="173" w:author="authors" w:date="2026-09-25T19:50:00Z" w16du:dateUtc="2026-09-25T23:50:00Z">
              <w:tcPr>
                <w:tcW w:w="830" w:type="dxa"/>
              </w:tcPr>
            </w:tcPrChange>
          </w:tcPr>
          <w:p w14:paraId="1ED59E5A" w14:textId="77777777" w:rsidR="002F2B7D" w:rsidRDefault="002F2B7D">
            <w:pPr>
              <w:pStyle w:val="Compact"/>
            </w:pPr>
          </w:p>
        </w:tc>
        <w:tc>
          <w:tcPr>
            <w:tcW w:w="873" w:type="dxa"/>
            <w:tcPrChange w:id="174" w:author="authors" w:date="2026-09-25T19:50:00Z" w16du:dateUtc="2026-09-25T23:50:00Z">
              <w:tcPr>
                <w:tcW w:w="830" w:type="dxa"/>
              </w:tcPr>
            </w:tcPrChange>
          </w:tcPr>
          <w:p w14:paraId="0428961A" w14:textId="77777777" w:rsidR="002F2B7D" w:rsidRDefault="002F2B7D">
            <w:pPr>
              <w:pStyle w:val="Compact"/>
            </w:pPr>
          </w:p>
        </w:tc>
        <w:tc>
          <w:tcPr>
            <w:tcW w:w="815" w:type="dxa"/>
            <w:tcPrChange w:id="175" w:author="authors" w:date="2026-09-25T19:50:00Z" w16du:dateUtc="2026-09-25T23:50:00Z">
              <w:tcPr>
                <w:tcW w:w="894" w:type="dxa"/>
                <w:gridSpan w:val="2"/>
              </w:tcPr>
            </w:tcPrChange>
          </w:tcPr>
          <w:p w14:paraId="241307CA" w14:textId="77777777" w:rsidR="002F2B7D" w:rsidRDefault="002F2B7D">
            <w:pPr>
              <w:pStyle w:val="Compact"/>
            </w:pPr>
          </w:p>
        </w:tc>
      </w:tr>
      <w:bookmarkEnd w:id="80"/>
    </w:tbl>
    <w:p w14:paraId="73423A41" w14:textId="77777777" w:rsidR="002F2B7D" w:rsidRDefault="002F2B7D">
      <w:pPr>
        <w:sectPr w:rsidR="002F2B7D">
          <w:pgSz w:w="15840" w:h="12240" w:orient="landscape"/>
          <w:pgMar w:top="1440" w:right="1440" w:bottom="1440" w:left="1440" w:header="720" w:footer="720" w:gutter="0"/>
          <w:cols w:space="720"/>
        </w:sectPr>
      </w:pPr>
    </w:p>
    <w:p w14:paraId="4EC1C540" w14:textId="77777777" w:rsidR="002F2B7D" w:rsidRDefault="00000000">
      <w:pPr>
        <w:pStyle w:val="Heading2"/>
      </w:pPr>
      <w:bookmarkStart w:id="176" w:name="primary-analyses"/>
      <w:bookmarkEnd w:id="71"/>
      <w:r>
        <w:lastRenderedPageBreak/>
        <w:t>Primary Analyses</w:t>
      </w:r>
    </w:p>
    <w:p w14:paraId="7AB908D4" w14:textId="77777777" w:rsidR="002F2B7D" w:rsidRDefault="00000000">
      <w:pPr>
        <w:pStyle w:val="FirstParagraph"/>
      </w:pPr>
      <w:r>
        <w:t>Because observations are nested within participants, we fit a multi-level model using the lme4 R package (</w:t>
      </w:r>
      <w:hyperlink w:anchor="ref-bates2015">
        <w:r>
          <w:rPr>
            <w:rStyle w:val="Hyperlink"/>
          </w:rPr>
          <w:t>Bates et al., 2015</w:t>
        </w:r>
      </w:hyperlink>
      <w:r>
        <w:t>). Happiness reports were modeled with (a) Face Movement, Movement Repetitions, Emotional Context, and Punishment entered as effect-coded factors, (b) all higher-order interactions, and (c) random intercepts for participants.</w:t>
      </w:r>
    </w:p>
    <w:p w14:paraId="2794B264" w14:textId="77777777" w:rsidR="002F2B7D" w:rsidRDefault="00000000">
      <w:pPr>
        <w:pStyle w:val="BodyText"/>
      </w:pPr>
      <w:r>
        <w:t>Using the lmerTest R package (</w:t>
      </w:r>
      <w:hyperlink w:anchor="ref-kuznetsova2017">
        <w:r>
          <w:rPr>
            <w:rStyle w:val="Hyperlink"/>
          </w:rPr>
          <w:t>Kuznetsova et al., 2017</w:t>
        </w:r>
      </w:hyperlink>
      <w:r>
        <w:t>), we tested the significance of main effects and higher-order interactions via ANOVA-style tests with Satterthwaite degrees of freedom. Face Movement was expected to interact with Emotional Context (emotion incongruence hypothesis), Movement Repetition (repetition hypothesis), or Punishment (punishment hypothesis). Regardless of the significance of these two-way interactions, we estimated the simple effects of Face Movement within each crossed level of Emotional Context, Movement Repetition, and Punishment using the emmeans R package (</w:t>
      </w:r>
      <w:hyperlink w:anchor="ref-lenth2025">
        <w:r>
          <w:rPr>
            <w:rStyle w:val="Hyperlink"/>
          </w:rPr>
          <w:t>Lenth, 2025</w:t>
        </w:r>
      </w:hyperlink>
      <w:r>
        <w:t>). Analyses focused on the statistical significance of modeled higher-order interactions and simple effects (α = .05). However, Bayes factors were also computed using the BayesFactor R package using default priors on the alternative hypotheses and the default Markov chain Monte Carlo settings (</w:t>
      </w:r>
      <w:hyperlink w:anchor="ref-morey2024">
        <w:r>
          <w:rPr>
            <w:rStyle w:val="Hyperlink"/>
          </w:rPr>
          <w:t>Morey &amp; Rouder, 2024</w:t>
        </w:r>
      </w:hyperlink>
      <w:r>
        <w:t>).</w:t>
      </w:r>
    </w:p>
    <w:p w14:paraId="0E8C6618" w14:textId="77777777" w:rsidR="002F2B7D" w:rsidRDefault="00000000">
      <w:pPr>
        <w:pStyle w:val="BodyText"/>
      </w:pPr>
      <w:r>
        <w:t xml:space="preserve">To avoid potential concerns with post-treatment estimation bias, all data </w:t>
      </w:r>
      <w:ins w:id="177" w:author="authors" w:date="2026-09-25T19:50:00Z" w16du:dateUtc="2026-09-25T23:50:00Z">
        <w:r>
          <w:t xml:space="preserve">from consenting participants </w:t>
        </w:r>
      </w:ins>
      <w:r>
        <w:t>were included in initial confirmatory analyses (</w:t>
      </w:r>
      <w:hyperlink w:anchor="ref-mathur2025">
        <w:r>
          <w:rPr>
            <w:rStyle w:val="Hyperlink"/>
          </w:rPr>
          <w:t>Mathur, 2025</w:t>
        </w:r>
      </w:hyperlink>
      <w:r>
        <w:t xml:space="preserve">; </w:t>
      </w:r>
      <w:hyperlink w:anchor="ref-rohrer2024">
        <w:r>
          <w:rPr>
            <w:rStyle w:val="Hyperlink"/>
          </w:rPr>
          <w:t>Rohrer, 2024</w:t>
        </w:r>
      </w:hyperlink>
      <w:r>
        <w:t xml:space="preserve">). However, we conducted additional sensitivity analyses excluding participants who (1) did not complete the entire study, (2) incorrectly answered at least one math question, (3) correctly identified the purpose of the study (according to coders), or (4) did not exhibit at least a </w:t>
      </w:r>
      <w:del w:id="178" w:author="authors" w:date="2026-09-25T19:50:00Z" w16du:dateUtc="2026-09-25T23:50:00Z">
        <w:r>
          <w:delText>moderate</w:delText>
        </w:r>
      </w:del>
      <w:ins w:id="179" w:author="authors" w:date="2026-09-25T19:50:00Z" w16du:dateUtc="2026-09-25T23:50:00Z">
        <w:r>
          <w:t>30%</w:t>
        </w:r>
      </w:ins>
      <w:r>
        <w:t xml:space="preserve"> increase (</w:t>
      </w:r>
      <w:del w:id="180" w:author="authors" w:date="2026-09-25T19:50:00Z" w16du:dateUtc="2026-09-25T23:50:00Z">
        <w:r>
          <w:delText>0.3</w:delText>
        </w:r>
      </w:del>
      <w:ins w:id="181" w:author="authors" w:date="2026-09-25T19:50:00Z" w16du:dateUtc="2026-09-25T23:50:00Z">
        <w:r>
          <w:t>1.5</w:t>
        </w:r>
      </w:ins>
      <w:r>
        <w:t xml:space="preserve"> or above) in Action Unit 12 activity during the happy posing trials (according to </w:t>
      </w:r>
      <w:del w:id="182" w:author="authors" w:date="2026-09-25T19:50:00Z" w16du:dateUtc="2026-09-25T23:50:00Z">
        <w:r>
          <w:delText>Hume AI</w:delText>
        </w:r>
      </w:del>
      <w:proofErr w:type="spellStart"/>
      <w:ins w:id="183" w:author="authors" w:date="2026-09-25T19:50:00Z" w16du:dateUtc="2026-09-25T23:50:00Z">
        <w:r>
          <w:t>OpenFace</w:t>
        </w:r>
      </w:ins>
      <w:proofErr w:type="spellEnd"/>
      <w:r>
        <w:t>). Two undergraduate research assistants independently reviewed participants’ open-</w:t>
      </w:r>
      <w:r>
        <w:lastRenderedPageBreak/>
        <w:t>ended responses to funnel debriefings to determine whether they were aware of the true purpose of the study. Participants were removed if one of two coders indicated that they were aware of the true purpose (to examine factors that moderate the effect of posed smiles on mood).</w:t>
      </w:r>
    </w:p>
    <w:p w14:paraId="3B35704D" w14:textId="77777777" w:rsidR="002F2B7D" w:rsidRDefault="00000000">
      <w:pPr>
        <w:pStyle w:val="Heading2"/>
      </w:pPr>
      <w:bookmarkStart w:id="184" w:name="exploratory-analyses"/>
      <w:bookmarkEnd w:id="176"/>
      <w:r>
        <w:t>Exploratory Analyses</w:t>
      </w:r>
    </w:p>
    <w:p w14:paraId="0C21FBB0" w14:textId="77777777" w:rsidR="002F2B7D" w:rsidRDefault="00000000">
      <w:pPr>
        <w:pStyle w:val="FirstParagraph"/>
      </w:pPr>
      <w:r>
        <w:t>Regardless of if/when posed smiles increase happiness, it is possible that there are regulatory costs for general burnout and subjective well-being. Although outside the primary scope of our investigation, we evaluated such questions by refitting the same model described above for self-reported burnout and subjective well-being.</w:t>
      </w:r>
      <w:ins w:id="185" w:author="authors" w:date="2026-09-25T19:50:00Z" w16du:dateUtc="2026-09-25T23:50:00Z">
        <w:r>
          <w:t xml:space="preserve"> We fit the same models on two additional exploratory outcomes identified after Stage 1 review: fear and anger (see </w:t>
        </w:r>
        <w:r>
          <w:fldChar w:fldCharType="begin"/>
        </w:r>
        <w:r>
          <w:instrText>HYPERLINK \l "tbl-deviations" \h</w:instrText>
        </w:r>
        <w:r>
          <w:fldChar w:fldCharType="separate"/>
        </w:r>
        <w:r>
          <w:rPr>
            <w:rStyle w:val="Hyperlink"/>
          </w:rPr>
          <w:t>Table 2</w:t>
        </w:r>
        <w:r>
          <w:fldChar w:fldCharType="end"/>
        </w:r>
        <w:r>
          <w:t>).</w:t>
        </w:r>
      </w:ins>
    </w:p>
    <w:p w14:paraId="0EC14DE1" w14:textId="77777777" w:rsidR="002F2B7D" w:rsidRDefault="00000000">
      <w:pPr>
        <w:pStyle w:val="Heading2"/>
      </w:pPr>
      <w:bookmarkStart w:id="186" w:name="power-simulation"/>
      <w:bookmarkEnd w:id="184"/>
      <w:r>
        <w:t>Power Simulation</w:t>
      </w:r>
    </w:p>
    <w:p w14:paraId="28D57A65" w14:textId="77777777" w:rsidR="002F2B7D" w:rsidRDefault="00000000">
      <w:pPr>
        <w:pStyle w:val="FirstParagraph"/>
      </w:pPr>
      <w:r>
        <w:t>Power analysis was performed via Monte Carlo simulation, wherein across multiple iterations (1) data were simulated from multi-level models configured according to hypothesized patterns, (2) pre-registered models were fit on simulated data, and (3) power was estimated as the proportion of iterations wherein pre-registered models were statistically significant (</w:t>
      </w:r>
      <w:hyperlink w:anchor="ref-arend2019">
        <w:r>
          <w:rPr>
            <w:rStyle w:val="Hyperlink"/>
          </w:rPr>
          <w:t>Arend &amp; Schäfer, 2019</w:t>
        </w:r>
      </w:hyperlink>
      <w:r>
        <w:t>).</w:t>
      </w:r>
    </w:p>
    <w:p w14:paraId="20C53D60" w14:textId="77777777" w:rsidR="002F2B7D" w:rsidRDefault="00000000">
      <w:pPr>
        <w:pStyle w:val="BodyText"/>
      </w:pPr>
      <w:r>
        <w:t xml:space="preserve">As shown in </w:t>
      </w:r>
      <w:hyperlink w:anchor="tbl-patterns">
        <w:r>
          <w:rPr>
            <w:rStyle w:val="Hyperlink"/>
          </w:rPr>
          <w:t>Table 1</w:t>
        </w:r>
      </w:hyperlink>
      <w:r>
        <w:t xml:space="preserve">, all hypotheses involved a two-way interaction between Face Movement and a specific moderator, wherein the simple effects of Face Movement </w:t>
      </w:r>
      <w:proofErr w:type="gramStart"/>
      <w:r>
        <w:t>was</w:t>
      </w:r>
      <w:proofErr w:type="gramEnd"/>
      <w:r>
        <w:t xml:space="preserve"> positive in four conditions and </w:t>
      </w:r>
      <w:del w:id="187" w:author="authors" w:date="2026-09-25T19:50:00Z" w16du:dateUtc="2026-09-25T23:50:00Z">
        <w:r>
          <w:delText>null</w:delText>
        </w:r>
      </w:del>
      <w:ins w:id="188" w:author="authors" w:date="2026-09-25T19:50:00Z" w16du:dateUtc="2026-09-25T23:50:00Z">
        <w:r>
          <w:t>nil</w:t>
        </w:r>
      </w:ins>
      <w:r>
        <w:t xml:space="preserve"> in four other conditions. To simulate expected data structure, we used a conceptually identical subset of data from the largest experimental demonstration of facial feedback effects (</w:t>
      </w:r>
      <w:hyperlink w:anchor="ref-coles2022">
        <w:r>
          <w:rPr>
            <w:rStyle w:val="Hyperlink"/>
          </w:rPr>
          <w:t>Coles et al., 2022</w:t>
        </w:r>
      </w:hyperlink>
      <w:r>
        <w:t xml:space="preserve">). Four conditions simulated the recovery of the effect observed in the original study (d = 0.50), whereas the other four simulated non-replication (d = 0.00). Regardless of which four conditions recovered the effect, results indicated that n = 1200 participants would provide over 95% power to detect both (a) any hypothesized two-way </w:t>
      </w:r>
      <w:r>
        <w:lastRenderedPageBreak/>
        <w:t>interaction, as well as (b) any hypothesized simple effect. This sample size also affords over 95% power to detect non-hypothesized patterns of results, such as a three-way interaction wherein the simple effects of Face Movement are positive in two conditions and null in six other conditions.</w:t>
      </w:r>
    </w:p>
    <w:p w14:paraId="49D046B2" w14:textId="77777777" w:rsidR="002F2B7D" w:rsidRDefault="00000000">
      <w:pPr>
        <w:pStyle w:val="Heading2"/>
      </w:pPr>
      <w:bookmarkStart w:id="189" w:name="ethics-statement"/>
      <w:bookmarkEnd w:id="186"/>
      <w:r>
        <w:t>Ethics Statement</w:t>
      </w:r>
    </w:p>
    <w:p w14:paraId="5634E4B1" w14:textId="77777777" w:rsidR="002F2B7D" w:rsidRDefault="00000000">
      <w:pPr>
        <w:pStyle w:val="FirstParagraph"/>
      </w:pPr>
      <w:r>
        <w:t>All procedures were approved by the University of Florida Institutional Review Board (IRB-02; Protocol #IRB202500134).</w:t>
      </w:r>
    </w:p>
    <w:p w14:paraId="463645D3" w14:textId="77777777" w:rsidR="002F2B7D" w:rsidRDefault="00000000">
      <w:r>
        <w:br w:type="page"/>
      </w:r>
    </w:p>
    <w:p w14:paraId="2B217C3B" w14:textId="77777777" w:rsidR="002F2B7D" w:rsidRDefault="00000000">
      <w:pPr>
        <w:pStyle w:val="FigureTitle"/>
      </w:pPr>
      <w:bookmarkStart w:id="190" w:name="tbl-deviations"/>
      <w:r>
        <w:lastRenderedPageBreak/>
        <w:t>Table 2</w:t>
      </w:r>
    </w:p>
    <w:p w14:paraId="3EA7AF56" w14:textId="77777777" w:rsidR="002F2B7D" w:rsidRDefault="00000000">
      <w:pPr>
        <w:pStyle w:val="Caption"/>
      </w:pPr>
      <w:r>
        <w:t>Deviations from methodology reviewed and approved at Stage 1.</w:t>
      </w:r>
    </w:p>
    <w:tbl>
      <w:tblPr>
        <w:tblStyle w:val="Table"/>
        <w:tblW w:w="5000" w:type="pct"/>
        <w:tblLayout w:type="fixed"/>
        <w:tblLook w:val="0020" w:firstRow="1" w:lastRow="0" w:firstColumn="0" w:lastColumn="0" w:noHBand="0" w:noVBand="0"/>
        <w:tblPrChange w:id="191" w:author="authors" w:date="2026-09-25T19:50:00Z" w16du:dateUtc="2026-09-25T23:50:00Z">
          <w:tblPr>
            <w:tblStyle w:val="Table"/>
            <w:tblW w:w="4939" w:type="pct"/>
            <w:tblLayout w:type="fixed"/>
            <w:tblLook w:val="0020" w:firstRow="1" w:lastRow="0" w:firstColumn="0" w:lastColumn="0" w:noHBand="0" w:noVBand="0"/>
          </w:tblPr>
        </w:tblPrChange>
      </w:tblPr>
      <w:tblGrid>
        <w:gridCol w:w="3120"/>
        <w:gridCol w:w="3120"/>
        <w:gridCol w:w="3120"/>
        <w:tblGridChange w:id="192">
          <w:tblGrid>
            <w:gridCol w:w="3082"/>
            <w:gridCol w:w="38"/>
            <w:gridCol w:w="3044"/>
            <w:gridCol w:w="76"/>
            <w:gridCol w:w="3006"/>
            <w:gridCol w:w="114"/>
          </w:tblGrid>
        </w:tblGridChange>
      </w:tblGrid>
      <w:tr w:rsidR="002F2B7D" w14:paraId="4F508436" w14:textId="77777777" w:rsidTr="002F2B7D">
        <w:trPr>
          <w:cnfStyle w:val="100000000000" w:firstRow="1" w:lastRow="0" w:firstColumn="0" w:lastColumn="0" w:oddVBand="0" w:evenVBand="0" w:oddHBand="0" w:evenHBand="0" w:firstRowFirstColumn="0" w:firstRowLastColumn="0" w:lastRowFirstColumn="0" w:lastRowLastColumn="0"/>
          <w:tblHeader/>
          <w:trPrChange w:id="193" w:author="authors" w:date="2026-09-25T19:50:00Z" w16du:dateUtc="2026-09-25T23:50:00Z">
            <w:trPr>
              <w:gridAfter w:val="1"/>
              <w:tblHeader/>
            </w:trPr>
          </w:trPrChange>
        </w:trPr>
        <w:tc>
          <w:tcPr>
            <w:tcW w:w="2640" w:type="dxa"/>
            <w:tcPrChange w:id="194" w:author="authors" w:date="2026-09-25T19:50:00Z" w16du:dateUtc="2026-09-25T23:50:00Z">
              <w:tcPr>
                <w:tcW w:w="2607" w:type="dxa"/>
              </w:tcPr>
            </w:tcPrChange>
          </w:tcPr>
          <w:p w14:paraId="41FE5028" w14:textId="77777777" w:rsidR="002F2B7D" w:rsidRDefault="00000000">
            <w:pPr>
              <w:pStyle w:val="Compact"/>
              <w:cnfStyle w:val="100000000000" w:firstRow="1" w:lastRow="0" w:firstColumn="0" w:lastColumn="0" w:oddVBand="0" w:evenVBand="0" w:oddHBand="0" w:evenHBand="0" w:firstRowFirstColumn="0" w:firstRowLastColumn="0" w:lastRowFirstColumn="0" w:lastRowLastColumn="0"/>
            </w:pPr>
            <w:r>
              <w:rPr>
                <w:b/>
                <w:bCs/>
              </w:rPr>
              <w:t>Agreed Method</w:t>
            </w:r>
          </w:p>
        </w:tc>
        <w:tc>
          <w:tcPr>
            <w:tcW w:w="2640" w:type="dxa"/>
            <w:tcPrChange w:id="195" w:author="authors" w:date="2026-09-25T19:50:00Z" w16du:dateUtc="2026-09-25T23:50:00Z">
              <w:tcPr>
                <w:tcW w:w="2607" w:type="dxa"/>
                <w:gridSpan w:val="2"/>
              </w:tcPr>
            </w:tcPrChange>
          </w:tcPr>
          <w:p w14:paraId="5455E72C" w14:textId="77777777" w:rsidR="002F2B7D" w:rsidRDefault="00000000">
            <w:pPr>
              <w:pStyle w:val="Compact"/>
              <w:cnfStyle w:val="100000000000" w:firstRow="1" w:lastRow="0" w:firstColumn="0" w:lastColumn="0" w:oddVBand="0" w:evenVBand="0" w:oddHBand="0" w:evenHBand="0" w:firstRowFirstColumn="0" w:firstRowLastColumn="0" w:lastRowFirstColumn="0" w:lastRowLastColumn="0"/>
            </w:pPr>
            <w:r>
              <w:rPr>
                <w:b/>
                <w:bCs/>
              </w:rPr>
              <w:t>Deviation</w:t>
            </w:r>
          </w:p>
        </w:tc>
        <w:tc>
          <w:tcPr>
            <w:tcW w:w="2640" w:type="dxa"/>
            <w:tcPrChange w:id="196" w:author="authors" w:date="2026-09-25T19:50:00Z" w16du:dateUtc="2026-09-25T23:50:00Z">
              <w:tcPr>
                <w:tcW w:w="2607" w:type="dxa"/>
                <w:gridSpan w:val="2"/>
              </w:tcPr>
            </w:tcPrChange>
          </w:tcPr>
          <w:p w14:paraId="7E925840" w14:textId="77777777" w:rsidR="002F2B7D" w:rsidRDefault="00000000">
            <w:pPr>
              <w:pStyle w:val="Compact"/>
              <w:cnfStyle w:val="100000000000" w:firstRow="1" w:lastRow="0" w:firstColumn="0" w:lastColumn="0" w:oddVBand="0" w:evenVBand="0" w:oddHBand="0" w:evenHBand="0" w:firstRowFirstColumn="0" w:firstRowLastColumn="0" w:lastRowFirstColumn="0" w:lastRowLastColumn="0"/>
            </w:pPr>
            <w:r>
              <w:rPr>
                <w:b/>
                <w:bCs/>
              </w:rPr>
              <w:t>Reason</w:t>
            </w:r>
          </w:p>
        </w:tc>
      </w:tr>
      <w:tr w:rsidR="002F2B7D" w14:paraId="745F3740" w14:textId="77777777">
        <w:trPr>
          <w:trPrChange w:id="197" w:author="authors" w:date="2026-09-25T19:50:00Z" w16du:dateUtc="2026-09-25T23:50:00Z">
            <w:trPr>
              <w:gridAfter w:val="1"/>
            </w:trPr>
          </w:trPrChange>
        </w:trPr>
        <w:tc>
          <w:tcPr>
            <w:tcW w:w="2640" w:type="dxa"/>
            <w:tcPrChange w:id="198" w:author="authors" w:date="2026-09-25T19:50:00Z" w16du:dateUtc="2026-09-25T23:50:00Z">
              <w:tcPr>
                <w:tcW w:w="2607" w:type="dxa"/>
              </w:tcPr>
            </w:tcPrChange>
          </w:tcPr>
          <w:p w14:paraId="5EECFA49" w14:textId="77777777" w:rsidR="002F2B7D" w:rsidRDefault="00000000">
            <w:pPr>
              <w:pStyle w:val="Compact"/>
            </w:pPr>
            <w:r>
              <w:t>Participants would self-report ethnicity</w:t>
            </w:r>
            <w:ins w:id="199" w:author="authors" w:date="2026-09-25T19:50:00Z" w16du:dateUtc="2026-09-25T23:50:00Z">
              <w:r>
                <w:t>.</w:t>
              </w:r>
            </w:ins>
          </w:p>
        </w:tc>
        <w:tc>
          <w:tcPr>
            <w:tcW w:w="2640" w:type="dxa"/>
            <w:tcPrChange w:id="200" w:author="authors" w:date="2026-09-25T19:50:00Z" w16du:dateUtc="2026-09-25T23:50:00Z">
              <w:tcPr>
                <w:tcW w:w="2607" w:type="dxa"/>
                <w:gridSpan w:val="2"/>
              </w:tcPr>
            </w:tcPrChange>
          </w:tcPr>
          <w:p w14:paraId="444AA739" w14:textId="77777777" w:rsidR="002F2B7D" w:rsidRDefault="00000000">
            <w:pPr>
              <w:pStyle w:val="Compact"/>
            </w:pPr>
            <w:r>
              <w:t>Participant ethnicity data provided by panel provider</w:t>
            </w:r>
            <w:ins w:id="201" w:author="authors" w:date="2026-09-25T19:50:00Z" w16du:dateUtc="2026-09-25T23:50:00Z">
              <w:r>
                <w:t>.</w:t>
              </w:r>
            </w:ins>
          </w:p>
        </w:tc>
        <w:tc>
          <w:tcPr>
            <w:tcW w:w="2640" w:type="dxa"/>
            <w:tcPrChange w:id="202" w:author="authors" w:date="2026-09-25T19:50:00Z" w16du:dateUtc="2026-09-25T23:50:00Z">
              <w:tcPr>
                <w:tcW w:w="2607" w:type="dxa"/>
                <w:gridSpan w:val="2"/>
              </w:tcPr>
            </w:tcPrChange>
          </w:tcPr>
          <w:p w14:paraId="7EFE1457" w14:textId="77777777" w:rsidR="002F2B7D" w:rsidRDefault="00000000">
            <w:pPr>
              <w:pStyle w:val="Compact"/>
            </w:pPr>
            <w:r>
              <w:t>Reduce participant burden</w:t>
            </w:r>
            <w:ins w:id="203" w:author="authors" w:date="2026-09-25T19:50:00Z" w16du:dateUtc="2026-09-25T23:50:00Z">
              <w:r>
                <w:t>.</w:t>
              </w:r>
            </w:ins>
          </w:p>
        </w:tc>
      </w:tr>
      <w:tr w:rsidR="002F2B7D" w14:paraId="26FA4D85" w14:textId="77777777">
        <w:trPr>
          <w:trPrChange w:id="204" w:author="authors" w:date="2026-09-25T19:50:00Z" w16du:dateUtc="2026-09-25T23:50:00Z">
            <w:trPr>
              <w:gridAfter w:val="1"/>
            </w:trPr>
          </w:trPrChange>
        </w:trPr>
        <w:tc>
          <w:tcPr>
            <w:tcW w:w="2640" w:type="dxa"/>
            <w:tcPrChange w:id="205" w:author="authors" w:date="2026-09-25T19:50:00Z" w16du:dateUtc="2026-09-25T23:50:00Z">
              <w:tcPr>
                <w:tcW w:w="2607" w:type="dxa"/>
              </w:tcPr>
            </w:tcPrChange>
          </w:tcPr>
          <w:p w14:paraId="03D796CD" w14:textId="77777777" w:rsidR="002F2B7D" w:rsidRDefault="00000000">
            <w:pPr>
              <w:pStyle w:val="Compact"/>
            </w:pPr>
            <w:r>
              <w:t>Use HumeAI for facial expression analysis</w:t>
            </w:r>
            <w:ins w:id="206" w:author="authors" w:date="2026-09-25T19:50:00Z" w16du:dateUtc="2026-09-25T23:50:00Z">
              <w:r>
                <w:t>.</w:t>
              </w:r>
            </w:ins>
          </w:p>
        </w:tc>
        <w:tc>
          <w:tcPr>
            <w:tcW w:w="2640" w:type="dxa"/>
            <w:tcPrChange w:id="207" w:author="authors" w:date="2026-09-25T19:50:00Z" w16du:dateUtc="2026-09-25T23:50:00Z">
              <w:tcPr>
                <w:tcW w:w="2607" w:type="dxa"/>
                <w:gridSpan w:val="2"/>
              </w:tcPr>
            </w:tcPrChange>
          </w:tcPr>
          <w:p w14:paraId="00C0F664" w14:textId="77777777" w:rsidR="002F2B7D" w:rsidRDefault="00000000">
            <w:pPr>
              <w:pStyle w:val="Compact"/>
            </w:pPr>
            <w:r>
              <w:t>Used OpenFace 2.2.0 for facial expression analysis</w:t>
            </w:r>
            <w:ins w:id="208" w:author="authors" w:date="2026-09-25T19:50:00Z" w16du:dateUtc="2026-09-25T23:50:00Z">
              <w:r>
                <w:t>.</w:t>
              </w:r>
            </w:ins>
          </w:p>
        </w:tc>
        <w:tc>
          <w:tcPr>
            <w:tcW w:w="2640" w:type="dxa"/>
            <w:tcPrChange w:id="209" w:author="authors" w:date="2026-09-25T19:50:00Z" w16du:dateUtc="2026-09-25T23:50:00Z">
              <w:tcPr>
                <w:tcW w:w="2607" w:type="dxa"/>
                <w:gridSpan w:val="2"/>
              </w:tcPr>
            </w:tcPrChange>
          </w:tcPr>
          <w:p w14:paraId="05B90B7C" w14:textId="77777777" w:rsidR="002F2B7D" w:rsidRDefault="00000000">
            <w:pPr>
              <w:pStyle w:val="Compact"/>
            </w:pPr>
            <w:r>
              <w:t>HumeAI deprecated their expression analysis application</w:t>
            </w:r>
            <w:ins w:id="210" w:author="authors" w:date="2026-09-25T19:50:00Z" w16du:dateUtc="2026-09-25T23:50:00Z">
              <w:r>
                <w:t>.</w:t>
              </w:r>
            </w:ins>
          </w:p>
        </w:tc>
      </w:tr>
      <w:tr w:rsidR="002F2B7D" w14:paraId="35B391CE" w14:textId="77777777">
        <w:trPr>
          <w:ins w:id="211" w:author="authors" w:date="2026-09-25T19:50:00Z" w16du:dateUtc="2026-09-25T23:50:00Z"/>
        </w:trPr>
        <w:tc>
          <w:tcPr>
            <w:tcW w:w="2640" w:type="dxa"/>
          </w:tcPr>
          <w:p w14:paraId="6B7CB281" w14:textId="77777777" w:rsidR="002F2B7D" w:rsidRDefault="00000000">
            <w:pPr>
              <w:pStyle w:val="Compact"/>
              <w:rPr>
                <w:ins w:id="212" w:author="authors" w:date="2026-09-25T19:50:00Z" w16du:dateUtc="2026-09-25T23:50:00Z"/>
              </w:rPr>
            </w:pPr>
            <w:ins w:id="213" w:author="authors" w:date="2026-09-25T19:50:00Z" w16du:dateUtc="2026-09-25T23:50:00Z">
              <w:r>
                <w:t>Recruit N = 1200 participants.</w:t>
              </w:r>
            </w:ins>
          </w:p>
        </w:tc>
        <w:tc>
          <w:tcPr>
            <w:tcW w:w="2640" w:type="dxa"/>
          </w:tcPr>
          <w:p w14:paraId="29D8F67D" w14:textId="77777777" w:rsidR="002F2B7D" w:rsidRDefault="00000000">
            <w:pPr>
              <w:pStyle w:val="Compact"/>
              <w:rPr>
                <w:ins w:id="214" w:author="authors" w:date="2026-09-25T19:50:00Z" w16du:dateUtc="2026-09-25T23:50:00Z"/>
              </w:rPr>
            </w:pPr>
            <w:ins w:id="215" w:author="authors" w:date="2026-09-25T19:50:00Z" w16du:dateUtc="2026-09-25T23:50:00Z">
              <w:r>
                <w:t>Recruited N = 1201 participants. 27 participants withdrew consent after debriefing.</w:t>
              </w:r>
            </w:ins>
          </w:p>
        </w:tc>
        <w:tc>
          <w:tcPr>
            <w:tcW w:w="2640" w:type="dxa"/>
          </w:tcPr>
          <w:p w14:paraId="0374DF9F" w14:textId="77777777" w:rsidR="002F2B7D" w:rsidRDefault="00000000">
            <w:pPr>
              <w:pStyle w:val="Compact"/>
              <w:rPr>
                <w:ins w:id="216" w:author="authors" w:date="2026-09-25T19:50:00Z" w16du:dateUtc="2026-09-25T23:50:00Z"/>
              </w:rPr>
            </w:pPr>
            <w:ins w:id="217" w:author="authors" w:date="2026-09-25T19:50:00Z" w16du:dateUtc="2026-09-25T23:50:00Z">
              <w:r>
                <w:t>We oversampled one participant because they signed up quicker than we closed link. We allowed but did not anticipate withdrawn consent.</w:t>
              </w:r>
            </w:ins>
          </w:p>
        </w:tc>
      </w:tr>
      <w:tr w:rsidR="002F2B7D" w14:paraId="701BADC4" w14:textId="77777777">
        <w:trPr>
          <w:ins w:id="218" w:author="authors" w:date="2026-09-25T19:50:00Z" w16du:dateUtc="2026-09-25T23:50:00Z"/>
        </w:trPr>
        <w:tc>
          <w:tcPr>
            <w:tcW w:w="2640" w:type="dxa"/>
          </w:tcPr>
          <w:p w14:paraId="44ED6AC5" w14:textId="77777777" w:rsidR="002F2B7D" w:rsidRDefault="00000000">
            <w:pPr>
              <w:pStyle w:val="Compact"/>
              <w:rPr>
                <w:ins w:id="219" w:author="authors" w:date="2026-09-25T19:50:00Z" w16du:dateUtc="2026-09-25T23:50:00Z"/>
              </w:rPr>
            </w:pPr>
            <w:ins w:id="220" w:author="authors" w:date="2026-09-25T19:50:00Z" w16du:dateUtc="2026-09-25T23:50:00Z">
              <w:r>
                <w:t>Exploratory analyses describe satisfaction with life and burnout.</w:t>
              </w:r>
            </w:ins>
          </w:p>
        </w:tc>
        <w:tc>
          <w:tcPr>
            <w:tcW w:w="2640" w:type="dxa"/>
          </w:tcPr>
          <w:p w14:paraId="6325E6B9" w14:textId="77777777" w:rsidR="002F2B7D" w:rsidRDefault="00000000">
            <w:pPr>
              <w:pStyle w:val="Compact"/>
              <w:rPr>
                <w:ins w:id="221" w:author="authors" w:date="2026-09-25T19:50:00Z" w16du:dateUtc="2026-09-25T23:50:00Z"/>
              </w:rPr>
            </w:pPr>
            <w:ins w:id="222" w:author="authors" w:date="2026-09-25T19:50:00Z" w16du:dateUtc="2026-09-25T23:50:00Z">
              <w:r>
                <w:t>Anger and fear added to exploratory analysis report.</w:t>
              </w:r>
            </w:ins>
          </w:p>
        </w:tc>
        <w:tc>
          <w:tcPr>
            <w:tcW w:w="2640" w:type="dxa"/>
          </w:tcPr>
          <w:p w14:paraId="40113B45" w14:textId="77777777" w:rsidR="002F2B7D" w:rsidRDefault="00000000">
            <w:pPr>
              <w:pStyle w:val="Compact"/>
              <w:rPr>
                <w:ins w:id="223" w:author="authors" w:date="2026-09-25T19:50:00Z" w16du:dateUtc="2026-09-25T23:50:00Z"/>
              </w:rPr>
            </w:pPr>
            <w:ins w:id="224" w:author="authors" w:date="2026-09-25T19:50:00Z" w16du:dateUtc="2026-09-25T23:50:00Z">
              <w:r>
                <w:t>Results suggest an aversive nature to repeated forced smiling.</w:t>
              </w:r>
            </w:ins>
          </w:p>
        </w:tc>
      </w:tr>
      <w:bookmarkEnd w:id="190"/>
    </w:tbl>
    <w:p w14:paraId="70E62106" w14:textId="77777777" w:rsidR="002F2B7D" w:rsidRDefault="00000000">
      <w:r>
        <w:br w:type="page"/>
      </w:r>
    </w:p>
    <w:p w14:paraId="478DE7E1" w14:textId="77777777" w:rsidR="002F2B7D" w:rsidRDefault="00000000">
      <w:pPr>
        <w:pStyle w:val="Heading1"/>
      </w:pPr>
      <w:bookmarkStart w:id="225" w:name="results"/>
      <w:bookmarkEnd w:id="36"/>
      <w:bookmarkEnd w:id="189"/>
      <w:r>
        <w:lastRenderedPageBreak/>
        <w:t>Results</w:t>
      </w:r>
    </w:p>
    <w:p w14:paraId="2A057097" w14:textId="77777777" w:rsidR="002F2B7D" w:rsidRDefault="00000000">
      <w:pPr>
        <w:pStyle w:val="FirstParagraph"/>
      </w:pPr>
      <w:r>
        <w:t xml:space="preserve">In total, we collected data from </w:t>
      </w:r>
      <w:r>
        <w:rPr>
          <w:i/>
          <w:iCs/>
        </w:rPr>
        <w:t>N</w:t>
      </w:r>
      <w:r>
        <w:t xml:space="preserve"> = </w:t>
      </w:r>
      <w:del w:id="226" w:author="authors" w:date="2026-09-25T19:50:00Z" w16du:dateUtc="2026-09-25T23:50:00Z">
        <w:r>
          <w:delText>1174</w:delText>
        </w:r>
      </w:del>
      <w:ins w:id="227" w:author="authors" w:date="2026-09-25T19:50:00Z" w16du:dateUtc="2026-09-25T23:50:00Z">
        <w:r>
          <w:t>1201</w:t>
        </w:r>
      </w:ins>
      <w:r>
        <w:t xml:space="preserve"> participants</w:t>
      </w:r>
      <w:ins w:id="228" w:author="authors" w:date="2026-09-25T19:50:00Z" w16du:dateUtc="2026-09-25T23:50:00Z">
        <w:r>
          <w:t>, 1174 who consented to have their data analyzed and shared</w:t>
        </w:r>
      </w:ins>
      <w:r>
        <w:t xml:space="preserve"> (age </w:t>
      </w:r>
      <w:r>
        <w:rPr>
          <w:i/>
          <w:iCs/>
        </w:rPr>
        <w:t>M</w:t>
      </w:r>
      <w:r>
        <w:t xml:space="preserve"> = 38.77; </w:t>
      </w:r>
      <w:r>
        <w:rPr>
          <w:i/>
          <w:iCs/>
        </w:rPr>
        <w:t>SD</w:t>
      </w:r>
      <w:r>
        <w:t xml:space="preserve"> = 12.70; 44.0% Male, 53.4% Female, 2.6% Other; 67.0% White, 14.8% Black, 8.0% Mixed, 5.5% Asian, 4.8% Other). As expected, our manipulations produced the conditions necessary for testing our hypotheses. Participants expressed more happiness when asked to pose smiles (</w:t>
      </w:r>
      <w:r>
        <w:rPr>
          <w:i/>
          <w:iCs/>
        </w:rPr>
        <w:t>M</w:t>
      </w:r>
      <w:r>
        <w:t xml:space="preserve"> = 1.58, </w:t>
      </w:r>
      <w:r>
        <w:rPr>
          <w:i/>
          <w:iCs/>
        </w:rPr>
        <w:t>SD</w:t>
      </w:r>
      <w:r>
        <w:t xml:space="preserve"> = 1.11) vs. express themselves naturally (</w:t>
      </w:r>
      <w:r>
        <w:rPr>
          <w:i/>
          <w:iCs/>
        </w:rPr>
        <w:t>M</w:t>
      </w:r>
      <w:r>
        <w:t xml:space="preserve"> = 0.32, </w:t>
      </w:r>
      <w:r>
        <w:rPr>
          <w:i/>
          <w:iCs/>
        </w:rPr>
        <w:t>SD</w:t>
      </w:r>
      <w:r>
        <w:t xml:space="preserve"> = 0.58; Face Movement </w:t>
      </w:r>
      <w:r>
        <w:rPr>
          <w:i/>
          <w:iCs/>
        </w:rPr>
        <w:t>t</w:t>
      </w:r>
      <w:r>
        <w:t xml:space="preserve">(1154) = 36.91, </w:t>
      </w:r>
      <w:r>
        <w:rPr>
          <w:i/>
          <w:iCs/>
        </w:rPr>
        <w:t>p</w:t>
      </w:r>
      <w:r>
        <w:t xml:space="preserve"> &lt; .001, BF</w:t>
      </w:r>
      <w:r>
        <w:rPr>
          <w:vertAlign w:val="subscript"/>
        </w:rPr>
        <w:t>10</w:t>
      </w:r>
      <w:r>
        <w:t xml:space="preserve"> &gt; 100). Also as expected, participants reported more happiness after being exposed to positive (</w:t>
      </w:r>
      <w:r>
        <w:rPr>
          <w:i/>
          <w:iCs/>
        </w:rPr>
        <w:t>M</w:t>
      </w:r>
      <w:r>
        <w:t xml:space="preserve"> = 3.39, </w:t>
      </w:r>
      <w:r>
        <w:rPr>
          <w:i/>
          <w:iCs/>
        </w:rPr>
        <w:t>SD</w:t>
      </w:r>
      <w:r>
        <w:t xml:space="preserve"> = 1.85) vs. negative images (</w:t>
      </w:r>
      <w:r>
        <w:rPr>
          <w:i/>
          <w:iCs/>
        </w:rPr>
        <w:t>M</w:t>
      </w:r>
      <w:r>
        <w:t xml:space="preserve"> = 1.72, </w:t>
      </w:r>
      <w:r>
        <w:rPr>
          <w:i/>
          <w:iCs/>
        </w:rPr>
        <w:t>SD</w:t>
      </w:r>
      <w:r>
        <w:t xml:space="preserve"> = 1.26; Emotional Context </w:t>
      </w:r>
      <w:r>
        <w:rPr>
          <w:i/>
          <w:iCs/>
        </w:rPr>
        <w:t>F</w:t>
      </w:r>
      <w:r>
        <w:t xml:space="preserve">(1, 1166) = 395.24, </w:t>
      </w:r>
      <w:r>
        <w:rPr>
          <w:i/>
          <w:iCs/>
        </w:rPr>
        <w:t>p</w:t>
      </w:r>
      <w:r>
        <w:t xml:space="preserve"> &lt; .001, BF</w:t>
      </w:r>
      <w:r>
        <w:rPr>
          <w:vertAlign w:val="subscript"/>
        </w:rPr>
        <w:t>10</w:t>
      </w:r>
      <w:r>
        <w:t xml:space="preserve"> &gt; 100).</w:t>
      </w:r>
    </w:p>
    <w:p w14:paraId="2DBD2022" w14:textId="77777777" w:rsidR="002F2B7D" w:rsidRDefault="00000000">
      <w:pPr>
        <w:pStyle w:val="BodyText"/>
      </w:pPr>
      <w:r>
        <w:t xml:space="preserve">What wasn’t expected was the pattern of results for our primary analyses. For self-reported happiness, we uncovered a three-way interaction between Face Movement, Movement Repetition, and Emotional Context, </w:t>
      </w:r>
      <w:r>
        <w:rPr>
          <w:i/>
          <w:iCs/>
        </w:rPr>
        <w:t>F</w:t>
      </w:r>
      <w:r>
        <w:t xml:space="preserve">(1, 1166) = 7.27, </w:t>
      </w:r>
      <w:r>
        <w:rPr>
          <w:i/>
          <w:iCs/>
        </w:rPr>
        <w:t>p</w:t>
      </w:r>
      <w:r>
        <w:t xml:space="preserve"> = .007, BF</w:t>
      </w:r>
      <w:r>
        <w:rPr>
          <w:vertAlign w:val="subscript"/>
        </w:rPr>
        <w:t>10</w:t>
      </w:r>
      <w:r>
        <w:t xml:space="preserve"> = 3.82. As we describe below, these results ultimately did not support any one of our tested hypotheses.</w:t>
      </w:r>
    </w:p>
    <w:p w14:paraId="4B867292" w14:textId="77777777" w:rsidR="002F2B7D" w:rsidRDefault="00000000">
      <w:pPr>
        <w:pStyle w:val="BodyText"/>
      </w:pPr>
      <w:r>
        <w:t xml:space="preserve">Our tested hypotheses were more strongly refuted in the positive emotional context condition, where participants were exposed to happy images while completing the facial movement tasks. As a reminder, in positive contexts, we considered that posed smiles may (a) only improve mood when performed once, (b) only improve mood when performed relatively voluntarily, or (c) improve mood in all the aforementioned conditions. (See </w:t>
      </w:r>
      <w:hyperlink w:anchor="tbl-patterns">
        <w:r>
          <w:rPr>
            <w:rStyle w:val="Hyperlink"/>
          </w:rPr>
          <w:t>Table 1</w:t>
        </w:r>
      </w:hyperlink>
      <w:r>
        <w:t xml:space="preserve"> for more information on these repetition, punishment, and emotion incongruence hypotheses, respectively.) Contrary to each of these hypotheses, we found that posing a voluntary smile in an already unambiguously positive context led to virtually no shift in self-reported happiness (</w:t>
      </w:r>
      <w:proofErr w:type="gramStart"/>
      <w:r>
        <w:rPr>
          <w:i/>
          <w:iCs/>
        </w:rPr>
        <w:t>t</w:t>
      </w:r>
      <w:r>
        <w:t>(</w:t>
      </w:r>
      <w:proofErr w:type="gramEnd"/>
      <w:r>
        <w:t xml:space="preserve">1166) = -0.92, </w:t>
      </w:r>
      <w:r>
        <w:rPr>
          <w:i/>
          <w:iCs/>
        </w:rPr>
        <w:t>p</w:t>
      </w:r>
      <w:r>
        <w:t xml:space="preserve"> = .357, </w:t>
      </w:r>
      <w:ins w:id="229" w:author="authors" w:date="2026-09-25T19:50:00Z" w16du:dateUtc="2026-09-25T23:50:00Z">
        <w:r>
          <w:t xml:space="preserve">unstandardized </w:t>
        </w:r>
      </w:ins>
      <w:r>
        <w:rPr>
          <w:rPrChange w:id="230" w:author="authors" w:date="2026-09-25T19:50:00Z" w16du:dateUtc="2026-09-25T23:50:00Z">
            <w:rPr>
              <w:i/>
            </w:rPr>
          </w:rPrChange>
        </w:rPr>
        <w:t>d</w:t>
      </w:r>
      <w:r>
        <w:t xml:space="preserve"> = -0.09, 95% CI [-0.27, 0.10], BF</w:t>
      </w:r>
      <w:r>
        <w:rPr>
          <w:vertAlign w:val="subscript"/>
        </w:rPr>
        <w:t>10</w:t>
      </w:r>
      <w:r>
        <w:t xml:space="preserve"> = 0.12; </w:t>
      </w:r>
      <w:hyperlink w:anchor="fig-happy">
        <w:r>
          <w:rPr>
            <w:rStyle w:val="Hyperlink"/>
          </w:rPr>
          <w:t>Figure 1</w:t>
        </w:r>
      </w:hyperlink>
      <w:r>
        <w:t xml:space="preserve">). Furthermore, when asked to complete the task repeatedly or under threat of punishment, posing smiles in already positive contexts led to </w:t>
      </w:r>
      <w:r>
        <w:rPr>
          <w:i/>
          <w:iCs/>
        </w:rPr>
        <w:t>decreases</w:t>
      </w:r>
      <w:r>
        <w:t xml:space="preserve"> in self-reported happiness (all </w:t>
      </w:r>
      <w:r>
        <w:rPr>
          <w:i/>
          <w:iCs/>
        </w:rPr>
        <w:t>t</w:t>
      </w:r>
      <w:r>
        <w:t xml:space="preserve"> &lt; -2.63, all </w:t>
      </w:r>
      <w:ins w:id="231" w:author="authors" w:date="2026-09-25T19:50:00Z" w16du:dateUtc="2026-09-25T23:50:00Z">
        <w:r>
          <w:t xml:space="preserve">unstandardized </w:t>
        </w:r>
      </w:ins>
      <w:r>
        <w:rPr>
          <w:rPrChange w:id="232" w:author="authors" w:date="2026-09-25T19:50:00Z" w16du:dateUtc="2026-09-25T23:50:00Z">
            <w:rPr>
              <w:i/>
            </w:rPr>
          </w:rPrChange>
        </w:rPr>
        <w:t>d</w:t>
      </w:r>
      <w:r>
        <w:t xml:space="preserve"> &lt; -0.24, all </w:t>
      </w:r>
      <w:r>
        <w:rPr>
          <w:i/>
          <w:iCs/>
        </w:rPr>
        <w:t>p</w:t>
      </w:r>
      <w:r>
        <w:t xml:space="preserve"> &lt; .05, all BF</w:t>
      </w:r>
      <w:r>
        <w:rPr>
          <w:vertAlign w:val="subscript"/>
        </w:rPr>
        <w:t>10</w:t>
      </w:r>
      <w:r>
        <w:t xml:space="preserve"> &gt; 2.30; </w:t>
      </w:r>
      <w:hyperlink w:anchor="fig-happy">
        <w:r>
          <w:rPr>
            <w:rStyle w:val="Hyperlink"/>
          </w:rPr>
          <w:t>Figure 1</w:t>
        </w:r>
      </w:hyperlink>
      <w:r>
        <w:t>).</w:t>
      </w:r>
    </w:p>
    <w:p w14:paraId="7FE62A0B" w14:textId="77777777" w:rsidR="002F2B7D" w:rsidRDefault="00000000">
      <w:pPr>
        <w:pStyle w:val="BodyText"/>
      </w:pPr>
      <w:r>
        <w:t>In negative emotional contexts, posing a single smile led to small improvements in self-reported happiness. This occurred regardless of whether smiles were posed voluntarily (</w:t>
      </w:r>
      <w:proofErr w:type="gramStart"/>
      <w:r>
        <w:rPr>
          <w:i/>
          <w:iCs/>
        </w:rPr>
        <w:t>t</w:t>
      </w:r>
      <w:r>
        <w:t>(</w:t>
      </w:r>
      <w:proofErr w:type="gramEnd"/>
      <w:r>
        <w:t xml:space="preserve">1166) = 2.64, </w:t>
      </w:r>
      <w:r>
        <w:rPr>
          <w:i/>
          <w:iCs/>
        </w:rPr>
        <w:t>p</w:t>
      </w:r>
      <w:r>
        <w:t xml:space="preserve"> = .008, </w:t>
      </w:r>
      <w:ins w:id="233" w:author="authors" w:date="2026-09-25T19:50:00Z" w16du:dateUtc="2026-09-25T23:50:00Z">
        <w:r>
          <w:t xml:space="preserve">unstandardized </w:t>
        </w:r>
      </w:ins>
      <w:r>
        <w:rPr>
          <w:rPrChange w:id="234" w:author="authors" w:date="2026-09-25T19:50:00Z" w16du:dateUtc="2026-09-25T23:50:00Z">
            <w:rPr>
              <w:i/>
            </w:rPr>
          </w:rPrChange>
        </w:rPr>
        <w:t>d</w:t>
      </w:r>
      <w:r>
        <w:t xml:space="preserve"> = 0.25, 95% CI [0.06, 0.44], BF</w:t>
      </w:r>
      <w:r>
        <w:rPr>
          <w:vertAlign w:val="subscript"/>
        </w:rPr>
        <w:t>10</w:t>
      </w:r>
      <w:r>
        <w:t xml:space="preserve"> = 6.22) or under threat of punishment (</w:t>
      </w:r>
      <w:proofErr w:type="gramStart"/>
      <w:r>
        <w:rPr>
          <w:i/>
          <w:iCs/>
        </w:rPr>
        <w:t>t</w:t>
      </w:r>
      <w:r>
        <w:t>(</w:t>
      </w:r>
      <w:proofErr w:type="gramEnd"/>
      <w:r>
        <w:t xml:space="preserve">1166) = 2.53, </w:t>
      </w:r>
      <w:r>
        <w:rPr>
          <w:i/>
          <w:iCs/>
        </w:rPr>
        <w:t>p</w:t>
      </w:r>
      <w:r>
        <w:t xml:space="preserve"> = .011, </w:t>
      </w:r>
      <w:ins w:id="235" w:author="authors" w:date="2026-09-25T19:50:00Z" w16du:dateUtc="2026-09-25T23:50:00Z">
        <w:r>
          <w:t xml:space="preserve">unstandardized </w:t>
        </w:r>
      </w:ins>
      <w:r>
        <w:rPr>
          <w:rPrChange w:id="236" w:author="authors" w:date="2026-09-25T19:50:00Z" w16du:dateUtc="2026-09-25T23:50:00Z">
            <w:rPr>
              <w:i/>
            </w:rPr>
          </w:rPrChange>
        </w:rPr>
        <w:t>d</w:t>
      </w:r>
      <w:r>
        <w:t xml:space="preserve"> = 0.23, 95% CI [0.05, 0.41], BF</w:t>
      </w:r>
      <w:r>
        <w:rPr>
          <w:vertAlign w:val="subscript"/>
        </w:rPr>
        <w:t>10</w:t>
      </w:r>
      <w:r>
        <w:t xml:space="preserve"> = 2.41). </w:t>
      </w:r>
      <w:del w:id="237" w:author="authors" w:date="2026-09-25T19:50:00Z" w16du:dateUtc="2026-09-25T23:50:00Z">
        <w:r>
          <w:delText>When repeated 10 times, however,</w:delText>
        </w:r>
      </w:del>
      <w:ins w:id="238" w:author="authors" w:date="2026-09-25T19:50:00Z" w16du:dateUtc="2026-09-25T23:50:00Z">
        <w:r>
          <w:t>However, such effects were (a) diminished when</w:t>
        </w:r>
      </w:ins>
      <w:r>
        <w:t xml:space="preserve"> posing smiles </w:t>
      </w:r>
      <w:del w:id="239" w:author="authors" w:date="2026-09-25T19:50:00Z" w16du:dateUtc="2026-09-25T23:50:00Z">
        <w:r>
          <w:delText xml:space="preserve">in negative contexts led to virtually no shift in self-reported happiness (regardless of punishment; all </w:delText>
        </w:r>
      </w:del>
      <w:ins w:id="240" w:author="authors" w:date="2026-09-25T19:50:00Z" w16du:dateUtc="2026-09-25T23:50:00Z">
        <w:r>
          <w:t>repeatedly (</w:t>
        </w:r>
      </w:ins>
      <w:r>
        <w:rPr>
          <w:i/>
          <w:iCs/>
        </w:rPr>
        <w:t>t</w:t>
      </w:r>
      <w:del w:id="241" w:author="authors" w:date="2026-09-25T19:50:00Z" w16du:dateUtc="2026-09-25T23:50:00Z">
        <w:r>
          <w:delText xml:space="preserve"> &lt;</w:delText>
        </w:r>
      </w:del>
      <w:ins w:id="242" w:author="authors" w:date="2026-09-25T19:50:00Z" w16du:dateUtc="2026-09-25T23:50:00Z">
        <w:r>
          <w:t>(1166) =</w:t>
        </w:r>
      </w:ins>
      <w:r>
        <w:t xml:space="preserve"> 1.</w:t>
      </w:r>
      <w:del w:id="243" w:author="authors" w:date="2026-09-25T19:50:00Z" w16du:dateUtc="2026-09-25T23:50:00Z">
        <w:r>
          <w:delText>49, all</w:delText>
        </w:r>
      </w:del>
      <w:ins w:id="244" w:author="authors" w:date="2026-09-25T19:50:00Z" w16du:dateUtc="2026-09-25T23:50:00Z">
        <w:r>
          <w:t>48,</w:t>
        </w:r>
      </w:ins>
      <w:r>
        <w:t xml:space="preserve"> </w:t>
      </w:r>
      <w:r>
        <w:rPr>
          <w:i/>
          <w:iCs/>
        </w:rPr>
        <w:t>p</w:t>
      </w:r>
      <w:r>
        <w:t xml:space="preserve"> </w:t>
      </w:r>
      <w:del w:id="245" w:author="authors" w:date="2026-09-25T19:50:00Z" w16du:dateUtc="2026-09-25T23:50:00Z">
        <w:r>
          <w:delText>&gt; .138, all</w:delText>
        </w:r>
      </w:del>
      <w:ins w:id="246" w:author="authors" w:date="2026-09-25T19:50:00Z" w16du:dateUtc="2026-09-25T23:50:00Z">
        <w:r>
          <w:t>= .139, unstandardized</w:t>
        </w:r>
      </w:ins>
      <w:r>
        <w:t xml:space="preserve"> </w:t>
      </w:r>
      <w:r>
        <w:rPr>
          <w:rPrChange w:id="247" w:author="authors" w:date="2026-09-25T19:50:00Z" w16du:dateUtc="2026-09-25T23:50:00Z">
            <w:rPr>
              <w:i/>
            </w:rPr>
          </w:rPrChange>
        </w:rPr>
        <w:t>d</w:t>
      </w:r>
      <w:r>
        <w:t xml:space="preserve"> </w:t>
      </w:r>
      <w:del w:id="248" w:author="authors" w:date="2026-09-25T19:50:00Z" w16du:dateUtc="2026-09-25T23:50:00Z">
        <w:r>
          <w:delText>&lt;</w:delText>
        </w:r>
      </w:del>
      <w:ins w:id="249" w:author="authors" w:date="2026-09-25T19:50:00Z" w16du:dateUtc="2026-09-25T23:50:00Z">
        <w:r>
          <w:t>=</w:t>
        </w:r>
      </w:ins>
      <w:r>
        <w:t xml:space="preserve"> 0.14, </w:t>
      </w:r>
      <w:del w:id="250" w:author="authors" w:date="2026-09-25T19:50:00Z" w16du:dateUtc="2026-09-25T23:50:00Z">
        <w:r>
          <w:delText>all</w:delText>
        </w:r>
      </w:del>
      <w:ins w:id="251" w:author="authors" w:date="2026-09-25T19:50:00Z" w16du:dateUtc="2026-09-25T23:50:00Z">
        <w:r>
          <w:t>95% CI [-0.05, 0.32],</w:t>
        </w:r>
      </w:ins>
      <w:r>
        <w:t xml:space="preserve"> BF</w:t>
      </w:r>
      <w:r>
        <w:rPr>
          <w:vertAlign w:val="subscript"/>
        </w:rPr>
        <w:t>10</w:t>
      </w:r>
      <w:r>
        <w:t xml:space="preserve"> </w:t>
      </w:r>
      <w:del w:id="252" w:author="authors" w:date="2026-09-25T19:50:00Z" w16du:dateUtc="2026-09-25T23:50:00Z">
        <w:r>
          <w:delText>&lt;</w:delText>
        </w:r>
      </w:del>
      <w:ins w:id="253" w:author="authors" w:date="2026-09-25T19:50:00Z" w16du:dateUtc="2026-09-25T23:50:00Z">
        <w:r>
          <w:t>=</w:t>
        </w:r>
      </w:ins>
      <w:r>
        <w:t xml:space="preserve"> 1.</w:t>
      </w:r>
      <w:del w:id="254" w:author="authors" w:date="2026-09-25T19:50:00Z" w16du:dateUtc="2026-09-25T23:50:00Z">
        <w:r>
          <w:delText>45</w:delText>
        </w:r>
      </w:del>
      <w:ins w:id="255" w:author="authors" w:date="2026-09-25T19:50:00Z" w16du:dateUtc="2026-09-25T23:50:00Z">
        <w:r>
          <w:t>44), and (b) virtually nil with the additional threat of punishment (</w:t>
        </w:r>
        <w:proofErr w:type="gramStart"/>
        <w:r>
          <w:rPr>
            <w:i/>
            <w:iCs/>
          </w:rPr>
          <w:t>t</w:t>
        </w:r>
        <w:r>
          <w:t>(</w:t>
        </w:r>
        <w:proofErr w:type="gramEnd"/>
        <w:r>
          <w:t xml:space="preserve">1166) = -0.32, </w:t>
        </w:r>
        <w:r>
          <w:rPr>
            <w:i/>
            <w:iCs/>
          </w:rPr>
          <w:t>p</w:t>
        </w:r>
        <w:r>
          <w:t xml:space="preserve"> = .752, unstandardized d = -0.03, 95% CI [-0.22, 0.16], BF</w:t>
        </w:r>
        <w:r>
          <w:rPr>
            <w:vertAlign w:val="subscript"/>
          </w:rPr>
          <w:t>10</w:t>
        </w:r>
        <w:r>
          <w:t xml:space="preserve"> = 0.12</w:t>
        </w:r>
      </w:ins>
      <w:r>
        <w:t xml:space="preserve">; </w:t>
      </w:r>
      <w:hyperlink w:anchor="fig-happy">
        <w:r>
          <w:rPr>
            <w:rStyle w:val="Hyperlink"/>
          </w:rPr>
          <w:t>Figure 1</w:t>
        </w:r>
      </w:hyperlink>
      <w:r>
        <w:t>).</w:t>
      </w:r>
    </w:p>
    <w:p w14:paraId="3BE7F47D" w14:textId="77777777" w:rsidR="002F2B7D" w:rsidRDefault="00000000">
      <w:r>
        <w:br w:type="page"/>
      </w:r>
    </w:p>
    <w:p w14:paraId="4C9B2910" w14:textId="77777777" w:rsidR="002F2B7D" w:rsidRDefault="00000000">
      <w:pPr>
        <w:pStyle w:val="FigureTitle"/>
      </w:pPr>
      <w:bookmarkStart w:id="256" w:name="fig-happy"/>
      <w:r>
        <w:lastRenderedPageBreak/>
        <w:t>Figure 1</w:t>
      </w:r>
    </w:p>
    <w:p w14:paraId="778339DA" w14:textId="77777777" w:rsidR="002F2B7D" w:rsidRDefault="00000000">
      <w:pPr>
        <w:pStyle w:val="Caption"/>
      </w:pPr>
      <w:r>
        <w:t>Primary results. Differences in self-reported happiness after participants posed happy vs. natural expressions (y-axis). Points represent the estimated marginal mean and error bars represent 95% confidence intervals. Results are visualized separately for each combination of the three experimentally manipulated factors (denoted by x-axis and legend).</w:t>
      </w:r>
    </w:p>
    <w:p w14:paraId="004F67BF" w14:textId="77777777" w:rsidR="002F2B7D" w:rsidRDefault="00000000">
      <w:pPr>
        <w:pStyle w:val="FigureWithoutNote"/>
      </w:pPr>
      <w:r>
        <w:rPr>
          <w:noProof/>
        </w:rPr>
        <w:drawing>
          <wp:inline distT="0" distB="0" distL="0" distR="0" wp14:anchorId="765267C7" wp14:editId="52643EEB">
            <wp:extent cx="5943600" cy="39624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smile25b_happy_plot.jp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bookmarkEnd w:id="256"/>
    <w:p w14:paraId="014BAE22" w14:textId="77777777" w:rsidR="002F2B7D" w:rsidRDefault="00000000">
      <w:r>
        <w:br w:type="page"/>
      </w:r>
    </w:p>
    <w:p w14:paraId="4F63F41E" w14:textId="77777777" w:rsidR="002F2B7D" w:rsidRDefault="00000000">
      <w:pPr>
        <w:pStyle w:val="Heading2"/>
      </w:pPr>
      <w:bookmarkStart w:id="257" w:name="exploratory-results"/>
      <w:r>
        <w:lastRenderedPageBreak/>
        <w:t>Exploratory Results</w:t>
      </w:r>
    </w:p>
    <w:p w14:paraId="4898F9BA" w14:textId="77777777" w:rsidR="002F2B7D" w:rsidRDefault="00000000">
      <w:pPr>
        <w:pStyle w:val="FirstParagraph"/>
      </w:pPr>
      <w:r>
        <w:t xml:space="preserve">Although outside our primary scope, we also examined whether posed smiles impacted self-reported burnout and subjective well-being. Across every tested condition, we uncovered little-to-no evidence of such effects </w:t>
      </w:r>
      <w:del w:id="258" w:author="authors" w:date="2026-09-25T19:50:00Z" w16du:dateUtc="2026-09-25T23:50:00Z">
        <w:r>
          <w:delText>(Figure 2A, 2B</w:delText>
        </w:r>
      </w:del>
      <w:ins w:id="259" w:author="authors" w:date="2026-09-25T19:50:00Z" w16du:dateUtc="2026-09-25T23:50:00Z">
        <w:r>
          <w:t>(</w:t>
        </w:r>
        <w:r>
          <w:fldChar w:fldCharType="begin"/>
        </w:r>
        <w:r>
          <w:instrText>HYPERLINK \l "fig-secondary" \h</w:instrText>
        </w:r>
        <w:r>
          <w:fldChar w:fldCharType="separate"/>
        </w:r>
        <w:r>
          <w:rPr>
            <w:rStyle w:val="Hyperlink"/>
          </w:rPr>
          <w:t>Figure 2</w:t>
        </w:r>
        <w:r>
          <w:fldChar w:fldCharType="end"/>
        </w:r>
        <w:r>
          <w:t>A–B</w:t>
        </w:r>
      </w:ins>
      <w:r>
        <w:t xml:space="preserve">; all </w:t>
      </w:r>
      <w:r>
        <w:rPr>
          <w:i/>
          <w:iCs/>
        </w:rPr>
        <w:t>t</w:t>
      </w:r>
      <w:r>
        <w:t xml:space="preserve"> &lt; 1.68, all</w:t>
      </w:r>
      <w:ins w:id="260" w:author="authors" w:date="2026-09-25T19:50:00Z" w16du:dateUtc="2026-09-25T23:50:00Z">
        <w:r>
          <w:t xml:space="preserve"> unstandardized</w:t>
        </w:r>
      </w:ins>
      <w:r>
        <w:t xml:space="preserve"> </w:t>
      </w:r>
      <w:r>
        <w:rPr>
          <w:rPrChange w:id="261" w:author="authors" w:date="2026-09-25T19:50:00Z" w16du:dateUtc="2026-09-25T23:50:00Z">
            <w:rPr>
              <w:i/>
            </w:rPr>
          </w:rPrChange>
        </w:rPr>
        <w:t>d</w:t>
      </w:r>
      <w:r>
        <w:t xml:space="preserve"> &lt; 0.07, all </w:t>
      </w:r>
      <w:r>
        <w:rPr>
          <w:i/>
          <w:iCs/>
        </w:rPr>
        <w:t>p</w:t>
      </w:r>
      <w:r>
        <w:t xml:space="preserve"> &gt; .094, all BF</w:t>
      </w:r>
      <w:r>
        <w:rPr>
          <w:vertAlign w:val="subscript"/>
        </w:rPr>
        <w:t>10</w:t>
      </w:r>
      <w:r>
        <w:t xml:space="preserve"> &lt; 0.44).</w:t>
      </w:r>
    </w:p>
    <w:p w14:paraId="2FB13707" w14:textId="77777777" w:rsidR="002F2B7D" w:rsidRDefault="00000000">
      <w:pPr>
        <w:pStyle w:val="BodyText"/>
      </w:pPr>
      <w:r>
        <w:t>We additionally examined self-reported fear and anger – measures initially included to distract participants from our interest in happiness</w:t>
      </w:r>
      <w:del w:id="262" w:author="authors" w:date="2026-09-25T19:50:00Z" w16du:dateUtc="2026-09-25T23:50:00Z">
        <w:r>
          <w:delText>.</w:delText>
        </w:r>
      </w:del>
      <w:ins w:id="263" w:author="authors" w:date="2026-09-25T19:50:00Z" w16du:dateUtc="2026-09-25T23:50:00Z">
        <w:r>
          <w:t xml:space="preserve"> (see </w:t>
        </w:r>
        <w:r>
          <w:fldChar w:fldCharType="begin"/>
        </w:r>
        <w:r>
          <w:instrText>HYPERLINK \l "tbl-deviations" \h</w:instrText>
        </w:r>
        <w:r>
          <w:fldChar w:fldCharType="separate"/>
        </w:r>
        <w:r>
          <w:rPr>
            <w:rStyle w:val="Hyperlink"/>
          </w:rPr>
          <w:t>Table 2</w:t>
        </w:r>
        <w:r>
          <w:fldChar w:fldCharType="end"/>
        </w:r>
        <w:r>
          <w:t>).</w:t>
        </w:r>
      </w:ins>
      <w:r>
        <w:t xml:space="preserve"> For fear, we found some evidence of decreases among participants who posed 10 consecutive smiles in negative contexts (all </w:t>
      </w:r>
      <w:r>
        <w:rPr>
          <w:i/>
          <w:iCs/>
        </w:rPr>
        <w:t>t</w:t>
      </w:r>
      <w:r>
        <w:t xml:space="preserve"> &lt; -2.49, all </w:t>
      </w:r>
      <w:ins w:id="264" w:author="authors" w:date="2026-09-25T19:50:00Z" w16du:dateUtc="2026-09-25T23:50:00Z">
        <w:r>
          <w:t xml:space="preserve">unstandardized </w:t>
        </w:r>
      </w:ins>
      <w:r>
        <w:rPr>
          <w:rPrChange w:id="265" w:author="authors" w:date="2026-09-25T19:50:00Z" w16du:dateUtc="2026-09-25T23:50:00Z">
            <w:rPr>
              <w:i/>
            </w:rPr>
          </w:rPrChange>
        </w:rPr>
        <w:t>d</w:t>
      </w:r>
      <w:r>
        <w:t xml:space="preserve"> &lt; -0.16, all </w:t>
      </w:r>
      <w:r>
        <w:rPr>
          <w:i/>
          <w:iCs/>
        </w:rPr>
        <w:t>p</w:t>
      </w:r>
      <w:r>
        <w:t xml:space="preserve"> &lt; .013; </w:t>
      </w:r>
      <w:del w:id="266" w:author="authors" w:date="2026-09-25T19:50:00Z" w16du:dateUtc="2026-09-25T23:50:00Z">
        <w:r>
          <w:delText>Figure 2C).</w:delText>
        </w:r>
      </w:del>
      <w:ins w:id="267" w:author="authors" w:date="2026-09-25T19:50:00Z" w16du:dateUtc="2026-09-25T23:50:00Z">
        <w:r>
          <w:fldChar w:fldCharType="begin"/>
        </w:r>
        <w:r>
          <w:instrText>HYPERLINK \l "fig-secondary" \h</w:instrText>
        </w:r>
        <w:r>
          <w:fldChar w:fldCharType="separate"/>
        </w:r>
        <w:r>
          <w:rPr>
            <w:rStyle w:val="Hyperlink"/>
          </w:rPr>
          <w:t>Figure 2</w:t>
        </w:r>
        <w:r>
          <w:fldChar w:fldCharType="end"/>
        </w:r>
        <w:r>
          <w:t>C).</w:t>
        </w:r>
      </w:ins>
      <w:r>
        <w:t xml:space="preserve"> Bayesian analyses, however, were inconclusive (BF</w:t>
      </w:r>
      <w:r>
        <w:rPr>
          <w:vertAlign w:val="subscript"/>
        </w:rPr>
        <w:t>10</w:t>
      </w:r>
      <w:r>
        <w:t xml:space="preserve"> </w:t>
      </w:r>
      <w:del w:id="268" w:author="authors" w:date="2026-09-25T19:50:00Z" w16du:dateUtc="2026-09-25T23:50:00Z">
        <w:r>
          <w:delText>&gt;</w:delText>
        </w:r>
      </w:del>
      <w:ins w:id="269" w:author="authors" w:date="2026-09-25T19:50:00Z" w16du:dateUtc="2026-09-25T23:50:00Z">
        <w:r>
          <w:t>=</w:t>
        </w:r>
      </w:ins>
      <w:r>
        <w:t xml:space="preserve"> 0.</w:t>
      </w:r>
      <w:del w:id="270" w:author="authors" w:date="2026-09-25T19:50:00Z" w16du:dateUtc="2026-09-25T23:50:00Z">
        <w:r>
          <w:delText>71</w:delText>
        </w:r>
      </w:del>
      <w:ins w:id="271" w:author="authors" w:date="2026-09-25T19:50:00Z" w16du:dateUtc="2026-09-25T23:50:00Z">
        <w:r>
          <w:t>72 – 1.03</w:t>
        </w:r>
      </w:ins>
      <w:r>
        <w:t xml:space="preserve">). For anger, results were more conclusive </w:t>
      </w:r>
      <w:del w:id="272" w:author="authors" w:date="2026-09-25T19:50:00Z" w16du:dateUtc="2026-09-25T23:50:00Z">
        <w:r>
          <w:delText>(Figure 2D</w:delText>
        </w:r>
      </w:del>
      <w:ins w:id="273" w:author="authors" w:date="2026-09-25T19:50:00Z" w16du:dateUtc="2026-09-25T23:50:00Z">
        <w:r>
          <w:t>(</w:t>
        </w:r>
        <w:r>
          <w:fldChar w:fldCharType="begin"/>
        </w:r>
        <w:r>
          <w:instrText>HYPERLINK \l "fig-secondary" \h</w:instrText>
        </w:r>
        <w:r>
          <w:fldChar w:fldCharType="separate"/>
        </w:r>
        <w:r>
          <w:rPr>
            <w:rStyle w:val="Hyperlink"/>
          </w:rPr>
          <w:t>Figure 2</w:t>
        </w:r>
        <w:r>
          <w:fldChar w:fldCharType="end"/>
        </w:r>
        <w:r>
          <w:t>D</w:t>
        </w:r>
      </w:ins>
      <w:r>
        <w:t xml:space="preserve">). In negative contexts, posing smiles led to little-to-no shift in self-reported anger (all </w:t>
      </w:r>
      <w:r>
        <w:rPr>
          <w:i/>
          <w:iCs/>
        </w:rPr>
        <w:t>t</w:t>
      </w:r>
      <w:r>
        <w:t xml:space="preserve"> &lt; 2.33, all </w:t>
      </w:r>
      <w:ins w:id="274" w:author="authors" w:date="2026-09-25T19:50:00Z" w16du:dateUtc="2026-09-25T23:50:00Z">
        <w:r>
          <w:t xml:space="preserve">unstandardized </w:t>
        </w:r>
      </w:ins>
      <w:r>
        <w:rPr>
          <w:rPrChange w:id="275" w:author="authors" w:date="2026-09-25T19:50:00Z" w16du:dateUtc="2026-09-25T23:50:00Z">
            <w:rPr>
              <w:i/>
            </w:rPr>
          </w:rPrChange>
        </w:rPr>
        <w:t>d</w:t>
      </w:r>
      <w:r>
        <w:t xml:space="preserve"> &lt; 0.23, all </w:t>
      </w:r>
      <w:r>
        <w:rPr>
          <w:i/>
          <w:iCs/>
        </w:rPr>
        <w:t>p</w:t>
      </w:r>
      <w:r>
        <w:t xml:space="preserve"> &gt; .020, all BF</w:t>
      </w:r>
      <w:r>
        <w:rPr>
          <w:vertAlign w:val="subscript"/>
        </w:rPr>
        <w:t>10</w:t>
      </w:r>
      <w:r>
        <w:t xml:space="preserve"> &lt; 0.64). In positive contexts, however, posing smiles consistently increased anger. This occurred regardless of whether participants posed smiles (a) once and voluntarily (</w:t>
      </w:r>
      <w:r>
        <w:rPr>
          <w:i/>
          <w:iCs/>
        </w:rPr>
        <w:t>t</w:t>
      </w:r>
      <w:r>
        <w:t xml:space="preserve">(1166) = 2.00, </w:t>
      </w:r>
      <w:ins w:id="276" w:author="authors" w:date="2026-09-25T19:50:00Z" w16du:dateUtc="2026-09-25T23:50:00Z">
        <w:r>
          <w:t xml:space="preserve">unstandardized </w:t>
        </w:r>
      </w:ins>
      <w:r>
        <w:rPr>
          <w:rPrChange w:id="277" w:author="authors" w:date="2026-09-25T19:50:00Z" w16du:dateUtc="2026-09-25T23:50:00Z">
            <w:rPr>
              <w:i/>
            </w:rPr>
          </w:rPrChange>
        </w:rPr>
        <w:t>d</w:t>
      </w:r>
      <w:r>
        <w:t xml:space="preserve"> = 0.19, </w:t>
      </w:r>
      <w:r>
        <w:rPr>
          <w:i/>
          <w:iCs/>
        </w:rPr>
        <w:t>p</w:t>
      </w:r>
      <w:r>
        <w:t xml:space="preserve"> = .045, BF</w:t>
      </w:r>
      <w:r>
        <w:rPr>
          <w:vertAlign w:val="subscript"/>
        </w:rPr>
        <w:t>10</w:t>
      </w:r>
      <w:r>
        <w:t xml:space="preserve"> = 8.65) vs. (b) ten times under threat of punishment (</w:t>
      </w:r>
      <w:r>
        <w:rPr>
          <w:i/>
          <w:iCs/>
        </w:rPr>
        <w:t>t</w:t>
      </w:r>
      <w:r>
        <w:t>(1166) = 8.15,</w:t>
      </w:r>
      <w:ins w:id="278" w:author="authors" w:date="2026-09-25T19:50:00Z" w16du:dateUtc="2026-09-25T23:50:00Z">
        <w:r>
          <w:t xml:space="preserve"> unstandardized</w:t>
        </w:r>
      </w:ins>
      <w:r>
        <w:t xml:space="preserve"> </w:t>
      </w:r>
      <w:r>
        <w:rPr>
          <w:rPrChange w:id="279" w:author="authors" w:date="2026-09-25T19:50:00Z" w16du:dateUtc="2026-09-25T23:50:00Z">
            <w:rPr>
              <w:i/>
            </w:rPr>
          </w:rPrChange>
        </w:rPr>
        <w:t>d</w:t>
      </w:r>
      <w:r>
        <w:t xml:space="preserve"> = 0.79, </w:t>
      </w:r>
      <w:r>
        <w:rPr>
          <w:i/>
          <w:iCs/>
        </w:rPr>
        <w:t>p</w:t>
      </w:r>
      <w:r>
        <w:t xml:space="preserve"> &lt; .001, BF</w:t>
      </w:r>
      <w:r>
        <w:rPr>
          <w:vertAlign w:val="subscript"/>
        </w:rPr>
        <w:t>10</w:t>
      </w:r>
      <w:r>
        <w:t xml:space="preserve"> &gt; 100).</w:t>
      </w:r>
    </w:p>
    <w:p w14:paraId="3C98D4F2" w14:textId="77777777" w:rsidR="002F2B7D" w:rsidRDefault="00000000">
      <w:r>
        <w:br w:type="page"/>
      </w:r>
    </w:p>
    <w:p w14:paraId="4E2E13BE" w14:textId="77777777" w:rsidR="002F2B7D" w:rsidRDefault="00000000">
      <w:pPr>
        <w:pStyle w:val="FigureTitle"/>
      </w:pPr>
      <w:bookmarkStart w:id="280" w:name="fig-secondary"/>
      <w:r>
        <w:lastRenderedPageBreak/>
        <w:t>Figure 2</w:t>
      </w:r>
    </w:p>
    <w:p w14:paraId="58B832F8" w14:textId="77777777" w:rsidR="002F2B7D" w:rsidRDefault="00000000">
      <w:pPr>
        <w:pStyle w:val="Caption"/>
      </w:pPr>
      <w:r>
        <w:t>Secondary results. Differences in self-reported satisfaction with life (panel A), burnout (panel B), fear (panel C), and anger (panel D) after participants posed happy vs. natural expressions (y-axis). Points represent the estimated marginal mean and error bars represent 95% confidence intervals. Results are visualized separately for each combination of the three experimentally manipulated factors (denoted by x-axis and legend).</w:t>
      </w:r>
    </w:p>
    <w:p w14:paraId="2D8830DB" w14:textId="77777777" w:rsidR="002F2B7D" w:rsidRDefault="00000000">
      <w:pPr>
        <w:pStyle w:val="FigureWithoutNote"/>
      </w:pPr>
      <w:r>
        <w:rPr>
          <w:noProof/>
        </w:rPr>
        <w:drawing>
          <wp:inline distT="0" distB="0" distL="0" distR="0" wp14:anchorId="6ACEA059" wp14:editId="13EA7484">
            <wp:extent cx="5943600" cy="424542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smile25b_combined_secondary_plot.jp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bookmarkEnd w:id="280"/>
    <w:p w14:paraId="5CC71673" w14:textId="77777777" w:rsidR="002F2B7D" w:rsidRDefault="00000000">
      <w:r>
        <w:br w:type="page"/>
      </w:r>
    </w:p>
    <w:p w14:paraId="5CB53243" w14:textId="77777777" w:rsidR="002F2B7D" w:rsidRDefault="00000000">
      <w:pPr>
        <w:pStyle w:val="Heading1"/>
      </w:pPr>
      <w:bookmarkStart w:id="281" w:name="discussion"/>
      <w:bookmarkEnd w:id="225"/>
      <w:bookmarkEnd w:id="257"/>
      <w:r>
        <w:lastRenderedPageBreak/>
        <w:t>Discussion</w:t>
      </w:r>
    </w:p>
    <w:p w14:paraId="2E56112D" w14:textId="77777777" w:rsidR="002F2B7D" w:rsidRDefault="00000000">
      <w:pPr>
        <w:pStyle w:val="FirstParagraph"/>
      </w:pPr>
      <w:r>
        <w:t>Researchers and lay people alike have long debated whether posing smiles makes people feel happy or miserable. The emotion embodiment literature provides a theoretical justification for suggesting that people would feel happier if they would “just smile” (</w:t>
      </w:r>
      <w:hyperlink w:anchor="ref-cole1954">
        <w:r>
          <w:rPr>
            <w:rStyle w:val="Hyperlink"/>
          </w:rPr>
          <w:t>Cole, 1954</w:t>
        </w:r>
      </w:hyperlink>
      <w:r>
        <w:t>). However, the emotion labor literature provides justification for warning against “pretending to be happy” (</w:t>
      </w:r>
      <w:hyperlink w:anchor="ref-cherry2014">
        <w:r>
          <w:rPr>
            <w:rStyle w:val="Hyperlink"/>
          </w:rPr>
          <w:t>Cherry, 2014</w:t>
        </w:r>
      </w:hyperlink>
      <w:r>
        <w:t>) — often identifying decreases in work-related mood, well-being, and burnout. In the present work, we hypothesized that each literature captures incomplete perspectives, proposing three hypotheses for why smiles sometimes increase and other times decrease happiness. Ultimately, our results did lend support to both theoretical camps — but in a manner that did not support any one of our tested hypotheses.</w:t>
      </w:r>
    </w:p>
    <w:p w14:paraId="36DDC736" w14:textId="77777777" w:rsidR="002F2B7D" w:rsidRDefault="00000000">
      <w:pPr>
        <w:pStyle w:val="BodyText"/>
      </w:pPr>
      <w:r>
        <w:t xml:space="preserve">Respectively, we tested an emotion incongruence, repetition, and punishment hypothesis that predicted posed smiles would only increase happiness when completed (a) in positive contexts, (b) non-repeatedly, or (c) voluntarily. Our results, instead, generated an unexpected narrative. In </w:t>
      </w:r>
      <w:ins w:id="282" w:author="authors" w:date="2026-09-25T19:50:00Z" w16du:dateUtc="2026-09-25T23:50:00Z">
        <w:r>
          <w:t xml:space="preserve">negative contexts, posed smiles were </w:t>
        </w:r>
        <w:proofErr w:type="spellStart"/>
        <w:r>
          <w:t>occassionally</w:t>
        </w:r>
        <w:proofErr w:type="spellEnd"/>
        <w:r>
          <w:t xml:space="preserve"> mood-boosting; in </w:t>
        </w:r>
      </w:ins>
      <w:r>
        <w:t xml:space="preserve">positive contexts, </w:t>
      </w:r>
      <w:del w:id="283" w:author="authors" w:date="2026-09-25T19:50:00Z" w16du:dateUtc="2026-09-25T23:50:00Z">
        <w:r>
          <w:delText>posed smiles</w:delText>
        </w:r>
      </w:del>
      <w:ins w:id="284" w:author="authors" w:date="2026-09-25T19:50:00Z" w16du:dateUtc="2026-09-25T23:50:00Z">
        <w:r>
          <w:t>they</w:t>
        </w:r>
      </w:ins>
      <w:r>
        <w:t xml:space="preserve"> were </w:t>
      </w:r>
      <w:ins w:id="285" w:author="authors" w:date="2026-09-25T19:50:00Z" w16du:dateUtc="2026-09-25T23:50:00Z">
        <w:r>
          <w:t xml:space="preserve">often </w:t>
        </w:r>
      </w:ins>
      <w:r>
        <w:t>mood-dampening</w:t>
      </w:r>
      <w:del w:id="286" w:author="authors" w:date="2026-09-25T19:50:00Z" w16du:dateUtc="2026-09-25T23:50:00Z">
        <w:r>
          <w:delText>; in negative contexts, they were mood-improving when performed non-repeatedly</w:delText>
        </w:r>
      </w:del>
      <w:r>
        <w:t xml:space="preserve"> (</w:t>
      </w:r>
      <w:hyperlink w:anchor="tbl-patterns">
        <w:r>
          <w:rPr>
            <w:rStyle w:val="Hyperlink"/>
          </w:rPr>
          <w:t>Table 1</w:t>
        </w:r>
      </w:hyperlink>
      <w:r>
        <w:t>).</w:t>
      </w:r>
    </w:p>
    <w:p w14:paraId="7530309D" w14:textId="77777777" w:rsidR="002F2B7D" w:rsidRDefault="00000000">
      <w:pPr>
        <w:pStyle w:val="BodyText"/>
      </w:pPr>
      <w:r>
        <w:t>We observed the strongest support for emotion embodiment theory in negative contexts (</w:t>
      </w:r>
      <w:hyperlink w:anchor="ref-barrett2017">
        <w:r>
          <w:rPr>
            <w:rStyle w:val="Hyperlink"/>
          </w:rPr>
          <w:t>Barrett, 2017</w:t>
        </w:r>
      </w:hyperlink>
      <w:r>
        <w:t xml:space="preserve">; </w:t>
      </w:r>
      <w:hyperlink w:anchor="ref-cacioppo1992">
        <w:r>
          <w:rPr>
            <w:rStyle w:val="Hyperlink"/>
          </w:rPr>
          <w:t>Cacioppo et al., 1992</w:t>
        </w:r>
      </w:hyperlink>
      <w:r>
        <w:t xml:space="preserve">; </w:t>
      </w:r>
      <w:hyperlink w:anchor="ref-damasio2013">
        <w:r>
          <w:rPr>
            <w:rStyle w:val="Hyperlink"/>
          </w:rPr>
          <w:t>Damasio &amp; Carvalho, 2013</w:t>
        </w:r>
      </w:hyperlink>
      <w:r>
        <w:t xml:space="preserve">; </w:t>
      </w:r>
      <w:hyperlink w:anchor="ref-feldman2024">
        <w:r>
          <w:rPr>
            <w:rStyle w:val="Hyperlink"/>
          </w:rPr>
          <w:t>Feldman et al., 2024</w:t>
        </w:r>
      </w:hyperlink>
      <w:r>
        <w:t xml:space="preserve">; </w:t>
      </w:r>
      <w:hyperlink w:anchor="ref-james1884">
        <w:r>
          <w:rPr>
            <w:rStyle w:val="Hyperlink"/>
          </w:rPr>
          <w:t>James, 1884</w:t>
        </w:r>
      </w:hyperlink>
      <w:r>
        <w:t xml:space="preserve">, </w:t>
      </w:r>
      <w:hyperlink w:anchor="ref-james1894">
        <w:r>
          <w:rPr>
            <w:rStyle w:val="Hyperlink"/>
          </w:rPr>
          <w:t>1894</w:t>
        </w:r>
      </w:hyperlink>
      <w:r>
        <w:t xml:space="preserve">; </w:t>
      </w:r>
      <w:hyperlink w:anchor="ref-niedenthal2007">
        <w:r>
          <w:rPr>
            <w:rStyle w:val="Hyperlink"/>
          </w:rPr>
          <w:t>Niedenthal, 2007</w:t>
        </w:r>
      </w:hyperlink>
      <w:r>
        <w:t xml:space="preserve">; </w:t>
      </w:r>
      <w:hyperlink w:anchor="ref-scherer2019">
        <w:r>
          <w:rPr>
            <w:rStyle w:val="Hyperlink"/>
          </w:rPr>
          <w:t>Scherer &amp; Moors, 2019</w:t>
        </w:r>
      </w:hyperlink>
      <w:r>
        <w:t xml:space="preserve">; </w:t>
      </w:r>
      <w:hyperlink w:anchor="ref-tomkins1962">
        <w:r>
          <w:rPr>
            <w:rStyle w:val="Hyperlink"/>
          </w:rPr>
          <w:t>Tomkins, 1962</w:t>
        </w:r>
      </w:hyperlink>
      <w:r>
        <w:t xml:space="preserve">; </w:t>
      </w:r>
      <w:hyperlink w:anchor="ref-wood2016">
        <w:r>
          <w:rPr>
            <w:rStyle w:val="Hyperlink"/>
          </w:rPr>
          <w:t>Wood et al., 2016</w:t>
        </w:r>
      </w:hyperlink>
      <w:r>
        <w:t>). Here, posing a single smile led to small improvements in self-reported happiness, regardless of whether it was done voluntarily or to avoid financial punishment. The magnitudes of these effects were similar to those of a past meta-analysis (</w:t>
      </w:r>
      <w:hyperlink w:anchor="ref-coles2019meta">
        <w:r>
          <w:rPr>
            <w:rStyle w:val="Hyperlink"/>
          </w:rPr>
          <w:t>Coles, Larsen, &amp; Lench, 2019</w:t>
        </w:r>
      </w:hyperlink>
      <w:r>
        <w:t>) and a large-scale adversarial collaboration (</w:t>
      </w:r>
      <w:hyperlink w:anchor="ref-coles2022">
        <w:r>
          <w:rPr>
            <w:rStyle w:val="Hyperlink"/>
          </w:rPr>
          <w:t>Coles et al., 2022</w:t>
        </w:r>
      </w:hyperlink>
      <w:r>
        <w:t xml:space="preserve">). However, when performed repeatedly, the </w:t>
      </w:r>
      <w:r>
        <w:lastRenderedPageBreak/>
        <w:t xml:space="preserve">effect was near zero (see also </w:t>
      </w:r>
      <w:hyperlink w:anchor="ref-kraft2012">
        <w:r>
          <w:rPr>
            <w:rStyle w:val="Hyperlink"/>
          </w:rPr>
          <w:t>Kraft &amp; Pressman, 2012</w:t>
        </w:r>
      </w:hyperlink>
      <w:r>
        <w:t xml:space="preserve">; </w:t>
      </w:r>
      <w:hyperlink w:anchor="ref-luu2025">
        <w:r>
          <w:rPr>
            <w:rStyle w:val="Hyperlink"/>
          </w:rPr>
          <w:t>Luu et al., 2025</w:t>
        </w:r>
      </w:hyperlink>
      <w:r>
        <w:t xml:space="preserve">; </w:t>
      </w:r>
      <w:hyperlink w:anchor="ref-pressman2021">
        <w:r>
          <w:rPr>
            <w:rStyle w:val="Hyperlink"/>
          </w:rPr>
          <w:t>Pressman et al., 2021</w:t>
        </w:r>
      </w:hyperlink>
      <w:r>
        <w:t xml:space="preserve">). Furthermore, </w:t>
      </w:r>
      <w:del w:id="287" w:author="authors" w:date="2026-09-25T19:50:00Z" w16du:dateUtc="2026-09-25T23:50:00Z">
        <w:r>
          <w:delText>we observed far stronger</w:delText>
        </w:r>
      </w:del>
      <w:ins w:id="288" w:author="authors" w:date="2026-09-25T19:50:00Z" w16du:dateUtc="2026-09-25T23:50:00Z">
        <w:r>
          <w:t>in positive contexts, posed smiles had</w:t>
        </w:r>
      </w:ins>
      <w:r>
        <w:t xml:space="preserve"> </w:t>
      </w:r>
      <w:r>
        <w:rPr>
          <w:i/>
          <w:iCs/>
        </w:rPr>
        <w:t>deleterious</w:t>
      </w:r>
      <w:r>
        <w:t xml:space="preserve"> effects on mood</w:t>
      </w:r>
      <w:del w:id="289" w:author="authors" w:date="2026-09-25T19:50:00Z" w16du:dateUtc="2026-09-25T23:50:00Z">
        <w:r>
          <w:delText xml:space="preserve"> when people posed smiles in positive contexts</w:delText>
        </w:r>
      </w:del>
      <w:r>
        <w:t>.</w:t>
      </w:r>
    </w:p>
    <w:p w14:paraId="54C5FA9C" w14:textId="77777777" w:rsidR="002F2B7D" w:rsidRDefault="00000000">
      <w:pPr>
        <w:pStyle w:val="BodyText"/>
      </w:pPr>
      <w:r>
        <w:t>We observed the strongest support for emotion labor theories in positive contexts (</w:t>
      </w:r>
      <w:hyperlink w:anchor="ref-boemo2022">
        <w:r>
          <w:rPr>
            <w:rStyle w:val="Hyperlink"/>
          </w:rPr>
          <w:t>Boemo et al., 2022</w:t>
        </w:r>
      </w:hyperlink>
      <w:r>
        <w:t xml:space="preserve">; </w:t>
      </w:r>
      <w:hyperlink w:anchor="ref-fernandes2021">
        <w:r>
          <w:rPr>
            <w:rStyle w:val="Hyperlink"/>
          </w:rPr>
          <w:t>Fernandes &amp; Tone, 2021</w:t>
        </w:r>
      </w:hyperlink>
      <w:r>
        <w:t xml:space="preserve">; </w:t>
      </w:r>
      <w:hyperlink w:anchor="ref-hulsheger2011">
        <w:r>
          <w:rPr>
            <w:rStyle w:val="Hyperlink"/>
          </w:rPr>
          <w:t>Hülsheger &amp; Schewe, 2011</w:t>
        </w:r>
      </w:hyperlink>
      <w:r>
        <w:t xml:space="preserve">; </w:t>
      </w:r>
      <w:hyperlink w:anchor="ref-visted2018">
        <w:r>
          <w:rPr>
            <w:rStyle w:val="Hyperlink"/>
          </w:rPr>
          <w:t>Visted et al., 2018</w:t>
        </w:r>
      </w:hyperlink>
      <w:r>
        <w:t xml:space="preserve">; </w:t>
      </w:r>
      <w:hyperlink w:anchor="ref-zapf2021">
        <w:r>
          <w:rPr>
            <w:rStyle w:val="Hyperlink"/>
          </w:rPr>
          <w:t>Zapf et al., 2021</w:t>
        </w:r>
      </w:hyperlink>
      <w:r>
        <w:t xml:space="preserve">). Here, relative to expressing oneself naturally, posed smiles </w:t>
      </w:r>
      <w:del w:id="290" w:author="authors" w:date="2026-09-25T19:50:00Z" w16du:dateUtc="2026-09-25T23:50:00Z">
        <w:r>
          <w:delText xml:space="preserve">consistently </w:delText>
        </w:r>
      </w:del>
      <w:r>
        <w:t xml:space="preserve">led to </w:t>
      </w:r>
      <w:r>
        <w:rPr>
          <w:i/>
          <w:iCs/>
        </w:rPr>
        <w:t>decreases</w:t>
      </w:r>
      <w:r>
        <w:t xml:space="preserve"> in self-reported happiness</w:t>
      </w:r>
      <w:del w:id="291" w:author="authors" w:date="2026-09-25T19:50:00Z" w16du:dateUtc="2026-09-25T23:50:00Z">
        <w:r>
          <w:delText>. This was particularly pronounced</w:delText>
        </w:r>
      </w:del>
      <w:r>
        <w:t xml:space="preserve"> when </w:t>
      </w:r>
      <w:del w:id="292" w:author="authors" w:date="2026-09-25T19:50:00Z" w16du:dateUtc="2026-09-25T23:50:00Z">
        <w:r>
          <w:delText xml:space="preserve">posing smiles </w:delText>
        </w:r>
      </w:del>
      <w:ins w:id="293" w:author="authors" w:date="2026-09-25T19:50:00Z" w16du:dateUtc="2026-09-25T23:50:00Z">
        <w:r>
          <w:t xml:space="preserve">done </w:t>
        </w:r>
      </w:ins>
      <w:r>
        <w:t>repeatedly and/or under financial threat</w:t>
      </w:r>
      <w:del w:id="294" w:author="authors" w:date="2026-09-25T19:50:00Z" w16du:dateUtc="2026-09-25T23:50:00Z">
        <w:r>
          <w:delText xml:space="preserve"> — i.e., the conditions that best match real-world emotion labor conditions.</w:delText>
        </w:r>
      </w:del>
      <w:ins w:id="295" w:author="authors" w:date="2026-09-25T19:50:00Z" w16du:dateUtc="2026-09-25T23:50:00Z">
        <w:r>
          <w:t>.</w:t>
        </w:r>
      </w:ins>
      <w:r>
        <w:t xml:space="preserve"> Furthermore, the mood-dampening effects of smiling in positive contexts were </w:t>
      </w:r>
      <w:del w:id="296" w:author="authors" w:date="2026-09-25T19:50:00Z" w16du:dateUtc="2026-09-25T23:50:00Z">
        <w:r>
          <w:delText>substantially</w:delText>
        </w:r>
      </w:del>
      <w:ins w:id="297" w:author="authors" w:date="2026-09-25T19:50:00Z" w16du:dateUtc="2026-09-25T23:50:00Z">
        <w:r>
          <w:t>often numerically</w:t>
        </w:r>
      </w:ins>
      <w:r>
        <w:t xml:space="preserve"> larger than the mood-boosting effects observed in negative contexts. </w:t>
      </w:r>
      <w:del w:id="298" w:author="authors" w:date="2026-09-25T19:50:00Z" w16du:dateUtc="2026-09-25T23:50:00Z">
        <w:r>
          <w:delText>This finding helps resolve theoretical tension between emotion embodiment and labor theories: the small mood-boosting effects we observed in some experimental</w:delText>
        </w:r>
      </w:del>
      <w:ins w:id="299" w:author="authors" w:date="2026-09-25T19:50:00Z" w16du:dateUtc="2026-09-25T23:50:00Z">
        <w:r>
          <w:t>In other words, if participants were theoretically exposed to each of our studied</w:t>
        </w:r>
      </w:ins>
      <w:r>
        <w:t xml:space="preserve"> contexts</w:t>
      </w:r>
      <w:del w:id="300" w:author="authors" w:date="2026-09-25T19:50:00Z" w16du:dateUtc="2026-09-25T23:50:00Z">
        <w:r>
          <w:delText xml:space="preserve"> were canceled out by larger mood-dampening effects observed in contexts better resembling emotion labor</w:delText>
        </w:r>
      </w:del>
      <w:ins w:id="301" w:author="authors" w:date="2026-09-25T19:50:00Z" w16du:dateUtc="2026-09-25T23:50:00Z">
        <w:r>
          <w:t>, posed smiles would have a net negative effect on feelings of happiness. Similarly, unplanned exploratory analyses suggest a net increase in feelings of anger – suggesting an aversive nature of repeatedly being forced to pose a smile</w:t>
        </w:r>
      </w:ins>
      <w:r>
        <w:t>.</w:t>
      </w:r>
    </w:p>
    <w:p w14:paraId="4A2C0B03" w14:textId="77777777" w:rsidR="002F2B7D" w:rsidRDefault="00000000">
      <w:pPr>
        <w:pStyle w:val="Heading2"/>
      </w:pPr>
      <w:bookmarkStart w:id="302" w:name="limitations"/>
      <w:r>
        <w:t>Limitations</w:t>
      </w:r>
    </w:p>
    <w:p w14:paraId="16AF51DA" w14:textId="77777777" w:rsidR="002F2B7D" w:rsidRDefault="00000000">
      <w:pPr>
        <w:pStyle w:val="FirstParagraph"/>
      </w:pPr>
      <w:r>
        <w:t xml:space="preserve">Throughout the course of our research, we navigated several technical and conceptual challenges. At the technical level, we made </w:t>
      </w:r>
      <w:del w:id="303" w:author="authors" w:date="2026-09-25T19:50:00Z" w16du:dateUtc="2026-09-25T23:50:00Z">
        <w:r>
          <w:delText>two</w:delText>
        </w:r>
      </w:del>
      <w:ins w:id="304" w:author="authors" w:date="2026-09-25T19:50:00Z" w16du:dateUtc="2026-09-25T23:50:00Z">
        <w:r>
          <w:t>four</w:t>
        </w:r>
      </w:ins>
      <w:r>
        <w:t xml:space="preserve"> deviations from our pre-registered plan (see </w:t>
      </w:r>
      <w:hyperlink w:anchor="tbl-deviations">
        <w:r>
          <w:rPr>
            <w:rStyle w:val="Hyperlink"/>
          </w:rPr>
          <w:t>Table 2</w:t>
        </w:r>
      </w:hyperlink>
      <w:r>
        <w:t>). First, we extracted data on participant ethnicity from the panel provider as opposed to the participant. This was done to reduce participant burden. Second, we used OpenFace 2.2.0 instead of HumeAI for facial expression analysis (</w:t>
      </w:r>
      <w:hyperlink w:anchor="ref-baltrusaitis2018">
        <w:r>
          <w:rPr>
            <w:rStyle w:val="Hyperlink"/>
          </w:rPr>
          <w:t>Baltrušaitis et al., 2018</w:t>
        </w:r>
      </w:hyperlink>
      <w:r>
        <w:t>). This was done because HumeAI deprecated their expression analysis application before we completed our project (</w:t>
      </w:r>
      <w:proofErr w:type="gramStart"/>
      <w:r>
        <w:t>June,</w:t>
      </w:r>
      <w:proofErr w:type="gramEnd"/>
      <w:r>
        <w:t xml:space="preserve"> 2026).</w:t>
      </w:r>
      <w:ins w:id="305" w:author="authors" w:date="2026-09-25T19:50:00Z" w16du:dateUtc="2026-09-25T23:50:00Z">
        <w:r>
          <w:t xml:space="preserve"> Third, we recruited </w:t>
        </w:r>
        <w:r>
          <w:rPr>
            <w:i/>
            <w:iCs/>
          </w:rPr>
          <w:t>N</w:t>
        </w:r>
        <w:r>
          <w:t xml:space="preserve"> = 1201 participants instead of the planned </w:t>
        </w:r>
        <w:r>
          <w:rPr>
            <w:i/>
            <w:iCs/>
          </w:rPr>
          <w:t>N</w:t>
        </w:r>
        <w:r>
          <w:t xml:space="preserve"> = 1200. This occurred because a participant signed up before we closed the study link. Fourth, we felt the need to extend the range of exploratory outcomes to fear and anger to fully contextualize our results.</w:t>
        </w:r>
      </w:ins>
    </w:p>
    <w:p w14:paraId="5EE3D0EA" w14:textId="77777777" w:rsidR="002F2B7D" w:rsidRDefault="00000000">
      <w:pPr>
        <w:pStyle w:val="BodyText"/>
      </w:pPr>
      <w:r>
        <w:lastRenderedPageBreak/>
        <w:t>Conceptually, our most difficult challenge was developing a paradigm that would connect the emotion embodiment and emotion labor research traditions. We borrowed a paradigm from one of the largest experiments on emotion embodiment (</w:t>
      </w:r>
      <w:hyperlink w:anchor="ref-coles2022">
        <w:r>
          <w:rPr>
            <w:rStyle w:val="Hyperlink"/>
          </w:rPr>
          <w:t>Coles et al., 2022</w:t>
        </w:r>
      </w:hyperlink>
      <w:r>
        <w:t>). However, we had to introduce changes to better match emotion labor conditions. The most critical change may have been to their control condition. Coles et al. (</w:t>
      </w:r>
      <w:hyperlink w:anchor="ref-coles2022">
        <w:r>
          <w:rPr>
            <w:rStyle w:val="Hyperlink"/>
          </w:rPr>
          <w:t>2022</w:t>
        </w:r>
      </w:hyperlink>
      <w:r>
        <w:t xml:space="preserve">) had participants pose neutral expressions. However, posing neutral expressions in non-neutral contexts is arguably a form of emotion labor. We thus asked participants to express themselves naturally in the control condition. Participants still expressed more happiness when asked to pose happy expressions, but the change to the control condition may have introduced confounds oft avoided in emotion embodiment research. For example, expressing yourself naturally may be </w:t>
      </w:r>
      <w:del w:id="306" w:author="authors" w:date="2026-09-25T19:50:00Z" w16du:dateUtc="2026-09-25T23:50:00Z">
        <w:r>
          <w:delText>more</w:delText>
        </w:r>
      </w:del>
      <w:ins w:id="307" w:author="authors" w:date="2026-09-25T19:50:00Z" w16du:dateUtc="2026-09-25T23:50:00Z">
        <w:r>
          <w:t>less</w:t>
        </w:r>
      </w:ins>
      <w:r>
        <w:t xml:space="preserve"> difficult and annoying than controlling one’s facial expressions. Coles et al. (</w:t>
      </w:r>
      <w:hyperlink w:anchor="ref-coles2022">
        <w:r>
          <w:rPr>
            <w:rStyle w:val="Hyperlink"/>
          </w:rPr>
          <w:t>2022</w:t>
        </w:r>
      </w:hyperlink>
      <w:r>
        <w:t>) helped control for such confounding by having participants complete different facial poses and tasks. However, although affording more internal validity for detecting emotion embodiment effects, we argue such conditions would have provided less ecologically valid tests of emotion labor dynamics.</w:t>
      </w:r>
    </w:p>
    <w:p w14:paraId="64D28E1A" w14:textId="77777777" w:rsidR="002F2B7D" w:rsidRDefault="00000000">
      <w:pPr>
        <w:pStyle w:val="BodyText"/>
        <w:rPr>
          <w:ins w:id="308" w:author="authors" w:date="2026-09-25T19:50:00Z" w16du:dateUtc="2026-09-25T23:50:00Z"/>
        </w:rPr>
      </w:pPr>
      <w:del w:id="309" w:author="authors" w:date="2026-09-25T19:50:00Z" w16du:dateUtc="2026-09-25T23:50:00Z">
        <w:r>
          <w:delText>Last, we note that</w:delText>
        </w:r>
      </w:del>
      <w:ins w:id="310" w:author="authors" w:date="2026-09-25T19:50:00Z" w16du:dateUtc="2026-09-25T23:50:00Z">
        <w:r>
          <w:t>Unexpectedly,</w:t>
        </w:r>
      </w:ins>
      <w:r>
        <w:t xml:space="preserve"> participants often posed relatively weak, non-prototypical expressions of happiness</w:t>
      </w:r>
      <w:del w:id="311" w:author="authors" w:date="2026-09-25T19:50:00Z" w16du:dateUtc="2026-09-25T23:50:00Z">
        <w:r>
          <w:delText xml:space="preserve"> across a single session</w:delText>
        </w:r>
      </w:del>
      <w:r>
        <w:t>. Many emotion embodiment theorists argue that facial movements only influence mood when they match prototypical expressions of emotion (</w:t>
      </w:r>
      <w:hyperlink w:anchor="ref-ekman1993">
        <w:r>
          <w:rPr>
            <w:rStyle w:val="Hyperlink"/>
          </w:rPr>
          <w:t>Ekman, 1993</w:t>
        </w:r>
      </w:hyperlink>
      <w:r>
        <w:t xml:space="preserve">; </w:t>
      </w:r>
      <w:hyperlink w:anchor="ref-hager1981">
        <w:r>
          <w:rPr>
            <w:rStyle w:val="Hyperlink"/>
          </w:rPr>
          <w:t>Hager &amp; Ekman, 1981</w:t>
        </w:r>
      </w:hyperlink>
      <w:r>
        <w:t xml:space="preserve">; </w:t>
      </w:r>
      <w:hyperlink w:anchor="ref-levenson1992">
        <w:r>
          <w:rPr>
            <w:rStyle w:val="Hyperlink"/>
          </w:rPr>
          <w:t>Levenson et al., 1992</w:t>
        </w:r>
      </w:hyperlink>
      <w:r>
        <w:t xml:space="preserve">; </w:t>
      </w:r>
      <w:hyperlink w:anchor="ref-matsumoto1987">
        <w:r>
          <w:rPr>
            <w:rStyle w:val="Hyperlink"/>
          </w:rPr>
          <w:t>Matsumoto, 1987</w:t>
        </w:r>
      </w:hyperlink>
      <w:r>
        <w:t xml:space="preserve">; </w:t>
      </w:r>
      <w:hyperlink w:anchor="ref-tomkins1981">
        <w:r>
          <w:rPr>
            <w:rStyle w:val="Hyperlink"/>
          </w:rPr>
          <w:t>Tomkins, 1981</w:t>
        </w:r>
      </w:hyperlink>
      <w:r>
        <w:t xml:space="preserve">). However, only 43.0% of our sample posed smiles whose intensity exceeded our initial stated threshold. Fortunately, </w:t>
      </w:r>
      <w:ins w:id="312" w:author="authors" w:date="2026-09-25T19:50:00Z" w16du:dateUtc="2026-09-25T23:50:00Z">
        <w:r>
          <w:t xml:space="preserve">numerically </w:t>
        </w:r>
      </w:ins>
      <w:r>
        <w:t xml:space="preserve">similar results were observed regardless of inclusion criteria (see </w:t>
      </w:r>
      <w:r>
        <w:rPr>
          <w:i/>
          <w:iCs/>
        </w:rPr>
        <w:t>SI</w:t>
      </w:r>
      <w:del w:id="313" w:author="authors" w:date="2026-09-25T19:50:00Z" w16du:dateUtc="2026-09-25T23:50:00Z">
        <w:r>
          <w:delText>) – suggesting</w:delText>
        </w:r>
      </w:del>
      <w:ins w:id="314" w:author="authors" w:date="2026-09-25T19:50:00Z" w16du:dateUtc="2026-09-25T23:50:00Z">
        <w:r>
          <w:t>). This suggests</w:t>
        </w:r>
      </w:ins>
      <w:r>
        <w:t xml:space="preserve"> that posed expressions do not necessarily need to be prototypical </w:t>
      </w:r>
      <w:proofErr w:type="gramStart"/>
      <w:r>
        <w:t>in order to</w:t>
      </w:r>
      <w:proofErr w:type="gramEnd"/>
      <w:r>
        <w:t xml:space="preserve"> influence mood (see also </w:t>
      </w:r>
      <w:hyperlink w:anchor="ref-coles2022">
        <w:r>
          <w:rPr>
            <w:rStyle w:val="Hyperlink"/>
          </w:rPr>
          <w:t>Coles et al., 2022</w:t>
        </w:r>
      </w:hyperlink>
      <w:r>
        <w:t xml:space="preserve">, </w:t>
      </w:r>
      <w:hyperlink w:anchor="ref-coles2023artifact">
        <w:r>
          <w:rPr>
            <w:rStyle w:val="Hyperlink"/>
          </w:rPr>
          <w:t>2023</w:t>
        </w:r>
      </w:hyperlink>
      <w:r>
        <w:t xml:space="preserve">). </w:t>
      </w:r>
      <w:del w:id="315" w:author="authors" w:date="2026-09-25T19:50:00Z" w16du:dateUtc="2026-09-25T23:50:00Z">
        <w:r>
          <w:delText>Similarly, many emotion</w:delText>
        </w:r>
      </w:del>
      <w:ins w:id="316" w:author="authors" w:date="2026-09-25T19:50:00Z" w16du:dateUtc="2026-09-25T23:50:00Z">
        <w:r>
          <w:t xml:space="preserve">However, these results should be interpreted with caution, as they involve an unexpectedly small number of participants who posed strong smiles (see </w:t>
        </w:r>
        <w:r>
          <w:rPr>
            <w:i/>
            <w:iCs/>
          </w:rPr>
          <w:t>SI</w:t>
        </w:r>
        <w:r>
          <w:t>).</w:t>
        </w:r>
      </w:ins>
    </w:p>
    <w:p w14:paraId="7CA26744" w14:textId="77777777" w:rsidR="002F2B7D" w:rsidRDefault="00000000">
      <w:pPr>
        <w:pStyle w:val="BodyText"/>
      </w:pPr>
      <w:ins w:id="317" w:author="authors" w:date="2026-09-25T19:50:00Z" w16du:dateUtc="2026-09-25T23:50:00Z">
        <w:r>
          <w:lastRenderedPageBreak/>
          <w:t>Last, we note that participants only posed smiles across a single experimental session. Emotion</w:t>
        </w:r>
      </w:ins>
      <w:r>
        <w:t xml:space="preserve"> labor theorists explicitly describe the burden of emotion labor performed over long periods of time (e.g., </w:t>
      </w:r>
      <w:hyperlink w:anchor="ref-hochschild1979">
        <w:r>
          <w:rPr>
            <w:rStyle w:val="Hyperlink"/>
          </w:rPr>
          <w:t>Hochschild, 1979</w:t>
        </w:r>
      </w:hyperlink>
      <w:del w:id="318" w:author="authors" w:date="2026-09-25T19:50:00Z" w16du:dateUtc="2026-09-25T23:50:00Z">
        <w:r>
          <w:delText>).</w:delText>
        </w:r>
      </w:del>
      <w:ins w:id="319" w:author="authors" w:date="2026-09-25T19:50:00Z" w16du:dateUtc="2026-09-25T23:50:00Z">
        <w:r>
          <w:t>) – a setting we cannot necessarily generalize to.</w:t>
        </w:r>
      </w:ins>
      <w:r>
        <w:t xml:space="preserve"> In the span of a short experiment, we did not find that repeated demands to pose smiles led to substantial differences in burnout and well-being. However, when repeated for days, weeks, or even years, it does not strike us as implausible that such effects could indeed robustly emerge.</w:t>
      </w:r>
    </w:p>
    <w:p w14:paraId="7D608426" w14:textId="77777777" w:rsidR="002F2B7D" w:rsidRDefault="00000000">
      <w:pPr>
        <w:pStyle w:val="Heading2"/>
      </w:pPr>
      <w:bookmarkStart w:id="320" w:name="concluding-remarks"/>
      <w:bookmarkEnd w:id="302"/>
      <w:r>
        <w:t>Concluding Remarks</w:t>
      </w:r>
    </w:p>
    <w:p w14:paraId="7ABAADF2" w14:textId="77777777" w:rsidR="002F2B7D" w:rsidRDefault="00000000">
      <w:pPr>
        <w:pStyle w:val="FirstParagraph"/>
      </w:pPr>
      <w:r>
        <w:t xml:space="preserve">Although often framed as competing hypotheses, our results ultimately illustrate that there is a duality of posed smiles. </w:t>
      </w:r>
      <w:del w:id="321" w:author="authors" w:date="2026-09-25T19:50:00Z" w16du:dateUtc="2026-09-25T23:50:00Z">
        <w:r>
          <w:delText>In some contexts, posed</w:delText>
        </w:r>
      </w:del>
      <w:ins w:id="322" w:author="authors" w:date="2026-09-25T19:50:00Z" w16du:dateUtc="2026-09-25T23:50:00Z">
        <w:r>
          <w:t>Posed</w:t>
        </w:r>
      </w:ins>
      <w:r>
        <w:t xml:space="preserve"> smiles can be </w:t>
      </w:r>
      <w:del w:id="323" w:author="authors" w:date="2026-09-25T19:50:00Z" w16du:dateUtc="2026-09-25T23:50:00Z">
        <w:r>
          <w:delText>the</w:delText>
        </w:r>
      </w:del>
      <w:ins w:id="324" w:author="authors" w:date="2026-09-25T19:50:00Z" w16du:dateUtc="2026-09-25T23:50:00Z">
        <w:r>
          <w:t>mood-boosting in some contexts and mood-dampening in others — a potential</w:t>
        </w:r>
      </w:ins>
      <w:r>
        <w:t xml:space="preserve"> source of </w:t>
      </w:r>
      <w:del w:id="325" w:author="authors" w:date="2026-09-25T19:50:00Z" w16du:dateUtc="2026-09-25T23:50:00Z">
        <w:r>
          <w:delText>our</w:delText>
        </w:r>
      </w:del>
      <w:ins w:id="326" w:author="authors" w:date="2026-09-25T19:50:00Z" w16du:dateUtc="2026-09-25T23:50:00Z">
        <w:r>
          <w:t>both</w:t>
        </w:r>
      </w:ins>
      <w:r>
        <w:t xml:space="preserve"> happiness </w:t>
      </w:r>
      <w:del w:id="327" w:author="authors" w:date="2026-09-25T19:50:00Z" w16du:dateUtc="2026-09-25T23:50:00Z">
        <w:r>
          <w:delText>– in others, a far more powerful source of our</w:delText>
        </w:r>
      </w:del>
      <w:ins w:id="328" w:author="authors" w:date="2026-09-25T19:50:00Z" w16du:dateUtc="2026-09-25T23:50:00Z">
        <w:r>
          <w:t>and</w:t>
        </w:r>
      </w:ins>
      <w:r>
        <w:t xml:space="preserve"> misery.</w:t>
      </w:r>
      <w:r>
        <w:br/>
      </w:r>
    </w:p>
    <w:p w14:paraId="66B01EC3" w14:textId="77777777" w:rsidR="002F2B7D" w:rsidRDefault="00000000">
      <w:pPr>
        <w:pStyle w:val="Heading1"/>
      </w:pPr>
      <w:bookmarkStart w:id="329" w:name="funding"/>
      <w:bookmarkEnd w:id="281"/>
      <w:bookmarkEnd w:id="320"/>
      <w:r>
        <w:t>Funding</w:t>
      </w:r>
    </w:p>
    <w:p w14:paraId="0D9916CE" w14:textId="77777777" w:rsidR="002F2B7D" w:rsidRDefault="00000000">
      <w:pPr>
        <w:pStyle w:val="FirstParagraph"/>
      </w:pPr>
      <w:r>
        <w:t>This research did not receive any specific grant from funding agencies in the public, commercial, or not-for-profit sectors.</w:t>
      </w:r>
    </w:p>
    <w:p w14:paraId="450C88E5" w14:textId="77777777" w:rsidR="002F2B7D" w:rsidRDefault="00000000">
      <w:pPr>
        <w:pStyle w:val="Heading1"/>
      </w:pPr>
      <w:bookmarkStart w:id="330" w:name="data-availability"/>
      <w:bookmarkEnd w:id="329"/>
      <w:r>
        <w:t>Data Availability</w:t>
      </w:r>
    </w:p>
    <w:p w14:paraId="0CEC8B8B" w14:textId="77777777" w:rsidR="002F2B7D" w:rsidRDefault="00000000">
      <w:pPr>
        <w:pStyle w:val="FirstParagraph"/>
      </w:pPr>
      <w:r>
        <w:t xml:space="preserve">The data, analysis code, and study materials that support these findings are available at </w:t>
      </w:r>
      <w:hyperlink r:id="rId13">
        <w:r>
          <w:rPr>
            <w:rStyle w:val="Hyperlink"/>
          </w:rPr>
          <w:t>https://github.com/Social-Science-Collaboratory/smile_sharing</w:t>
        </w:r>
      </w:hyperlink>
      <w:r>
        <w:t>. Participants’ video recordings are not included, as they were destroyed following facial expression analysis in accordance with the consent agreement.</w:t>
      </w:r>
    </w:p>
    <w:p w14:paraId="69B1F882" w14:textId="77777777" w:rsidR="002F2B7D" w:rsidRDefault="00000000">
      <w:r>
        <w:br w:type="page"/>
      </w:r>
    </w:p>
    <w:p w14:paraId="6B978916" w14:textId="77777777" w:rsidR="002F2B7D" w:rsidRDefault="00000000">
      <w:pPr>
        <w:pStyle w:val="Heading1"/>
      </w:pPr>
      <w:bookmarkStart w:id="331" w:name="references"/>
      <w:bookmarkEnd w:id="330"/>
      <w:r>
        <w:lastRenderedPageBreak/>
        <w:t>References</w:t>
      </w:r>
    </w:p>
    <w:p w14:paraId="2F73067B" w14:textId="77777777" w:rsidR="002F2B7D" w:rsidRDefault="00000000">
      <w:pPr>
        <w:pStyle w:val="Bibliography"/>
      </w:pPr>
      <w:bookmarkStart w:id="332" w:name="ref-anwylirvine2020"/>
      <w:bookmarkStart w:id="333" w:name="refs"/>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xml:space="preserve">, 388–407. </w:t>
      </w:r>
      <w:hyperlink r:id="rId14">
        <w:r>
          <w:rPr>
            <w:rStyle w:val="Hyperlink"/>
          </w:rPr>
          <w:t>https://doi.org/10.3758/s13428-019-01237-x</w:t>
        </w:r>
      </w:hyperlink>
    </w:p>
    <w:p w14:paraId="6ACC6F54" w14:textId="77777777" w:rsidR="002F2B7D" w:rsidRDefault="00000000">
      <w:pPr>
        <w:pStyle w:val="Bibliography"/>
      </w:pPr>
      <w:bookmarkStart w:id="334" w:name="ref-arend2019"/>
      <w:bookmarkEnd w:id="332"/>
      <w:r>
        <w:t xml:space="preserve">Arend, M. G., &amp; Schäfer, T. (2019). Statistical power in two-level models: A tutorial based on Monte Carlo simulation. </w:t>
      </w:r>
      <w:r>
        <w:rPr>
          <w:i/>
          <w:iCs/>
        </w:rPr>
        <w:t>Psychological Methods</w:t>
      </w:r>
      <w:r>
        <w:t xml:space="preserve">, </w:t>
      </w:r>
      <w:r>
        <w:rPr>
          <w:i/>
          <w:iCs/>
        </w:rPr>
        <w:t>24</w:t>
      </w:r>
      <w:r>
        <w:t xml:space="preserve">(1), 1–19. </w:t>
      </w:r>
      <w:hyperlink r:id="rId15">
        <w:r>
          <w:rPr>
            <w:rStyle w:val="Hyperlink"/>
          </w:rPr>
          <w:t>https://doi.org/10.1037/met0000195</w:t>
        </w:r>
      </w:hyperlink>
    </w:p>
    <w:p w14:paraId="3FD7D0C4" w14:textId="77777777" w:rsidR="002F2B7D" w:rsidRDefault="00000000">
      <w:pPr>
        <w:pStyle w:val="Bibliography"/>
      </w:pPr>
      <w:bookmarkStart w:id="335" w:name="ref-baker2025"/>
      <w:bookmarkEnd w:id="334"/>
      <w:r>
        <w:t xml:space="preserve">Baker, J., Van der Donck, S., Boets, B., &amp; Korb, S. (2025). Increasing perceived happiness in neutral faces by posing a smile: An electroencephalography (EEG) frequency-tagging study. </w:t>
      </w:r>
      <w:r>
        <w:rPr>
          <w:i/>
          <w:iCs/>
        </w:rPr>
        <w:t>Emotion</w:t>
      </w:r>
      <w:r>
        <w:t xml:space="preserve">. </w:t>
      </w:r>
      <w:hyperlink r:id="rId16">
        <w:r>
          <w:rPr>
            <w:rStyle w:val="Hyperlink"/>
          </w:rPr>
          <w:t>https://doi.org/10.1037/emo0001514</w:t>
        </w:r>
      </w:hyperlink>
    </w:p>
    <w:p w14:paraId="5570D495" w14:textId="77777777" w:rsidR="002F2B7D" w:rsidRDefault="00000000">
      <w:pPr>
        <w:pStyle w:val="Bibliography"/>
      </w:pPr>
      <w:bookmarkStart w:id="336" w:name="ref-baltrusaitis2018"/>
      <w:bookmarkEnd w:id="335"/>
      <w:r>
        <w:t xml:space="preserve">Baltrušaitis, T., Zadeh, A., Lim, Y. C., &amp; Morency, L.-P. (2018). OpenFace 2.0: Facial behavior analysis toolkit. </w:t>
      </w:r>
      <w:r>
        <w:rPr>
          <w:i/>
          <w:iCs/>
        </w:rPr>
        <w:t>2018 13th IEEE International Conference on Automatic Face &amp; Gesture Recognition (FG 2018)</w:t>
      </w:r>
      <w:r>
        <w:t xml:space="preserve">, 59–66. </w:t>
      </w:r>
      <w:hyperlink r:id="rId17">
        <w:r>
          <w:rPr>
            <w:rStyle w:val="Hyperlink"/>
          </w:rPr>
          <w:t>https://doi.org/10.1109/FG.2018.00019</w:t>
        </w:r>
      </w:hyperlink>
    </w:p>
    <w:p w14:paraId="649828C0" w14:textId="77777777" w:rsidR="002F2B7D" w:rsidRDefault="00000000">
      <w:pPr>
        <w:pStyle w:val="Bibliography"/>
      </w:pPr>
      <w:bookmarkStart w:id="337" w:name="ref-barrett2017"/>
      <w:bookmarkEnd w:id="336"/>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 xml:space="preserve">(1), 1–23. </w:t>
      </w:r>
      <w:hyperlink r:id="rId18">
        <w:r>
          <w:rPr>
            <w:rStyle w:val="Hyperlink"/>
          </w:rPr>
          <w:t>https://doi.org/10.1093/scan/nsw154</w:t>
        </w:r>
      </w:hyperlink>
    </w:p>
    <w:p w14:paraId="3C6038AC" w14:textId="77777777" w:rsidR="002F2B7D" w:rsidRDefault="00000000">
      <w:pPr>
        <w:pStyle w:val="Bibliography"/>
      </w:pPr>
      <w:bookmarkStart w:id="338" w:name="ref-bates2015"/>
      <w:bookmarkEnd w:id="337"/>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9">
        <w:r>
          <w:rPr>
            <w:rStyle w:val="Hyperlink"/>
          </w:rPr>
          <w:t>https://doi.org/10.18637/jss.v067.i01</w:t>
        </w:r>
      </w:hyperlink>
    </w:p>
    <w:p w14:paraId="526B000A" w14:textId="77777777" w:rsidR="002F2B7D" w:rsidRDefault="00000000">
      <w:pPr>
        <w:pStyle w:val="Bibliography"/>
      </w:pPr>
      <w:bookmarkStart w:id="339" w:name="ref-boemo2022"/>
      <w:bookmarkEnd w:id="338"/>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xml:space="preserve">, 104747. </w:t>
      </w:r>
      <w:hyperlink r:id="rId20">
        <w:r>
          <w:rPr>
            <w:rStyle w:val="Hyperlink"/>
          </w:rPr>
          <w:t>https://doi.org/10.1016/j.neubiorev.2022.104747</w:t>
        </w:r>
      </w:hyperlink>
    </w:p>
    <w:p w14:paraId="6DED6C80" w14:textId="77777777" w:rsidR="002F2B7D" w:rsidRDefault="00000000">
      <w:pPr>
        <w:pStyle w:val="Bibliography"/>
      </w:pPr>
      <w:bookmarkStart w:id="340" w:name="ref-cacioppo1992"/>
      <w:bookmarkEnd w:id="339"/>
      <w:r>
        <w:lastRenderedPageBreak/>
        <w:t xml:space="preserve">Cacioppo, J. T., Berntson, G. G., &amp; Klein, D. J. (1992). </w:t>
      </w:r>
      <w:r>
        <w:rPr>
          <w:i/>
          <w:iCs/>
        </w:rPr>
        <w:t>Emotion and social behavior</w:t>
      </w:r>
      <w:r>
        <w:t>. Sage Publications, Inc.</w:t>
      </w:r>
    </w:p>
    <w:p w14:paraId="486867C8" w14:textId="77777777" w:rsidR="002F2B7D" w:rsidRDefault="00000000">
      <w:pPr>
        <w:pStyle w:val="Bibliography"/>
      </w:pPr>
      <w:bookmarkStart w:id="341" w:name="ref-chandwani2015"/>
      <w:bookmarkEnd w:id="340"/>
      <w:r>
        <w:t xml:space="preserve">Chandwani, R., &amp; Sharma, D. (2015). </w:t>
      </w:r>
      <w:r>
        <w:rPr>
          <w:i/>
          <w:iCs/>
        </w:rPr>
        <w:t>Managing emotions: Emotional labor or emotional enrichment</w:t>
      </w:r>
      <w:r>
        <w:t>. Indian Institute of Management.</w:t>
      </w:r>
    </w:p>
    <w:p w14:paraId="6862321B" w14:textId="77777777" w:rsidR="002F2B7D" w:rsidRDefault="00000000">
      <w:pPr>
        <w:pStyle w:val="Bibliography"/>
      </w:pPr>
      <w:bookmarkStart w:id="342" w:name="ref-cherry2014"/>
      <w:bookmarkEnd w:id="341"/>
      <w:r>
        <w:t xml:space="preserve">Cherry, C. B. (2014). </w:t>
      </w:r>
      <w:r>
        <w:rPr>
          <w:i/>
          <w:iCs/>
        </w:rPr>
        <w:t>Loving Mr. Daniels</w:t>
      </w:r>
      <w:r>
        <w:t>. CreateSpace Independent Publishing Platform.</w:t>
      </w:r>
    </w:p>
    <w:p w14:paraId="1A291678" w14:textId="77777777" w:rsidR="002F2B7D" w:rsidRDefault="00000000">
      <w:pPr>
        <w:pStyle w:val="Bibliography"/>
      </w:pPr>
      <w:bookmarkStart w:id="343" w:name="ref-chervonsky2017"/>
      <w:bookmarkEnd w:id="342"/>
      <w:r>
        <w:t xml:space="preserve">Chervonsky, E., &amp; Hunt, C. (2017). Suppression and expression of emotion in social and interpersonal outcomes: A meta-analysis. </w:t>
      </w:r>
      <w:r>
        <w:rPr>
          <w:i/>
          <w:iCs/>
        </w:rPr>
        <w:t>Emotion</w:t>
      </w:r>
      <w:r>
        <w:t xml:space="preserve">, </w:t>
      </w:r>
      <w:r>
        <w:rPr>
          <w:i/>
          <w:iCs/>
        </w:rPr>
        <w:t>17</w:t>
      </w:r>
      <w:r>
        <w:t xml:space="preserve">(4), 669–683. </w:t>
      </w:r>
      <w:hyperlink r:id="rId21">
        <w:r>
          <w:rPr>
            <w:rStyle w:val="Hyperlink"/>
          </w:rPr>
          <w:t>https://doi.org/10.1037/emo0000270</w:t>
        </w:r>
      </w:hyperlink>
    </w:p>
    <w:p w14:paraId="354FB935" w14:textId="77777777" w:rsidR="002F2B7D" w:rsidRDefault="00000000">
      <w:pPr>
        <w:pStyle w:val="Bibliography"/>
      </w:pPr>
      <w:bookmarkStart w:id="344" w:name="ref-choi2015"/>
      <w:bookmarkEnd w:id="343"/>
      <w:r>
        <w:t xml:space="preserve">Choi, Y. G., &amp; Kim, K. S. (2015). A literature review of emotional labor and emotional labor strategies. </w:t>
      </w:r>
      <w:r>
        <w:rPr>
          <w:i/>
          <w:iCs/>
        </w:rPr>
        <w:t>Universal Journal of Management</w:t>
      </w:r>
      <w:r>
        <w:t xml:space="preserve">, </w:t>
      </w:r>
      <w:r>
        <w:rPr>
          <w:i/>
          <w:iCs/>
        </w:rPr>
        <w:t>3</w:t>
      </w:r>
      <w:r>
        <w:t xml:space="preserve">(7), 283–290. </w:t>
      </w:r>
      <w:hyperlink r:id="rId22">
        <w:r>
          <w:rPr>
            <w:rStyle w:val="Hyperlink"/>
          </w:rPr>
          <w:t>https://doi.org/10.13189/ujm.2015.030704</w:t>
        </w:r>
      </w:hyperlink>
    </w:p>
    <w:p w14:paraId="4E810842" w14:textId="77777777" w:rsidR="002F2B7D" w:rsidRDefault="00000000">
      <w:pPr>
        <w:pStyle w:val="Bibliography"/>
      </w:pPr>
      <w:bookmarkStart w:id="345" w:name="ref-cole1954"/>
      <w:bookmarkEnd w:id="344"/>
      <w:r>
        <w:t xml:space="preserve">Cole, N. K. (1954). </w:t>
      </w:r>
      <w:r>
        <w:rPr>
          <w:i/>
          <w:iCs/>
        </w:rPr>
        <w:t>Smile</w:t>
      </w:r>
      <w:r>
        <w:t>. Song.</w:t>
      </w:r>
    </w:p>
    <w:p w14:paraId="4726BC4B" w14:textId="77777777" w:rsidR="002F2B7D" w:rsidRDefault="00000000">
      <w:pPr>
        <w:pStyle w:val="Bibliography"/>
      </w:pPr>
      <w:bookmarkStart w:id="346" w:name="ref-coles2020"/>
      <w:bookmarkEnd w:id="345"/>
      <w:r>
        <w:t xml:space="preserve">Coles, N. A. (2020). </w:t>
      </w:r>
      <w:r>
        <w:rPr>
          <w:i/>
          <w:iCs/>
        </w:rPr>
        <w:t>Face and feeling: An examination of the role of facial feedback in emotion</w:t>
      </w:r>
      <w:r>
        <w:t xml:space="preserve"> [PhD thesis, University of Tennessee]. </w:t>
      </w:r>
      <w:hyperlink r:id="rId23">
        <w:r>
          <w:rPr>
            <w:rStyle w:val="Hyperlink"/>
          </w:rPr>
          <w:t>https://trace.tennessee.edu/utk_graddiss/5874</w:t>
        </w:r>
      </w:hyperlink>
    </w:p>
    <w:p w14:paraId="34126DCD" w14:textId="77777777" w:rsidR="002F2B7D" w:rsidRDefault="00000000">
      <w:pPr>
        <w:pStyle w:val="Bibliography"/>
      </w:pPr>
      <w:bookmarkStart w:id="347" w:name="ref-coles2026stage1"/>
      <w:bookmarkEnd w:id="346"/>
      <w:r>
        <w:t xml:space="preserve">Coles, N. A., Dang, A., &amp; Takayanagi, J. F. G. B. (2026). Smiling your way to happiness or misery? Experimental tests of competing perspectives. </w:t>
      </w:r>
      <w:r>
        <w:rPr>
          <w:i/>
          <w:iCs/>
        </w:rPr>
        <w:t>Journal of Experimental Social Psychology</w:t>
      </w:r>
      <w:r>
        <w:t xml:space="preserve">, </w:t>
      </w:r>
      <w:r>
        <w:rPr>
          <w:i/>
          <w:iCs/>
        </w:rPr>
        <w:t>125</w:t>
      </w:r>
      <w:r>
        <w:t xml:space="preserve">, 104895. </w:t>
      </w:r>
      <w:hyperlink r:id="rId24">
        <w:r>
          <w:rPr>
            <w:rStyle w:val="Hyperlink"/>
          </w:rPr>
          <w:t>https://doi.org/10.1016/j.jesp.2026.104895</w:t>
        </w:r>
      </w:hyperlink>
    </w:p>
    <w:p w14:paraId="420B222C" w14:textId="77777777" w:rsidR="002F2B7D" w:rsidRDefault="00000000">
      <w:pPr>
        <w:pStyle w:val="Bibliography"/>
      </w:pPr>
      <w:bookmarkStart w:id="348" w:name="ref-coles2023artifact"/>
      <w:bookmarkEnd w:id="347"/>
      <w:r>
        <w:t xml:space="preserve">Coles, N.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 xml:space="preserve">(2), 287. </w:t>
      </w:r>
      <w:hyperlink r:id="rId25">
        <w:r>
          <w:rPr>
            <w:rStyle w:val="Hyperlink"/>
          </w:rPr>
          <w:t>https://doi.org/10.1037/pspa0000316</w:t>
        </w:r>
      </w:hyperlink>
    </w:p>
    <w:p w14:paraId="402ABD83" w14:textId="77777777" w:rsidR="002F2B7D" w:rsidRDefault="00000000">
      <w:pPr>
        <w:pStyle w:val="Bibliography"/>
      </w:pPr>
      <w:bookmarkStart w:id="349" w:name="ref-coles2021eyebrows"/>
      <w:bookmarkEnd w:id="348"/>
      <w:r>
        <w:lastRenderedPageBreak/>
        <w:t xml:space="preserve">Coles, N. A., &amp; Larsen, J. T. (2021). Claims about the effects of botulinum toxin on depression should raise some eyebrows. </w:t>
      </w:r>
      <w:r>
        <w:rPr>
          <w:i/>
          <w:iCs/>
        </w:rPr>
        <w:t>Journal of Psychiatric Research</w:t>
      </w:r>
      <w:r>
        <w:t xml:space="preserve">, </w:t>
      </w:r>
      <w:r>
        <w:rPr>
          <w:i/>
          <w:iCs/>
        </w:rPr>
        <w:t>140</w:t>
      </w:r>
      <w:r>
        <w:t xml:space="preserve">, 551–552. </w:t>
      </w:r>
      <w:hyperlink r:id="rId26">
        <w:r>
          <w:rPr>
            <w:rStyle w:val="Hyperlink"/>
          </w:rPr>
          <w:t>https://doi.org/10.1016/j.jpsychires.2021.05.021</w:t>
        </w:r>
      </w:hyperlink>
    </w:p>
    <w:p w14:paraId="42B52807" w14:textId="77777777" w:rsidR="002F2B7D" w:rsidRDefault="00000000">
      <w:pPr>
        <w:pStyle w:val="Bibliography"/>
      </w:pPr>
      <w:bookmarkStart w:id="350" w:name="ref-coles2019botox"/>
      <w:bookmarkEnd w:id="349"/>
      <w:r>
        <w:t xml:space="preserve">Coles, N. A., Larsen, J. T., Kuribayashi, J., &amp; Kuelz, A. (2019). Does blocking facial feedback via botulinum toxin injections decrease depression? A critical review and meta-analysis. </w:t>
      </w:r>
      <w:r>
        <w:rPr>
          <w:i/>
          <w:iCs/>
        </w:rPr>
        <w:t>Emotion Review</w:t>
      </w:r>
      <w:r>
        <w:t xml:space="preserve">, </w:t>
      </w:r>
      <w:r>
        <w:rPr>
          <w:i/>
          <w:iCs/>
        </w:rPr>
        <w:t>11</w:t>
      </w:r>
      <w:r>
        <w:t xml:space="preserve">(4), 294–309. </w:t>
      </w:r>
      <w:hyperlink r:id="rId27">
        <w:r>
          <w:rPr>
            <w:rStyle w:val="Hyperlink"/>
          </w:rPr>
          <w:t>https://doi.org/10.1177/1754073919868762</w:t>
        </w:r>
      </w:hyperlink>
    </w:p>
    <w:p w14:paraId="3ACD5B6D" w14:textId="77777777" w:rsidR="002F2B7D" w:rsidRDefault="00000000">
      <w:pPr>
        <w:pStyle w:val="Bibliography"/>
      </w:pPr>
      <w:bookmarkStart w:id="351" w:name="ref-coles2019meta"/>
      <w:bookmarkEnd w:id="350"/>
      <w:r>
        <w:t xml:space="preserve">Coles, N. A., Larsen, J. T., &amp; Lench, H. C. (2019). A meta-analysis of the facial feedback literature: Effects of facial feedback on emotional experience are small and variable. </w:t>
      </w:r>
      <w:r>
        <w:rPr>
          <w:i/>
          <w:iCs/>
        </w:rPr>
        <w:t>Psychological Bulletin</w:t>
      </w:r>
      <w:r>
        <w:t xml:space="preserve">, </w:t>
      </w:r>
      <w:r>
        <w:rPr>
          <w:i/>
          <w:iCs/>
        </w:rPr>
        <w:t>145</w:t>
      </w:r>
      <w:r>
        <w:t xml:space="preserve">(6), 610. </w:t>
      </w:r>
      <w:hyperlink r:id="rId28">
        <w:r>
          <w:rPr>
            <w:rStyle w:val="Hyperlink"/>
          </w:rPr>
          <w:t>https://doi.org/10.1037/bul0000194</w:t>
        </w:r>
      </w:hyperlink>
    </w:p>
    <w:p w14:paraId="733937FD" w14:textId="77777777" w:rsidR="002F2B7D" w:rsidRDefault="00000000">
      <w:pPr>
        <w:pStyle w:val="Bibliography"/>
      </w:pPr>
      <w:bookmarkStart w:id="352" w:name="ref-coles2022"/>
      <w:bookmarkEnd w:id="351"/>
      <w:r>
        <w:t xml:space="preserve">Coles, N. A., March, D. S., Marmolejo-Ramos, F., Larsen, J. T., Arinze, N. C., Ndukaihe, I. L., et al. (2022). A multi-lab test of the facial feedback hypothesis by the Many Smiles Collaboration. </w:t>
      </w:r>
      <w:r>
        <w:rPr>
          <w:i/>
          <w:iCs/>
        </w:rPr>
        <w:t>Nature Human Behaviour</w:t>
      </w:r>
      <w:r>
        <w:t xml:space="preserve">, </w:t>
      </w:r>
      <w:r>
        <w:rPr>
          <w:i/>
          <w:iCs/>
        </w:rPr>
        <w:t>6</w:t>
      </w:r>
      <w:r>
        <w:t xml:space="preserve">(12), 1731–1742. </w:t>
      </w:r>
      <w:hyperlink r:id="rId29">
        <w:r>
          <w:rPr>
            <w:rStyle w:val="Hyperlink"/>
          </w:rPr>
          <w:t>https://doi.org/10.1038/s41562-022-01458-9</w:t>
        </w:r>
      </w:hyperlink>
    </w:p>
    <w:p w14:paraId="7525EB7A" w14:textId="77777777" w:rsidR="002F2B7D" w:rsidRDefault="00000000">
      <w:pPr>
        <w:pStyle w:val="Bibliography"/>
      </w:pPr>
      <w:bookmarkStart w:id="353" w:name="ref-coles2025"/>
      <w:bookmarkEnd w:id="352"/>
      <w:r>
        <w:t xml:space="preserve">Coles, N. A., Wyatt, M., &amp; Frank, M. C. (2025). A meta-analysis of the impact and heterogeneity of explicit demand characteristics. </w:t>
      </w:r>
      <w:r>
        <w:rPr>
          <w:i/>
          <w:iCs/>
        </w:rPr>
        <w:t>Collabra: Psychology</w:t>
      </w:r>
      <w:r>
        <w:t xml:space="preserve">, </w:t>
      </w:r>
      <w:r>
        <w:rPr>
          <w:i/>
          <w:iCs/>
        </w:rPr>
        <w:t>11</w:t>
      </w:r>
      <w:r>
        <w:t xml:space="preserve">(1), 143005. </w:t>
      </w:r>
      <w:hyperlink r:id="rId30">
        <w:r>
          <w:rPr>
            <w:rStyle w:val="Hyperlink"/>
          </w:rPr>
          <w:t>https://doi.org/10.1525/collabra.143005</w:t>
        </w:r>
      </w:hyperlink>
    </w:p>
    <w:p w14:paraId="16FF4167" w14:textId="77777777" w:rsidR="004C18D7" w:rsidRDefault="00000000">
      <w:pPr>
        <w:pStyle w:val="Bibliography"/>
        <w:rPr>
          <w:del w:id="354" w:author="authors" w:date="2026-09-25T19:50:00Z" w16du:dateUtc="2026-09-25T23:50:00Z"/>
        </w:rPr>
      </w:pPr>
      <w:bookmarkStart w:id="355" w:name="ref-cowen2021"/>
      <w:del w:id="356" w:author="authors" w:date="2026-09-25T19:50:00Z" w16du:dateUtc="2026-09-25T23:50:00Z">
        <w:r>
          <w:delText xml:space="preserve">Cowen, A. S., Keltner, D., Schroff, F., Jou, B., Adam, H., &amp; Prasad, G. (2021). Sixteen facial expressions occur in similar contexts worldwide. </w:delText>
        </w:r>
        <w:r>
          <w:rPr>
            <w:i/>
            <w:iCs/>
          </w:rPr>
          <w:delText>Nature</w:delText>
        </w:r>
        <w:r>
          <w:delText xml:space="preserve">, </w:delText>
        </w:r>
        <w:r>
          <w:rPr>
            <w:i/>
            <w:iCs/>
          </w:rPr>
          <w:delText>589</w:delText>
        </w:r>
        <w:r>
          <w:delText xml:space="preserve">(7841), 251–257. </w:delText>
        </w:r>
        <w:r>
          <w:fldChar w:fldCharType="begin"/>
        </w:r>
        <w:r>
          <w:delInstrText>HYPERLINK "https://doi.org/10.1038/s41586-020-3037-7" \h</w:delInstrText>
        </w:r>
        <w:r>
          <w:fldChar w:fldCharType="separate"/>
        </w:r>
        <w:r>
          <w:rPr>
            <w:rStyle w:val="Hyperlink"/>
          </w:rPr>
          <w:delText>https://doi.org/10.1038/s41586-020-3037-7</w:delText>
        </w:r>
        <w:r>
          <w:fldChar w:fldCharType="end"/>
        </w:r>
      </w:del>
    </w:p>
    <w:p w14:paraId="4AC7B037" w14:textId="77777777" w:rsidR="002F2B7D" w:rsidRDefault="00000000">
      <w:pPr>
        <w:pStyle w:val="Bibliography"/>
      </w:pPr>
      <w:bookmarkStart w:id="357" w:name="ref-cross2023"/>
      <w:bookmarkEnd w:id="353"/>
      <w:bookmarkEnd w:id="355"/>
      <w:r>
        <w:t xml:space="preserve">Cross, M. P., Acevedo, A. M., &amp; Hunter, J. F. (2023). A critique of automated approaches to code facial expressions: What do researchers need to know? </w:t>
      </w:r>
      <w:r>
        <w:rPr>
          <w:i/>
          <w:iCs/>
        </w:rPr>
        <w:t>Affective Science</w:t>
      </w:r>
      <w:r>
        <w:t xml:space="preserve">, </w:t>
      </w:r>
      <w:r>
        <w:rPr>
          <w:i/>
          <w:iCs/>
        </w:rPr>
        <w:t>4</w:t>
      </w:r>
      <w:r>
        <w:t xml:space="preserve">(3), 500–505. </w:t>
      </w:r>
      <w:hyperlink r:id="rId31">
        <w:r>
          <w:rPr>
            <w:rStyle w:val="Hyperlink"/>
          </w:rPr>
          <w:t>https://doi.org/10.1007/s42761-023-00195-0</w:t>
        </w:r>
      </w:hyperlink>
    </w:p>
    <w:p w14:paraId="69C0026C" w14:textId="77777777" w:rsidR="002F2B7D" w:rsidRDefault="00000000">
      <w:pPr>
        <w:pStyle w:val="Bibliography"/>
      </w:pPr>
      <w:bookmarkStart w:id="358" w:name="ref-damasio2013"/>
      <w:bookmarkEnd w:id="357"/>
      <w:r>
        <w:t xml:space="preserve">Damasio, A., &amp; Carvalho, G. B. (2013). The nature of feelings: Evolutionary and neurobiological origins. </w:t>
      </w:r>
      <w:r>
        <w:rPr>
          <w:i/>
          <w:iCs/>
        </w:rPr>
        <w:t>Nature Reviews Neuroscience</w:t>
      </w:r>
      <w:r>
        <w:t xml:space="preserve">, </w:t>
      </w:r>
      <w:r>
        <w:rPr>
          <w:i/>
          <w:iCs/>
        </w:rPr>
        <w:t>14</w:t>
      </w:r>
      <w:r>
        <w:t xml:space="preserve">(2), 143–152. </w:t>
      </w:r>
      <w:hyperlink r:id="rId32">
        <w:r>
          <w:rPr>
            <w:rStyle w:val="Hyperlink"/>
          </w:rPr>
          <w:t>https://doi.org/10.1038/nrn3403</w:t>
        </w:r>
      </w:hyperlink>
    </w:p>
    <w:p w14:paraId="0629DE47" w14:textId="77777777" w:rsidR="002F2B7D" w:rsidRDefault="00000000">
      <w:pPr>
        <w:pStyle w:val="Bibliography"/>
      </w:pPr>
      <w:bookmarkStart w:id="359" w:name="ref-diener1985"/>
      <w:bookmarkEnd w:id="358"/>
      <w:r>
        <w:lastRenderedPageBreak/>
        <w:t xml:space="preserve">Diener, E., Emmons, R. A., Larsen, R. J., &amp; Griffin, S. (1985). The satisfaction with life scale. </w:t>
      </w:r>
      <w:r>
        <w:rPr>
          <w:i/>
          <w:iCs/>
        </w:rPr>
        <w:t>Journal of Personality Assessment</w:t>
      </w:r>
      <w:r>
        <w:t xml:space="preserve">, </w:t>
      </w:r>
      <w:r>
        <w:rPr>
          <w:i/>
          <w:iCs/>
        </w:rPr>
        <w:t>49</w:t>
      </w:r>
      <w:r>
        <w:t xml:space="preserve">(1), 71–75. </w:t>
      </w:r>
      <w:hyperlink r:id="rId33">
        <w:r>
          <w:rPr>
            <w:rStyle w:val="Hyperlink"/>
          </w:rPr>
          <w:t>https://doi.org/10.1207/s15327752jpa4901_13</w:t>
        </w:r>
      </w:hyperlink>
    </w:p>
    <w:p w14:paraId="0F40F2A2" w14:textId="77777777" w:rsidR="002F2B7D" w:rsidRDefault="00000000">
      <w:pPr>
        <w:pStyle w:val="Bibliography"/>
      </w:pPr>
      <w:bookmarkStart w:id="360" w:name="ref-dryman2018"/>
      <w:bookmarkEnd w:id="359"/>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xml:space="preserve">, 17–42. </w:t>
      </w:r>
      <w:hyperlink r:id="rId34">
        <w:r>
          <w:rPr>
            <w:rStyle w:val="Hyperlink"/>
          </w:rPr>
          <w:t>https://doi.org/10.1016/j.cpr.2018.07.004</w:t>
        </w:r>
      </w:hyperlink>
    </w:p>
    <w:p w14:paraId="49A8E41A" w14:textId="77777777" w:rsidR="002F2B7D" w:rsidRDefault="00000000">
      <w:pPr>
        <w:pStyle w:val="Bibliography"/>
      </w:pPr>
      <w:bookmarkStart w:id="361" w:name="ref-efthimiou2024happiness"/>
      <w:bookmarkEnd w:id="360"/>
      <w:r>
        <w:t xml:space="preserve">Efthimiou, T.-N., Baker, J., Clarke, A., Elsenaar, A., Mehu, M., &amp; Korb, S. (2024). Zygomaticus activation through facial neuromuscular electrical stimulation (fNMES) induces happiness perception in ambiguous facial expressions and affects neural correlates of face processing. </w:t>
      </w:r>
      <w:r>
        <w:rPr>
          <w:i/>
          <w:iCs/>
        </w:rPr>
        <w:t>Social Cognitive and Affective Neuroscience</w:t>
      </w:r>
      <w:r>
        <w:t xml:space="preserve">, </w:t>
      </w:r>
      <w:r>
        <w:rPr>
          <w:i/>
          <w:iCs/>
        </w:rPr>
        <w:t>19</w:t>
      </w:r>
      <w:r>
        <w:t xml:space="preserve">(1), nsae013. </w:t>
      </w:r>
      <w:hyperlink r:id="rId35">
        <w:r>
          <w:rPr>
            <w:rStyle w:val="Hyperlink"/>
          </w:rPr>
          <w:t>https://doi.org/10.1093/scan/nsae013</w:t>
        </w:r>
      </w:hyperlink>
    </w:p>
    <w:p w14:paraId="6F439C93" w14:textId="77777777" w:rsidR="002F2B7D" w:rsidRDefault="00000000">
      <w:pPr>
        <w:pStyle w:val="Bibliography"/>
      </w:pPr>
      <w:bookmarkStart w:id="362" w:name="ref-efthimiou2024smiling"/>
      <w:bookmarkEnd w:id="361"/>
      <w:r>
        <w:t xml:space="preserve">Efthimiou, T.-N., Baker, J., Elsenaar, A., Mehu, M., &amp; Korb, S. (2024). Smiling and frowning induced by facial neuromuscular electrical stimulation (fNMES) modulate felt emotion and physiology. </w:t>
      </w:r>
      <w:r>
        <w:rPr>
          <w:i/>
          <w:iCs/>
        </w:rPr>
        <w:t>Emotion</w:t>
      </w:r>
      <w:r>
        <w:t xml:space="preserve">. </w:t>
      </w:r>
      <w:hyperlink r:id="rId36">
        <w:r>
          <w:rPr>
            <w:rStyle w:val="Hyperlink"/>
          </w:rPr>
          <w:t>https://doi.org/10.1037/emo0001408</w:t>
        </w:r>
      </w:hyperlink>
    </w:p>
    <w:p w14:paraId="0FDA9929" w14:textId="77777777" w:rsidR="002F2B7D" w:rsidRDefault="00000000">
      <w:pPr>
        <w:pStyle w:val="Bibliography"/>
      </w:pPr>
      <w:bookmarkStart w:id="363" w:name="ref-ekman1993"/>
      <w:bookmarkEnd w:id="362"/>
      <w:r>
        <w:t xml:space="preserve">Ekman, P. (1993). Facial expression and emotion. </w:t>
      </w:r>
      <w:r>
        <w:rPr>
          <w:i/>
          <w:iCs/>
        </w:rPr>
        <w:t>American Psychologist</w:t>
      </w:r>
      <w:r>
        <w:t xml:space="preserve">, </w:t>
      </w:r>
      <w:r>
        <w:rPr>
          <w:i/>
          <w:iCs/>
        </w:rPr>
        <w:t>48</w:t>
      </w:r>
      <w:r>
        <w:t xml:space="preserve">(4), 384–392. </w:t>
      </w:r>
      <w:hyperlink r:id="rId37">
        <w:r>
          <w:rPr>
            <w:rStyle w:val="Hyperlink"/>
          </w:rPr>
          <w:t>https://doi.org/10.1037/0003-066X.48.4.384</w:t>
        </w:r>
      </w:hyperlink>
    </w:p>
    <w:p w14:paraId="503260A2" w14:textId="77777777" w:rsidR="002F2B7D" w:rsidRDefault="00000000">
      <w:pPr>
        <w:pStyle w:val="Bibliography"/>
      </w:pPr>
      <w:bookmarkStart w:id="364" w:name="ref-ekman2003"/>
      <w:bookmarkEnd w:id="363"/>
      <w:r>
        <w:t xml:space="preserve">Ekman, P. (2003). Darwin, deception, and facial expression. </w:t>
      </w:r>
      <w:r>
        <w:rPr>
          <w:i/>
          <w:iCs/>
        </w:rPr>
        <w:t>Annals of the New York Academy of Sciences</w:t>
      </w:r>
      <w:r>
        <w:t xml:space="preserve">, </w:t>
      </w:r>
      <w:r>
        <w:rPr>
          <w:i/>
          <w:iCs/>
        </w:rPr>
        <w:t>1000</w:t>
      </w:r>
      <w:r>
        <w:t xml:space="preserve">(1), 205–221. </w:t>
      </w:r>
      <w:hyperlink r:id="rId38">
        <w:r>
          <w:rPr>
            <w:rStyle w:val="Hyperlink"/>
          </w:rPr>
          <w:t>https://doi.org/10.1196/annals.1280.010</w:t>
        </w:r>
      </w:hyperlink>
    </w:p>
    <w:p w14:paraId="7818C11C" w14:textId="77777777" w:rsidR="004C18D7" w:rsidRDefault="00000000">
      <w:pPr>
        <w:pStyle w:val="Bibliography"/>
        <w:rPr>
          <w:del w:id="365" w:author="authors" w:date="2026-09-25T19:50:00Z" w16du:dateUtc="2026-09-25T23:50:00Z"/>
        </w:rPr>
      </w:pPr>
      <w:bookmarkStart w:id="366" w:name="ref-ekman1978"/>
      <w:del w:id="367" w:author="authors" w:date="2026-09-25T19:50:00Z" w16du:dateUtc="2026-09-25T23:50:00Z">
        <w:r>
          <w:delText xml:space="preserve">Ekman, P., &amp; Friesen, W. V. (1978). </w:delText>
        </w:r>
        <w:r>
          <w:rPr>
            <w:i/>
            <w:iCs/>
          </w:rPr>
          <w:delText>Facial action coding system</w:delText>
        </w:r>
        <w:r>
          <w:delText xml:space="preserve">. Environmental Psychology &amp; Nonverbal Behavior. </w:delText>
        </w:r>
        <w:r>
          <w:fldChar w:fldCharType="begin"/>
        </w:r>
        <w:r>
          <w:delInstrText>HYPERLINK "https://doi.org/10.1037/t27734-000" \h</w:delInstrText>
        </w:r>
        <w:r>
          <w:fldChar w:fldCharType="separate"/>
        </w:r>
        <w:r>
          <w:rPr>
            <w:rStyle w:val="Hyperlink"/>
          </w:rPr>
          <w:delText>https://doi.org/10.1037/t27734-000</w:delText>
        </w:r>
        <w:r>
          <w:fldChar w:fldCharType="end"/>
        </w:r>
      </w:del>
    </w:p>
    <w:p w14:paraId="37B1FD2B" w14:textId="77777777" w:rsidR="002F2B7D" w:rsidRDefault="00000000">
      <w:pPr>
        <w:pStyle w:val="Bibliography"/>
      </w:pPr>
      <w:bookmarkStart w:id="368" w:name="ref-feldman2024"/>
      <w:bookmarkEnd w:id="364"/>
      <w:bookmarkEnd w:id="366"/>
      <w:r>
        <w:t xml:space="preserve">Feldman, M., Bliss-Moreau, E., &amp; Lindquist, K. (2024). The neurobiology of interoception and affect. </w:t>
      </w:r>
      <w:r>
        <w:rPr>
          <w:i/>
          <w:iCs/>
        </w:rPr>
        <w:t>Trends in Cognitive Sciences</w:t>
      </w:r>
      <w:r>
        <w:t xml:space="preserve">. </w:t>
      </w:r>
      <w:hyperlink r:id="rId39">
        <w:r>
          <w:rPr>
            <w:rStyle w:val="Hyperlink"/>
          </w:rPr>
          <w:t>https://doi.org/10.1016/j.tics.2024.01.009</w:t>
        </w:r>
      </w:hyperlink>
    </w:p>
    <w:p w14:paraId="424A3E0D" w14:textId="77777777" w:rsidR="002F2B7D" w:rsidRDefault="00000000">
      <w:pPr>
        <w:pStyle w:val="Bibliography"/>
      </w:pPr>
      <w:bookmarkStart w:id="369" w:name="ref-fernandes2021"/>
      <w:bookmarkEnd w:id="368"/>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xml:space="preserve">, 102068. </w:t>
      </w:r>
      <w:hyperlink r:id="rId40">
        <w:r>
          <w:rPr>
            <w:rStyle w:val="Hyperlink"/>
          </w:rPr>
          <w:t>https://doi.org/10.1016/j.cpr.2021.102068</w:t>
        </w:r>
      </w:hyperlink>
    </w:p>
    <w:p w14:paraId="353B53FC" w14:textId="77777777" w:rsidR="002F2B7D" w:rsidRDefault="00000000">
      <w:pPr>
        <w:pStyle w:val="Bibliography"/>
      </w:pPr>
      <w:bookmarkStart w:id="370" w:name="ref-galison1997"/>
      <w:bookmarkEnd w:id="369"/>
      <w:r>
        <w:lastRenderedPageBreak/>
        <w:t xml:space="preserve">Galison, P. (1997). </w:t>
      </w:r>
      <w:r>
        <w:rPr>
          <w:i/>
          <w:iCs/>
        </w:rPr>
        <w:t>Image and logic: A material culture of microphysics</w:t>
      </w:r>
      <w:r>
        <w:t>. University of Chicago Press.</w:t>
      </w:r>
    </w:p>
    <w:p w14:paraId="4011CD87" w14:textId="77777777" w:rsidR="002F2B7D" w:rsidRDefault="00000000">
      <w:pPr>
        <w:pStyle w:val="Bibliography"/>
      </w:pPr>
      <w:bookmarkStart w:id="371" w:name="ref-garbarski2025"/>
      <w:bookmarkEnd w:id="370"/>
      <w:r>
        <w:t xml:space="preserve">Garbarski, D., Dykema, J., Yonker, J. A., Bae, R. E., &amp; Rosenfeld, R. A. (2025). Improving the measurement of gender in surveys: Effects of categorical versus open-ended response formats on measurement and data quality among college students. </w:t>
      </w:r>
      <w:r>
        <w:rPr>
          <w:i/>
          <w:iCs/>
        </w:rPr>
        <w:t>Journal of Survey Statistics and Methodology</w:t>
      </w:r>
      <w:r>
        <w:t xml:space="preserve">, </w:t>
      </w:r>
      <w:r>
        <w:rPr>
          <w:i/>
          <w:iCs/>
        </w:rPr>
        <w:t>13</w:t>
      </w:r>
      <w:r>
        <w:t xml:space="preserve">(1), 18–38. </w:t>
      </w:r>
      <w:hyperlink r:id="rId41">
        <w:r>
          <w:rPr>
            <w:rStyle w:val="Hyperlink"/>
          </w:rPr>
          <w:t>https://doi.org/10.1093/jssam/smae043</w:t>
        </w:r>
      </w:hyperlink>
    </w:p>
    <w:p w14:paraId="06068BDD" w14:textId="77777777" w:rsidR="002F2B7D" w:rsidRDefault="00000000">
      <w:pPr>
        <w:pStyle w:val="Bibliography"/>
      </w:pPr>
      <w:bookmarkStart w:id="372" w:name="ref-grandey2015"/>
      <w:bookmarkEnd w:id="371"/>
      <w:r>
        <w:t xml:space="preserve">Grandey, A. A., Rupp, D., &amp; Brice, W. N. (2015). Emotional labor threatens decent work: A proposal to eradicate emotional display rules. </w:t>
      </w:r>
      <w:r>
        <w:rPr>
          <w:i/>
          <w:iCs/>
        </w:rPr>
        <w:t>Journal of Organizational Behavior</w:t>
      </w:r>
      <w:r>
        <w:t xml:space="preserve">, </w:t>
      </w:r>
      <w:r>
        <w:rPr>
          <w:i/>
          <w:iCs/>
        </w:rPr>
        <w:t>36</w:t>
      </w:r>
      <w:r>
        <w:t xml:space="preserve">(6), 770–785. </w:t>
      </w:r>
      <w:hyperlink r:id="rId42">
        <w:r>
          <w:rPr>
            <w:rStyle w:val="Hyperlink"/>
          </w:rPr>
          <w:t>https://doi.org/10.1002/job.2020</w:t>
        </w:r>
      </w:hyperlink>
    </w:p>
    <w:p w14:paraId="44304C44" w14:textId="77777777" w:rsidR="002F2B7D" w:rsidRDefault="00000000">
      <w:pPr>
        <w:pStyle w:val="Bibliography"/>
      </w:pPr>
      <w:bookmarkStart w:id="373" w:name="ref-gross1998"/>
      <w:bookmarkEnd w:id="372"/>
      <w:r>
        <w:t xml:space="preserve">Gross, J. J. (1998). The emerging field of emotion regulation: An integrative review. </w:t>
      </w:r>
      <w:r>
        <w:rPr>
          <w:i/>
          <w:iCs/>
        </w:rPr>
        <w:t>Review of General Psychology</w:t>
      </w:r>
      <w:r>
        <w:t xml:space="preserve">, </w:t>
      </w:r>
      <w:r>
        <w:rPr>
          <w:i/>
          <w:iCs/>
        </w:rPr>
        <w:t>2</w:t>
      </w:r>
      <w:r>
        <w:t xml:space="preserve">(3), 271–299. </w:t>
      </w:r>
      <w:hyperlink r:id="rId43">
        <w:r>
          <w:rPr>
            <w:rStyle w:val="Hyperlink"/>
          </w:rPr>
          <w:t>https://doi.org/10.1037/1089-2680.2.3.271</w:t>
        </w:r>
      </w:hyperlink>
    </w:p>
    <w:p w14:paraId="0BEAA246" w14:textId="77777777" w:rsidR="002F2B7D" w:rsidRDefault="00000000">
      <w:pPr>
        <w:pStyle w:val="Bibliography"/>
      </w:pPr>
      <w:bookmarkStart w:id="374" w:name="ref-hager1981"/>
      <w:bookmarkEnd w:id="373"/>
      <w:r>
        <w:t xml:space="preserve">Hager, J. C., &amp; Ekman, P. (1981). Methodological problems in Tourangeau and Ellsworth’s study of facial expression and experience of emotion. </w:t>
      </w:r>
      <w:r>
        <w:rPr>
          <w:i/>
          <w:iCs/>
        </w:rPr>
        <w:t>Journal of Personality and Social Psychology</w:t>
      </w:r>
      <w:r>
        <w:t xml:space="preserve">, </w:t>
      </w:r>
      <w:r>
        <w:rPr>
          <w:i/>
          <w:iCs/>
        </w:rPr>
        <w:t>40</w:t>
      </w:r>
      <w:r>
        <w:t xml:space="preserve">(2), 358–362. </w:t>
      </w:r>
      <w:hyperlink r:id="rId44">
        <w:r>
          <w:rPr>
            <w:rStyle w:val="Hyperlink"/>
          </w:rPr>
          <w:t>https://doi.org/10.1037/0022-3514.40.2.358</w:t>
        </w:r>
      </w:hyperlink>
    </w:p>
    <w:p w14:paraId="43601B8A" w14:textId="77777777" w:rsidR="002F2B7D" w:rsidRDefault="00000000">
      <w:pPr>
        <w:pStyle w:val="Bibliography"/>
      </w:pPr>
      <w:bookmarkStart w:id="375" w:name="ref-harmonjones2016"/>
      <w:bookmarkEnd w:id="374"/>
      <w:r>
        <w:t xml:space="preserve">Harmon-Jones, C., Bastian, B., &amp; Harmon-Jones, E. (2016). The discrete emotions questionnaire: A new tool for measuring state self-reported emotions. </w:t>
      </w:r>
      <w:r>
        <w:rPr>
          <w:i/>
          <w:iCs/>
        </w:rPr>
        <w:t>PloS One</w:t>
      </w:r>
      <w:r>
        <w:t xml:space="preserve">, </w:t>
      </w:r>
      <w:r>
        <w:rPr>
          <w:i/>
          <w:iCs/>
        </w:rPr>
        <w:t>11</w:t>
      </w:r>
      <w:r>
        <w:t xml:space="preserve">(8), e0159915. </w:t>
      </w:r>
      <w:hyperlink r:id="rId45">
        <w:r>
          <w:rPr>
            <w:rStyle w:val="Hyperlink"/>
          </w:rPr>
          <w:t>https://doi.org/10.1371/journal.pone.0159915</w:t>
        </w:r>
      </w:hyperlink>
    </w:p>
    <w:p w14:paraId="590D5B3E" w14:textId="77777777" w:rsidR="002F2B7D" w:rsidRDefault="00000000">
      <w:pPr>
        <w:pStyle w:val="Bibliography"/>
      </w:pPr>
      <w:bookmarkStart w:id="376" w:name="ref-hochschild1979"/>
      <w:bookmarkEnd w:id="375"/>
      <w:r>
        <w:t xml:space="preserve">Hochschild, A. R. (1979). Emotion work, feeling rules, and social structure. </w:t>
      </w:r>
      <w:r>
        <w:rPr>
          <w:i/>
          <w:iCs/>
        </w:rPr>
        <w:t>American Journal of Sociology</w:t>
      </w:r>
      <w:r>
        <w:t xml:space="preserve">, </w:t>
      </w:r>
      <w:r>
        <w:rPr>
          <w:i/>
          <w:iCs/>
        </w:rPr>
        <w:t>85</w:t>
      </w:r>
      <w:r>
        <w:t xml:space="preserve">(3), 551–575. </w:t>
      </w:r>
      <w:hyperlink r:id="rId46">
        <w:r>
          <w:rPr>
            <w:rStyle w:val="Hyperlink"/>
          </w:rPr>
          <w:t>https://www.jstor.org/stable/2778583</w:t>
        </w:r>
      </w:hyperlink>
    </w:p>
    <w:p w14:paraId="707238C1" w14:textId="77777777" w:rsidR="002F2B7D" w:rsidRDefault="00000000">
      <w:pPr>
        <w:pStyle w:val="Bibliography"/>
      </w:pPr>
      <w:bookmarkStart w:id="377" w:name="ref-hu2014"/>
      <w:bookmarkEnd w:id="376"/>
      <w:r>
        <w:t xml:space="preserve">Hu, T., Zhang, D., Wang, J., Mistry, R., Ran, G., &amp; Wang, X. (2014). Relation between emotion regulation and mental health: A meta-analysis review. </w:t>
      </w:r>
      <w:r>
        <w:rPr>
          <w:i/>
          <w:iCs/>
        </w:rPr>
        <w:t>Psychological Reports</w:t>
      </w:r>
      <w:r>
        <w:t xml:space="preserve">, </w:t>
      </w:r>
      <w:r>
        <w:rPr>
          <w:i/>
          <w:iCs/>
        </w:rPr>
        <w:t>114</w:t>
      </w:r>
      <w:r>
        <w:t xml:space="preserve">(2), 341–362. </w:t>
      </w:r>
      <w:hyperlink r:id="rId47">
        <w:r>
          <w:rPr>
            <w:rStyle w:val="Hyperlink"/>
          </w:rPr>
          <w:t>https://doi.org/10.1037/a0027600</w:t>
        </w:r>
      </w:hyperlink>
    </w:p>
    <w:p w14:paraId="68F83F25" w14:textId="77777777" w:rsidR="002F2B7D" w:rsidRDefault="00000000">
      <w:pPr>
        <w:pStyle w:val="Bibliography"/>
      </w:pPr>
      <w:bookmarkStart w:id="378" w:name="ref-hulsheger2011"/>
      <w:bookmarkEnd w:id="377"/>
      <w:r>
        <w:lastRenderedPageBreak/>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 xml:space="preserve">(3), 361. </w:t>
      </w:r>
      <w:hyperlink r:id="rId48">
        <w:r>
          <w:rPr>
            <w:rStyle w:val="Hyperlink"/>
          </w:rPr>
          <w:t>https://doi.org/10.1037/a0022876</w:t>
        </w:r>
      </w:hyperlink>
    </w:p>
    <w:p w14:paraId="169B5206" w14:textId="77777777" w:rsidR="002F2B7D" w:rsidRDefault="00000000">
      <w:pPr>
        <w:pStyle w:val="Bibliography"/>
      </w:pPr>
      <w:bookmarkStart w:id="379" w:name="ref-humeai2025"/>
      <w:bookmarkEnd w:id="378"/>
      <w:r>
        <w:t xml:space="preserve">Hume AI Inc. (2025). </w:t>
      </w:r>
      <w:hyperlink r:id="rId49">
        <w:r>
          <w:rPr>
            <w:rStyle w:val="Hyperlink"/>
          </w:rPr>
          <w:t>https://www.hume.ai/</w:t>
        </w:r>
      </w:hyperlink>
    </w:p>
    <w:p w14:paraId="5FA67304" w14:textId="77777777" w:rsidR="002F2B7D" w:rsidRDefault="00000000">
      <w:pPr>
        <w:pStyle w:val="Bibliography"/>
      </w:pPr>
      <w:bookmarkStart w:id="380" w:name="ref-james1884"/>
      <w:bookmarkEnd w:id="379"/>
      <w:r>
        <w:t xml:space="preserve">James, W. (1884). What is emotion? </w:t>
      </w:r>
      <w:r>
        <w:rPr>
          <w:i/>
          <w:iCs/>
        </w:rPr>
        <w:t>Mind</w:t>
      </w:r>
      <w:r>
        <w:t xml:space="preserve">, </w:t>
      </w:r>
      <w:r>
        <w:rPr>
          <w:i/>
          <w:iCs/>
        </w:rPr>
        <w:t>8</w:t>
      </w:r>
      <w:r>
        <w:t xml:space="preserve">, 188–205. </w:t>
      </w:r>
      <w:hyperlink r:id="rId50">
        <w:r>
          <w:rPr>
            <w:rStyle w:val="Hyperlink"/>
          </w:rPr>
          <w:t>https://www.jstor.org/stable/2246769</w:t>
        </w:r>
      </w:hyperlink>
    </w:p>
    <w:p w14:paraId="0F973B32" w14:textId="77777777" w:rsidR="002F2B7D" w:rsidRDefault="00000000">
      <w:pPr>
        <w:pStyle w:val="Bibliography"/>
      </w:pPr>
      <w:bookmarkStart w:id="381" w:name="ref-james1894"/>
      <w:bookmarkEnd w:id="380"/>
      <w:r>
        <w:t xml:space="preserve">James, W. (1894). Discussion: The physical basis of emotion. </w:t>
      </w:r>
      <w:r>
        <w:rPr>
          <w:i/>
          <w:iCs/>
        </w:rPr>
        <w:t>Psychological Review</w:t>
      </w:r>
      <w:r>
        <w:t xml:space="preserve">, </w:t>
      </w:r>
      <w:r>
        <w:rPr>
          <w:i/>
          <w:iCs/>
        </w:rPr>
        <w:t>1</w:t>
      </w:r>
      <w:r>
        <w:t xml:space="preserve">, 516–529. </w:t>
      </w:r>
      <w:hyperlink r:id="rId51">
        <w:r>
          <w:rPr>
            <w:rStyle w:val="Hyperlink"/>
          </w:rPr>
          <w:t>https://doi.org/10.1037/h0065078</w:t>
        </w:r>
      </w:hyperlink>
    </w:p>
    <w:p w14:paraId="37C69F5E" w14:textId="77777777" w:rsidR="002F2B7D" w:rsidRDefault="00000000">
      <w:pPr>
        <w:pStyle w:val="Bibliography"/>
      </w:pPr>
      <w:bookmarkStart w:id="382" w:name="ref-kraft2012"/>
      <w:bookmarkEnd w:id="381"/>
      <w:r>
        <w:t xml:space="preserve">Kraft, T. L., &amp; Pressman, S. D. (2012). Grin and bear it: The influence of manipulated facial expression on the stress response. </w:t>
      </w:r>
      <w:r>
        <w:rPr>
          <w:i/>
          <w:iCs/>
        </w:rPr>
        <w:t>Psychological Science</w:t>
      </w:r>
      <w:r>
        <w:t xml:space="preserve">, </w:t>
      </w:r>
      <w:r>
        <w:rPr>
          <w:i/>
          <w:iCs/>
        </w:rPr>
        <w:t>23</w:t>
      </w:r>
      <w:r>
        <w:t xml:space="preserve">(11), 1372–1378. </w:t>
      </w:r>
      <w:hyperlink r:id="rId52">
        <w:r>
          <w:rPr>
            <w:rStyle w:val="Hyperlink"/>
          </w:rPr>
          <w:t>https://doi.org/10.1177/0956797612445312</w:t>
        </w:r>
      </w:hyperlink>
    </w:p>
    <w:p w14:paraId="59DCA772" w14:textId="77777777" w:rsidR="002F2B7D" w:rsidRDefault="00000000">
      <w:pPr>
        <w:pStyle w:val="Bibliography"/>
      </w:pPr>
      <w:bookmarkStart w:id="383" w:name="ref-kuznetsova2017"/>
      <w:bookmarkEnd w:id="382"/>
      <w:r>
        <w:t xml:space="preserve">Kuznetsova, A., Brockhoff, P. B., &amp; Christensen, R. H. (2017). lmerTest package: Tests in linear mixed effects models. </w:t>
      </w:r>
      <w:r>
        <w:rPr>
          <w:i/>
          <w:iCs/>
        </w:rPr>
        <w:t>Journal of Statistical Software</w:t>
      </w:r>
      <w:r>
        <w:t xml:space="preserve">, </w:t>
      </w:r>
      <w:r>
        <w:rPr>
          <w:i/>
          <w:iCs/>
        </w:rPr>
        <w:t>82</w:t>
      </w:r>
      <w:r>
        <w:t xml:space="preserve">, 1–26. </w:t>
      </w:r>
      <w:hyperlink r:id="rId53">
        <w:r>
          <w:rPr>
            <w:rStyle w:val="Hyperlink"/>
          </w:rPr>
          <w:t>https://doi.org/10.18637/jss.v082.i13</w:t>
        </w:r>
      </w:hyperlink>
    </w:p>
    <w:p w14:paraId="0110B981" w14:textId="77777777" w:rsidR="002F2B7D" w:rsidRDefault="00000000">
      <w:pPr>
        <w:pStyle w:val="Bibliography"/>
      </w:pPr>
      <w:bookmarkStart w:id="384" w:name="ref-lenth2025"/>
      <w:bookmarkEnd w:id="383"/>
      <w:r>
        <w:t xml:space="preserve">Lenth, R. V. (2025). </w:t>
      </w:r>
      <w:r>
        <w:rPr>
          <w:i/>
          <w:iCs/>
        </w:rPr>
        <w:t>emmeans: Estimated marginal means, aka least-squares means. Version 2.0.0</w:t>
      </w:r>
      <w:r>
        <w:t xml:space="preserve">. </w:t>
      </w:r>
      <w:hyperlink r:id="rId54">
        <w:r>
          <w:rPr>
            <w:rStyle w:val="Hyperlink"/>
          </w:rPr>
          <w:t>https://CRAN.R-project.org/package=emmeans</w:t>
        </w:r>
      </w:hyperlink>
    </w:p>
    <w:p w14:paraId="79A92B5A" w14:textId="77777777" w:rsidR="002F2B7D" w:rsidRDefault="00000000">
      <w:pPr>
        <w:pStyle w:val="Bibliography"/>
      </w:pPr>
      <w:bookmarkStart w:id="385" w:name="ref-levenson1992"/>
      <w:bookmarkEnd w:id="384"/>
      <w:r>
        <w:t xml:space="preserve">Levenson, R. W., Ekman, P., Heider, K., &amp; Friesen, W. V. (1992). Emotion and autonomic nervous system activity in the Minangkabau of West Sumatra. </w:t>
      </w:r>
      <w:r>
        <w:rPr>
          <w:i/>
          <w:iCs/>
        </w:rPr>
        <w:t>Journal of Personality and Social Psychology</w:t>
      </w:r>
      <w:r>
        <w:t xml:space="preserve">, </w:t>
      </w:r>
      <w:r>
        <w:rPr>
          <w:i/>
          <w:iCs/>
        </w:rPr>
        <w:t>62</w:t>
      </w:r>
      <w:r>
        <w:t xml:space="preserve">(6), 972–988. </w:t>
      </w:r>
      <w:hyperlink r:id="rId55">
        <w:r>
          <w:rPr>
            <w:rStyle w:val="Hyperlink"/>
          </w:rPr>
          <w:t>https://doi.org/10.1037/0022-3514.62.6.972</w:t>
        </w:r>
      </w:hyperlink>
    </w:p>
    <w:p w14:paraId="69F12351" w14:textId="77777777" w:rsidR="002F2B7D" w:rsidRDefault="00000000">
      <w:pPr>
        <w:pStyle w:val="Bibliography"/>
      </w:pPr>
      <w:bookmarkStart w:id="386" w:name="ref-lucey2010"/>
      <w:bookmarkEnd w:id="385"/>
      <w:r>
        <w:t xml:space="preserve">Lucey, P., Cohn, J. F., Kanade, T., Saragih, J., Ambadar, Z., &amp; Matthews, I. (2010). The extended Cohn-Kanade dataset (CK+): A complete dataset for action unit and emotion-specified expression. </w:t>
      </w:r>
      <w:r>
        <w:rPr>
          <w:i/>
          <w:iCs/>
        </w:rPr>
        <w:t>2010 IEEE Computer Society Conference on Computer Vision and Pattern Recognition - Workshops</w:t>
      </w:r>
      <w:r>
        <w:t xml:space="preserve">, 94–101. </w:t>
      </w:r>
      <w:hyperlink r:id="rId56">
        <w:r>
          <w:rPr>
            <w:rStyle w:val="Hyperlink"/>
          </w:rPr>
          <w:t>https://doi.org/10.1109/CVPRW.2010.5543262</w:t>
        </w:r>
      </w:hyperlink>
    </w:p>
    <w:p w14:paraId="62E4B6F6" w14:textId="77777777" w:rsidR="002F2B7D" w:rsidRDefault="00000000">
      <w:pPr>
        <w:pStyle w:val="Bibliography"/>
      </w:pPr>
      <w:bookmarkStart w:id="387" w:name="ref-luu2025"/>
      <w:bookmarkEnd w:id="386"/>
      <w:r>
        <w:lastRenderedPageBreak/>
        <w:t xml:space="preserve">Luu, J. H., Acevedo, A. M., Pourmand, V., &amp; Pressman, S. D. (2025). The power of smiles: Mitigating pain through facial expression. </w:t>
      </w:r>
      <w:r>
        <w:rPr>
          <w:i/>
          <w:iCs/>
        </w:rPr>
        <w:t>The Journal of Positive Psychology</w:t>
      </w:r>
      <w:r>
        <w:t xml:space="preserve">, 1–10. </w:t>
      </w:r>
      <w:hyperlink r:id="rId57">
        <w:r>
          <w:rPr>
            <w:rStyle w:val="Hyperlink"/>
          </w:rPr>
          <w:t>https://doi.org/10.1080/17439760.2025.2462231</w:t>
        </w:r>
      </w:hyperlink>
    </w:p>
    <w:p w14:paraId="7B4BE1B7" w14:textId="77777777" w:rsidR="002F2B7D" w:rsidRDefault="00000000">
      <w:pPr>
        <w:pStyle w:val="Bibliography"/>
      </w:pPr>
      <w:bookmarkStart w:id="388" w:name="ref-malachpines2005"/>
      <w:bookmarkEnd w:id="387"/>
      <w:r>
        <w:t xml:space="preserve">Malach-Pines, A. (2005). The burnout measure, short version. </w:t>
      </w:r>
      <w:r>
        <w:rPr>
          <w:i/>
          <w:iCs/>
        </w:rPr>
        <w:t>International Journal of Stress Management</w:t>
      </w:r>
      <w:r>
        <w:t xml:space="preserve">, </w:t>
      </w:r>
      <w:r>
        <w:rPr>
          <w:i/>
          <w:iCs/>
        </w:rPr>
        <w:t>12</w:t>
      </w:r>
      <w:r>
        <w:t xml:space="preserve">(1), 78–88. </w:t>
      </w:r>
      <w:hyperlink r:id="rId58">
        <w:r>
          <w:rPr>
            <w:rStyle w:val="Hyperlink"/>
          </w:rPr>
          <w:t>https://doi.org/10.1037/1072-5245.12.1.78</w:t>
        </w:r>
      </w:hyperlink>
    </w:p>
    <w:p w14:paraId="291F2E54" w14:textId="77777777" w:rsidR="002F2B7D" w:rsidRDefault="00000000">
      <w:pPr>
        <w:pStyle w:val="Bibliography"/>
      </w:pPr>
      <w:bookmarkStart w:id="389" w:name="ref-mathur2025"/>
      <w:bookmarkEnd w:id="388"/>
      <w:r>
        <w:t xml:space="preserve">Mathur, M. B. (2025). On the statistical analysis of studies with attention checks. </w:t>
      </w:r>
      <w:r>
        <w:rPr>
          <w:i/>
          <w:iCs/>
        </w:rPr>
        <w:t>Advances in Methods and Practices in Psychological Science</w:t>
      </w:r>
      <w:r>
        <w:t xml:space="preserve">, </w:t>
      </w:r>
      <w:r>
        <w:rPr>
          <w:i/>
          <w:iCs/>
        </w:rPr>
        <w:t>8</w:t>
      </w:r>
      <w:r>
        <w:t xml:space="preserve">(2). </w:t>
      </w:r>
      <w:hyperlink r:id="rId59">
        <w:r>
          <w:rPr>
            <w:rStyle w:val="Hyperlink"/>
          </w:rPr>
          <w:t>https://doi.org/10.1177/25152459251338041</w:t>
        </w:r>
      </w:hyperlink>
    </w:p>
    <w:p w14:paraId="2C41284E" w14:textId="77777777" w:rsidR="002F2B7D" w:rsidRDefault="00000000">
      <w:pPr>
        <w:pStyle w:val="Bibliography"/>
      </w:pPr>
      <w:bookmarkStart w:id="390" w:name="ref-matsumoto1987"/>
      <w:bookmarkEnd w:id="389"/>
      <w:r>
        <w:t xml:space="preserve">Matsumoto, D. (1987). The role of facial response in the experience of emotion: More methodological problems and a meta-analysis. </w:t>
      </w:r>
      <w:r>
        <w:rPr>
          <w:i/>
          <w:iCs/>
        </w:rPr>
        <w:t>Journal of Personality and Social Psychology</w:t>
      </w:r>
      <w:r>
        <w:t xml:space="preserve">, </w:t>
      </w:r>
      <w:r>
        <w:rPr>
          <w:i/>
          <w:iCs/>
        </w:rPr>
        <w:t>52</w:t>
      </w:r>
      <w:r>
        <w:t xml:space="preserve">(4), 769–774. </w:t>
      </w:r>
      <w:hyperlink r:id="rId60">
        <w:r>
          <w:rPr>
            <w:rStyle w:val="Hyperlink"/>
          </w:rPr>
          <w:t>https://doi.org/10.1037/0022-3514.52.4.769</w:t>
        </w:r>
      </w:hyperlink>
    </w:p>
    <w:p w14:paraId="5AB3FF5E" w14:textId="77777777" w:rsidR="002F2B7D" w:rsidRDefault="00000000">
      <w:pPr>
        <w:pStyle w:val="Bibliography"/>
      </w:pPr>
      <w:bookmarkStart w:id="391" w:name="ref-morey2024"/>
      <w:bookmarkEnd w:id="390"/>
      <w:r>
        <w:t xml:space="preserve">Morey, R. D., &amp; Rouder, J. N. (2024). </w:t>
      </w:r>
      <w:r>
        <w:rPr>
          <w:i/>
          <w:iCs/>
        </w:rPr>
        <w:t>BayesFactor: Computation of Bayes factors for common designs</w:t>
      </w:r>
      <w:r>
        <w:t xml:space="preserve">. </w:t>
      </w:r>
      <w:hyperlink r:id="rId61">
        <w:r>
          <w:rPr>
            <w:rStyle w:val="Hyperlink"/>
          </w:rPr>
          <w:t>https://CRAN.R-project.org/package=BayesFactor</w:t>
        </w:r>
      </w:hyperlink>
    </w:p>
    <w:p w14:paraId="46589A7B" w14:textId="77777777" w:rsidR="002F2B7D" w:rsidRDefault="00000000">
      <w:pPr>
        <w:pStyle w:val="Bibliography"/>
      </w:pPr>
      <w:bookmarkStart w:id="392" w:name="ref-niedenthal2007"/>
      <w:bookmarkEnd w:id="391"/>
      <w:r>
        <w:t xml:space="preserve">Niedenthal, P. M. (2007). Embodying emotion. </w:t>
      </w:r>
      <w:r>
        <w:rPr>
          <w:i/>
          <w:iCs/>
        </w:rPr>
        <w:t>Science</w:t>
      </w:r>
      <w:r>
        <w:t xml:space="preserve">, </w:t>
      </w:r>
      <w:r>
        <w:rPr>
          <w:i/>
          <w:iCs/>
        </w:rPr>
        <w:t>316</w:t>
      </w:r>
      <w:r>
        <w:t xml:space="preserve">(5827), 1002–1005. </w:t>
      </w:r>
      <w:hyperlink r:id="rId62">
        <w:r>
          <w:rPr>
            <w:rStyle w:val="Hyperlink"/>
          </w:rPr>
          <w:t>https://doi.org/10.1126/science.1136930</w:t>
        </w:r>
      </w:hyperlink>
    </w:p>
    <w:p w14:paraId="502B38A6" w14:textId="77777777" w:rsidR="002F2B7D" w:rsidRDefault="00000000">
      <w:pPr>
        <w:pStyle w:val="Bibliography"/>
      </w:pPr>
      <w:bookmarkStart w:id="393" w:name="ref-noah2018"/>
      <w:bookmarkEnd w:id="392"/>
      <w:r>
        <w:t xml:space="preserve">Noah, T., Schul, Y., &amp; Mayo, R. (2018). When both the original study and its failed replication are correct: Feeling observed eliminates the facial-feedback effect. </w:t>
      </w:r>
      <w:r>
        <w:rPr>
          <w:i/>
          <w:iCs/>
        </w:rPr>
        <w:t>Journal of Personality and Social Psychology</w:t>
      </w:r>
      <w:r>
        <w:t xml:space="preserve">, </w:t>
      </w:r>
      <w:r>
        <w:rPr>
          <w:i/>
          <w:iCs/>
        </w:rPr>
        <w:t>114</w:t>
      </w:r>
      <w:r>
        <w:t xml:space="preserve">(5), 657. </w:t>
      </w:r>
      <w:hyperlink r:id="rId63">
        <w:r>
          <w:rPr>
            <w:rStyle w:val="Hyperlink"/>
          </w:rPr>
          <w:t>https://doi.org/10.1037/pspa0000121</w:t>
        </w:r>
      </w:hyperlink>
    </w:p>
    <w:p w14:paraId="25291B96" w14:textId="77777777" w:rsidR="002F2B7D" w:rsidRDefault="00000000">
      <w:pPr>
        <w:pStyle w:val="Bibliography"/>
      </w:pPr>
      <w:bookmarkStart w:id="394" w:name="ref-orne1962"/>
      <w:bookmarkEnd w:id="393"/>
      <w:r>
        <w:t xml:space="preserve">Orne, M. T. (1962). On the social psychology of the psychological experiment: With particular reference to demand characteristics and their implications. </w:t>
      </w:r>
      <w:r>
        <w:rPr>
          <w:i/>
          <w:iCs/>
        </w:rPr>
        <w:t>American Psychologist</w:t>
      </w:r>
      <w:r>
        <w:t xml:space="preserve">, </w:t>
      </w:r>
      <w:r>
        <w:rPr>
          <w:i/>
          <w:iCs/>
        </w:rPr>
        <w:t>17</w:t>
      </w:r>
      <w:r>
        <w:t xml:space="preserve">(11), 776–783. </w:t>
      </w:r>
      <w:hyperlink r:id="rId64">
        <w:r>
          <w:rPr>
            <w:rStyle w:val="Hyperlink"/>
          </w:rPr>
          <w:t>https://doi.org/10.1037/h0043424</w:t>
        </w:r>
      </w:hyperlink>
    </w:p>
    <w:p w14:paraId="351416D2" w14:textId="77777777" w:rsidR="002F2B7D" w:rsidRDefault="00000000">
      <w:pPr>
        <w:pStyle w:val="Bibliography"/>
      </w:pPr>
      <w:bookmarkStart w:id="395" w:name="ref-pressman2021"/>
      <w:bookmarkEnd w:id="394"/>
      <w:r>
        <w:t xml:space="preserve">Pressman, S. D., Acevedo, A. M., Hammond, K. V., &amp; Kraft-Feil, T. L. (2021). Smile (or grimace) through the pain? The effects of experimentally manipulated facial expressions </w:t>
      </w:r>
      <w:r>
        <w:lastRenderedPageBreak/>
        <w:t xml:space="preserve">on needle-injection responses. </w:t>
      </w:r>
      <w:r>
        <w:rPr>
          <w:i/>
          <w:iCs/>
        </w:rPr>
        <w:t>Emotion</w:t>
      </w:r>
      <w:r>
        <w:t xml:space="preserve">, </w:t>
      </w:r>
      <w:r>
        <w:rPr>
          <w:i/>
          <w:iCs/>
        </w:rPr>
        <w:t>21</w:t>
      </w:r>
      <w:r>
        <w:t xml:space="preserve">(6), 1188. </w:t>
      </w:r>
      <w:hyperlink r:id="rId65">
        <w:r>
          <w:rPr>
            <w:rStyle w:val="Hyperlink"/>
          </w:rPr>
          <w:t>https://doi.org/10.1037/emo0000913</w:t>
        </w:r>
      </w:hyperlink>
    </w:p>
    <w:p w14:paraId="5EBC3B26" w14:textId="77777777" w:rsidR="002F2B7D" w:rsidRDefault="00000000">
      <w:pPr>
        <w:pStyle w:val="Bibliography"/>
      </w:pPr>
      <w:bookmarkStart w:id="396" w:name="ref-revesz2024"/>
      <w:bookmarkEnd w:id="395"/>
      <w:r>
        <w:t xml:space="preserve">Revesz, R. L. (2024). </w:t>
      </w:r>
      <w:r>
        <w:rPr>
          <w:i/>
          <w:iCs/>
        </w:rPr>
        <w:t>Revisions to OMB’s statistical policy directive no. 15: Standards for maintaining, collecting, and presenting federal data on race and ethnicity</w:t>
      </w:r>
      <w:r>
        <w:t>. Federal Register.</w:t>
      </w:r>
    </w:p>
    <w:p w14:paraId="7635F7DE" w14:textId="77777777" w:rsidR="002F2B7D" w:rsidRDefault="00000000">
      <w:pPr>
        <w:pStyle w:val="Bibliography"/>
      </w:pPr>
      <w:bookmarkStart w:id="397" w:name="ref-roche2018"/>
      <w:bookmarkEnd w:id="396"/>
      <w:r>
        <w:t xml:space="preserve">Roche, J. M., &amp; Arnold, H. S. (2018). The effects of emotion suppression during language planning and production. </w:t>
      </w:r>
      <w:r>
        <w:rPr>
          <w:i/>
          <w:iCs/>
        </w:rPr>
        <w:t>Journal of Speech, Language, and Hearing Research</w:t>
      </w:r>
      <w:r>
        <w:t xml:space="preserve">, </w:t>
      </w:r>
      <w:r>
        <w:rPr>
          <w:i/>
          <w:iCs/>
        </w:rPr>
        <w:t>61</w:t>
      </w:r>
      <w:r>
        <w:t xml:space="preserve">(8), 2076–2083. </w:t>
      </w:r>
      <w:hyperlink r:id="rId66">
        <w:r>
          <w:rPr>
            <w:rStyle w:val="Hyperlink"/>
          </w:rPr>
          <w:t>https://doi.org/10.1044/2018_JSLHR-L-17-0232</w:t>
        </w:r>
      </w:hyperlink>
    </w:p>
    <w:p w14:paraId="0F730267" w14:textId="77777777" w:rsidR="002F2B7D" w:rsidRDefault="00000000">
      <w:pPr>
        <w:pStyle w:val="Bibliography"/>
      </w:pPr>
      <w:bookmarkStart w:id="398" w:name="ref-rohrer2024"/>
      <w:bookmarkEnd w:id="397"/>
      <w:r>
        <w:t xml:space="preserve">Rohrer, J. M. (2024). Causal inference for psychologists who think that causal inference is not for them. </w:t>
      </w:r>
      <w:r>
        <w:rPr>
          <w:i/>
          <w:iCs/>
        </w:rPr>
        <w:t>Social and Personality Psychology Compass</w:t>
      </w:r>
      <w:r>
        <w:t xml:space="preserve">, </w:t>
      </w:r>
      <w:r>
        <w:rPr>
          <w:i/>
          <w:iCs/>
        </w:rPr>
        <w:t>18</w:t>
      </w:r>
      <w:r>
        <w:t xml:space="preserve">(3), e12948. </w:t>
      </w:r>
      <w:hyperlink r:id="rId67">
        <w:r>
          <w:rPr>
            <w:rStyle w:val="Hyperlink"/>
          </w:rPr>
          <w:t>https://doi.org/10.1111/spc3.12948</w:t>
        </w:r>
      </w:hyperlink>
    </w:p>
    <w:p w14:paraId="4A2FDB8B" w14:textId="77777777" w:rsidR="002F2B7D" w:rsidRDefault="00000000">
      <w:pPr>
        <w:pStyle w:val="Bibliography"/>
      </w:pPr>
      <w:bookmarkStart w:id="399" w:name="ref-scherer2019"/>
      <w:bookmarkEnd w:id="398"/>
      <w:r>
        <w:t xml:space="preserve">Scherer, K. R., &amp; Moors, A. (2019). The emotion process: Event appraisal and component differentiation. </w:t>
      </w:r>
      <w:r>
        <w:rPr>
          <w:i/>
          <w:iCs/>
        </w:rPr>
        <w:t>Annual Review of Psychology</w:t>
      </w:r>
      <w:r>
        <w:t xml:space="preserve">, </w:t>
      </w:r>
      <w:r>
        <w:rPr>
          <w:i/>
          <w:iCs/>
        </w:rPr>
        <w:t>70</w:t>
      </w:r>
      <w:r>
        <w:t xml:space="preserve">(1), 719–745. </w:t>
      </w:r>
      <w:hyperlink r:id="rId68">
        <w:r>
          <w:rPr>
            <w:rStyle w:val="Hyperlink"/>
          </w:rPr>
          <w:t>https://doi.org/10.1146/annurev-psych-122216-011854</w:t>
        </w:r>
      </w:hyperlink>
    </w:p>
    <w:p w14:paraId="29065131" w14:textId="77777777" w:rsidR="002F2B7D" w:rsidRDefault="00000000">
      <w:pPr>
        <w:pStyle w:val="Bibliography"/>
      </w:pPr>
      <w:bookmarkStart w:id="400" w:name="ref-schulze2021"/>
      <w:bookmarkEnd w:id="399"/>
      <w:r>
        <w:t xml:space="preserve">Schulze, J., Neumann, I., Magid, M., Finzi, E., Sinke, C., Wollmer, M. A., &amp; Krüger, T. H. (2021). Botulinum toxin for the management of depression: An updated review of the evidence and meta-analysis. </w:t>
      </w:r>
      <w:r>
        <w:rPr>
          <w:i/>
          <w:iCs/>
        </w:rPr>
        <w:t>Journal of Psychiatric Research</w:t>
      </w:r>
      <w:r>
        <w:t xml:space="preserve">, </w:t>
      </w:r>
      <w:r>
        <w:rPr>
          <w:i/>
          <w:iCs/>
        </w:rPr>
        <w:t>135</w:t>
      </w:r>
      <w:r>
        <w:t xml:space="preserve">, 332–340. </w:t>
      </w:r>
      <w:hyperlink r:id="rId69">
        <w:r>
          <w:rPr>
            <w:rStyle w:val="Hyperlink"/>
          </w:rPr>
          <w:t>https://doi.org/10.15698/mic2021.02.741</w:t>
        </w:r>
      </w:hyperlink>
    </w:p>
    <w:p w14:paraId="72659BA4" w14:textId="77777777" w:rsidR="002F2B7D" w:rsidRDefault="00000000">
      <w:pPr>
        <w:pStyle w:val="Bibliography"/>
      </w:pPr>
      <w:bookmarkStart w:id="401" w:name="ref-smith2007"/>
      <w:bookmarkEnd w:id="400"/>
      <w:r>
        <w:t xml:space="preserve">Smith, T. W. (2007). </w:t>
      </w:r>
      <w:r>
        <w:rPr>
          <w:i/>
          <w:iCs/>
        </w:rPr>
        <w:t>Job satisfaction in the United States</w:t>
      </w:r>
      <w:r>
        <w:t>. National Opinion Research Center, University of Chicago.</w:t>
      </w:r>
    </w:p>
    <w:p w14:paraId="3F10D06C" w14:textId="77777777" w:rsidR="002F2B7D" w:rsidRDefault="00000000">
      <w:pPr>
        <w:pStyle w:val="Bibliography"/>
      </w:pPr>
      <w:bookmarkStart w:id="402" w:name="ref-tomkins1962"/>
      <w:bookmarkEnd w:id="401"/>
      <w:r>
        <w:t xml:space="preserve">Tomkins, S. S. (1962). </w:t>
      </w:r>
      <w:r>
        <w:rPr>
          <w:i/>
          <w:iCs/>
        </w:rPr>
        <w:t>Affect imagery consciousness: Volume I: The positive affects</w:t>
      </w:r>
      <w:r>
        <w:t>. Springer Publishing Company.</w:t>
      </w:r>
    </w:p>
    <w:p w14:paraId="0318A404" w14:textId="77777777" w:rsidR="002F2B7D" w:rsidRDefault="00000000">
      <w:pPr>
        <w:pStyle w:val="Bibliography"/>
      </w:pPr>
      <w:bookmarkStart w:id="403" w:name="ref-tomkins1981"/>
      <w:bookmarkEnd w:id="402"/>
      <w:r>
        <w:lastRenderedPageBreak/>
        <w:t xml:space="preserve">Tomkins, S. S. (1981). The role of facial response in the experience of emotion: A reply to Tourangeau and Ellsworth. </w:t>
      </w:r>
      <w:r>
        <w:rPr>
          <w:i/>
          <w:iCs/>
        </w:rPr>
        <w:t>Journal of Personality and Social Psychology</w:t>
      </w:r>
      <w:r>
        <w:t xml:space="preserve">, </w:t>
      </w:r>
      <w:r>
        <w:rPr>
          <w:i/>
          <w:iCs/>
        </w:rPr>
        <w:t>40</w:t>
      </w:r>
      <w:r>
        <w:t xml:space="preserve">(2), 355–357. </w:t>
      </w:r>
      <w:hyperlink r:id="rId70">
        <w:r>
          <w:rPr>
            <w:rStyle w:val="Hyperlink"/>
          </w:rPr>
          <w:t>https://doi.org/10.1037/0022-3514.40.2.355</w:t>
        </w:r>
      </w:hyperlink>
    </w:p>
    <w:p w14:paraId="6358ECB1" w14:textId="77777777" w:rsidR="002F2B7D" w:rsidRDefault="00000000">
      <w:pPr>
        <w:pStyle w:val="Bibliography"/>
      </w:pPr>
      <w:bookmarkStart w:id="404" w:name="ref-visted2018"/>
      <w:bookmarkEnd w:id="403"/>
      <w:r>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xml:space="preserve">, 756. </w:t>
      </w:r>
      <w:hyperlink r:id="rId71">
        <w:r>
          <w:rPr>
            <w:rStyle w:val="Hyperlink"/>
          </w:rPr>
          <w:t>https://doi.org/10.3389/fpsyg.2018.00756</w:t>
        </w:r>
      </w:hyperlink>
    </w:p>
    <w:p w14:paraId="657D27D4" w14:textId="77777777" w:rsidR="002F2B7D" w:rsidRDefault="00000000">
      <w:pPr>
        <w:pStyle w:val="Bibliography"/>
      </w:pPr>
      <w:bookmarkStart w:id="405" w:name="ref-wagenmakers2016"/>
      <w:bookmarkEnd w:id="404"/>
      <w:r>
        <w:t xml:space="preserve">Wagenmakers, E.-J., Beek, T., Dijkhoff, L., Gronau, Q. F., Acosta, A., Adams Jr, R. B., et al. (2016). Registered replication report: Strack, Martin, &amp; Stepper (1988). </w:t>
      </w:r>
      <w:r>
        <w:rPr>
          <w:i/>
          <w:iCs/>
        </w:rPr>
        <w:t>Perspectives on Psychological Science</w:t>
      </w:r>
      <w:r>
        <w:t xml:space="preserve">, </w:t>
      </w:r>
      <w:r>
        <w:rPr>
          <w:i/>
          <w:iCs/>
        </w:rPr>
        <w:t>11</w:t>
      </w:r>
      <w:r>
        <w:t xml:space="preserve">(6), 917–928. </w:t>
      </w:r>
      <w:hyperlink r:id="rId72">
        <w:r>
          <w:rPr>
            <w:rStyle w:val="Hyperlink"/>
          </w:rPr>
          <w:t>https://doi.org/10.1177/1745691616674458</w:t>
        </w:r>
      </w:hyperlink>
    </w:p>
    <w:p w14:paraId="0D6DE595" w14:textId="77777777" w:rsidR="002F2B7D" w:rsidRDefault="00000000">
      <w:pPr>
        <w:pStyle w:val="Bibliography"/>
      </w:pPr>
      <w:bookmarkStart w:id="406" w:name="ref-webb2012"/>
      <w:bookmarkEnd w:id="405"/>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 xml:space="preserve">(4), 775. </w:t>
      </w:r>
      <w:hyperlink r:id="rId73">
        <w:r>
          <w:rPr>
            <w:rStyle w:val="Hyperlink"/>
          </w:rPr>
          <w:t>https://doi.org/10.1037/a0027600</w:t>
        </w:r>
      </w:hyperlink>
    </w:p>
    <w:p w14:paraId="4C0D3861" w14:textId="77777777" w:rsidR="002F2B7D" w:rsidRDefault="00000000">
      <w:pPr>
        <w:pStyle w:val="Bibliography"/>
      </w:pPr>
      <w:bookmarkStart w:id="407" w:name="ref-wollmer2022"/>
      <w:bookmarkEnd w:id="406"/>
      <w:r>
        <w:t xml:space="preserve">Wollmer, M. A., Magid, M., Kruger, T. H., &amp; Finzi, E. (2022). Treatment of depression with botulinum toxin. </w:t>
      </w:r>
      <w:r>
        <w:rPr>
          <w:i/>
          <w:iCs/>
        </w:rPr>
        <w:t>Toxins</w:t>
      </w:r>
      <w:r>
        <w:t xml:space="preserve">, </w:t>
      </w:r>
      <w:r>
        <w:rPr>
          <w:i/>
          <w:iCs/>
        </w:rPr>
        <w:t>14</w:t>
      </w:r>
      <w:r>
        <w:t xml:space="preserve">(6), 383. </w:t>
      </w:r>
      <w:hyperlink r:id="rId74">
        <w:r>
          <w:rPr>
            <w:rStyle w:val="Hyperlink"/>
          </w:rPr>
          <w:t>https://doi.org/10.3390/toxins14060383</w:t>
        </w:r>
      </w:hyperlink>
    </w:p>
    <w:p w14:paraId="3238C45F" w14:textId="77777777" w:rsidR="002F2B7D" w:rsidRDefault="00000000">
      <w:pPr>
        <w:pStyle w:val="Bibliography"/>
      </w:pPr>
      <w:bookmarkStart w:id="408" w:name="ref-wood2016"/>
      <w:bookmarkEnd w:id="407"/>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 xml:space="preserve">(3), 227–240. </w:t>
      </w:r>
      <w:hyperlink r:id="rId75">
        <w:r>
          <w:rPr>
            <w:rStyle w:val="Hyperlink"/>
          </w:rPr>
          <w:t>https://doi.org/10.1016/j.tics.2015.12.010</w:t>
        </w:r>
      </w:hyperlink>
    </w:p>
    <w:p w14:paraId="46D22FE7" w14:textId="77777777" w:rsidR="002F2B7D" w:rsidRDefault="00000000">
      <w:pPr>
        <w:pStyle w:val="Bibliography"/>
      </w:pPr>
      <w:bookmarkStart w:id="409" w:name="ref-yu2023"/>
      <w:bookmarkEnd w:id="408"/>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 xml:space="preserve">(4), 684–701. </w:t>
      </w:r>
      <w:hyperlink r:id="rId76">
        <w:r>
          <w:rPr>
            <w:rStyle w:val="Hyperlink"/>
          </w:rPr>
          <w:t>https://doi.org/10.1007/s42761-023-00221-1</w:t>
        </w:r>
      </w:hyperlink>
    </w:p>
    <w:p w14:paraId="08847E06" w14:textId="77777777" w:rsidR="002F2B7D" w:rsidRDefault="00000000">
      <w:pPr>
        <w:pStyle w:val="Bibliography"/>
      </w:pPr>
      <w:bookmarkStart w:id="410" w:name="ref-zapf2021"/>
      <w:bookmarkEnd w:id="409"/>
      <w:r>
        <w:t xml:space="preserve">Zapf, D., Kern, M., Tschan, F., Holman, D., &amp; Semmer, N. K. (2021). Emotion work: A work psychology perspective. </w:t>
      </w:r>
      <w:r>
        <w:rPr>
          <w:i/>
          <w:iCs/>
        </w:rPr>
        <w:t xml:space="preserve">Annual Review of Organizational Psychology and </w:t>
      </w:r>
      <w:r>
        <w:rPr>
          <w:i/>
          <w:iCs/>
        </w:rPr>
        <w:lastRenderedPageBreak/>
        <w:t>Organizational Behavior</w:t>
      </w:r>
      <w:r>
        <w:t xml:space="preserve">, </w:t>
      </w:r>
      <w:r>
        <w:rPr>
          <w:i/>
          <w:iCs/>
        </w:rPr>
        <w:t>8</w:t>
      </w:r>
      <w:r>
        <w:t xml:space="preserve">(1), 139–172. </w:t>
      </w:r>
      <w:hyperlink r:id="rId77">
        <w:r>
          <w:rPr>
            <w:rStyle w:val="Hyperlink"/>
          </w:rPr>
          <w:t>https://doi.org/10.1146/annurev-orgpsych-012420-062451</w:t>
        </w:r>
      </w:hyperlink>
    </w:p>
    <w:p w14:paraId="5DE35C22" w14:textId="77777777" w:rsidR="002F2B7D" w:rsidRDefault="00000000">
      <w:pPr>
        <w:pStyle w:val="Bibliography"/>
      </w:pPr>
      <w:bookmarkStart w:id="411" w:name="ref-zhu2021"/>
      <w:bookmarkEnd w:id="410"/>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xml:space="preserve">, 108060. </w:t>
      </w:r>
      <w:hyperlink r:id="rId78">
        <w:r>
          <w:rPr>
            <w:rStyle w:val="Hyperlink"/>
          </w:rPr>
          <w:t>https://doi.org/10.1016/j.neuropsychologia.2021.108060</w:t>
        </w:r>
      </w:hyperlink>
      <w:bookmarkEnd w:id="331"/>
      <w:bookmarkEnd w:id="333"/>
      <w:bookmarkEnd w:id="411"/>
    </w:p>
    <w:sectPr w:rsidR="002F2B7D">
      <w:headerReference w:type="even" r:id="rId79"/>
      <w:headerReference w:type="default" r:id="rId80"/>
      <w:footerReference w:type="even" r:id="rId81"/>
      <w:footerReference w:type="default" r:id="rId82"/>
      <w:headerReference w:type="first" r:id="rId83"/>
      <w:footerReference w:type="first" r:id="rId8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9B39BC" w14:textId="77777777" w:rsidR="004318AE" w:rsidRDefault="004318AE">
      <w:pPr>
        <w:spacing w:line="240" w:lineRule="auto"/>
      </w:pPr>
      <w:r>
        <w:separator/>
      </w:r>
    </w:p>
  </w:endnote>
  <w:endnote w:type="continuationSeparator" w:id="0">
    <w:p w14:paraId="57FC6F68" w14:textId="77777777" w:rsidR="004318AE" w:rsidRDefault="004318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00936" w14:textId="77777777" w:rsidR="004547D0" w:rsidRDefault="004547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34E8C"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D976CC" w14:textId="77777777" w:rsidR="00BB5C76" w:rsidRDefault="00BB5C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01636"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74F03" w14:textId="77777777" w:rsidR="004318AE" w:rsidRDefault="004318AE">
      <w:pPr>
        <w:spacing w:line="240" w:lineRule="auto"/>
      </w:pPr>
      <w:r>
        <w:separator/>
      </w:r>
    </w:p>
  </w:footnote>
  <w:footnote w:type="continuationSeparator" w:id="0">
    <w:p w14:paraId="74FD3BFC" w14:textId="77777777" w:rsidR="004318AE" w:rsidRDefault="004318AE">
      <w:pPr>
        <w:spacing w:line="240" w:lineRule="auto"/>
      </w:pPr>
      <w:r>
        <w:continuationSeparator/>
      </w:r>
    </w:p>
  </w:footnote>
  <w:footnote w:id="1">
    <w:p w14:paraId="09731023" w14:textId="77777777" w:rsidR="002F2B7D" w:rsidRDefault="00000000">
      <w:pPr>
        <w:pStyle w:val="FootnoteText"/>
      </w:pPr>
      <w:r>
        <w:rPr>
          <w:rStyle w:val="FootnoteReference"/>
        </w:rPr>
        <w:footnoteRef/>
      </w:r>
      <w:r>
        <w:t xml:space="preserve"> Although we limit our initial investigation to three differences between the typical emotion embodiment experiment and emotion labor context, there are several other important differences to later consider, including: the status of interacting partners and the perceived goal of posing smiles.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77FBD" w14:textId="77777777" w:rsidR="004547D0" w:rsidRDefault="004547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E0683B" w14:textId="77777777" w:rsidR="00BB5C76" w:rsidRDefault="00BB5C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6D95E"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2E3C6F">
          <w:t>SMILING AND HAPPINESS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F6DC7C2" w14:textId="77777777" w:rsidR="00340B9E" w:rsidRDefault="00340B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A720A"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AD8A3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4580970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278A"/>
    <w:rsid w:val="002432D4"/>
    <w:rsid w:val="00250BD5"/>
    <w:rsid w:val="00251EDB"/>
    <w:rsid w:val="0027048E"/>
    <w:rsid w:val="002723E0"/>
    <w:rsid w:val="0027518C"/>
    <w:rsid w:val="002A768D"/>
    <w:rsid w:val="002B1D3B"/>
    <w:rsid w:val="002B6632"/>
    <w:rsid w:val="002C3B74"/>
    <w:rsid w:val="002C5DF2"/>
    <w:rsid w:val="002E3C6F"/>
    <w:rsid w:val="002E7A3C"/>
    <w:rsid w:val="002F2B7D"/>
    <w:rsid w:val="0030567B"/>
    <w:rsid w:val="003141C0"/>
    <w:rsid w:val="003340D6"/>
    <w:rsid w:val="00340B9E"/>
    <w:rsid w:val="00387689"/>
    <w:rsid w:val="00392337"/>
    <w:rsid w:val="003B7C65"/>
    <w:rsid w:val="003D2E3A"/>
    <w:rsid w:val="003D73FF"/>
    <w:rsid w:val="004023D3"/>
    <w:rsid w:val="004318AE"/>
    <w:rsid w:val="004544C0"/>
    <w:rsid w:val="004547D0"/>
    <w:rsid w:val="00464B44"/>
    <w:rsid w:val="00467A7C"/>
    <w:rsid w:val="00496CB8"/>
    <w:rsid w:val="004B5A94"/>
    <w:rsid w:val="004C18D7"/>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F49A7"/>
  <w15:docId w15:val="{9CEDD03E-5A1E-7345-BADF-399056CC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psychires.2021.05.021" TargetMode="External"/><Relationship Id="rId21" Type="http://schemas.openxmlformats.org/officeDocument/2006/relationships/hyperlink" Target="https://doi.org/10.1037/emo0000270" TargetMode="External"/><Relationship Id="rId42" Type="http://schemas.openxmlformats.org/officeDocument/2006/relationships/hyperlink" Target="https://doi.org/10.1002/job.2020" TargetMode="External"/><Relationship Id="rId47" Type="http://schemas.openxmlformats.org/officeDocument/2006/relationships/hyperlink" Target="https://doi.org/10.1037/a0027600" TargetMode="External"/><Relationship Id="rId63" Type="http://schemas.openxmlformats.org/officeDocument/2006/relationships/hyperlink" Target="https://doi.org/10.1037/pspa0000121" TargetMode="External"/><Relationship Id="rId68" Type="http://schemas.openxmlformats.org/officeDocument/2006/relationships/hyperlink" Target="https://doi.org/10.1146/annurev-psych-122216-011854" TargetMode="External"/><Relationship Id="rId84" Type="http://schemas.openxmlformats.org/officeDocument/2006/relationships/footer" Target="footer4.xml"/><Relationship Id="rId16" Type="http://schemas.openxmlformats.org/officeDocument/2006/relationships/hyperlink" Target="https://doi.org/10.1037/emo0001514" TargetMode="External"/><Relationship Id="rId11" Type="http://schemas.openxmlformats.org/officeDocument/2006/relationships/image" Target="media/image1.jpg"/><Relationship Id="rId32" Type="http://schemas.openxmlformats.org/officeDocument/2006/relationships/hyperlink" Target="https://doi.org/10.1038/nrn3403" TargetMode="External"/><Relationship Id="rId37" Type="http://schemas.openxmlformats.org/officeDocument/2006/relationships/hyperlink" Target="https://doi.org/10.1037/0003-066X.48.4.384" TargetMode="External"/><Relationship Id="rId53" Type="http://schemas.openxmlformats.org/officeDocument/2006/relationships/hyperlink" Target="https://doi.org/10.18637/jss.v082.i13" TargetMode="External"/><Relationship Id="rId58" Type="http://schemas.openxmlformats.org/officeDocument/2006/relationships/hyperlink" Target="https://doi.org/10.1037/1072-5245.12.1.78" TargetMode="External"/><Relationship Id="rId74" Type="http://schemas.openxmlformats.org/officeDocument/2006/relationships/hyperlink" Target="https://doi.org/10.3390/toxins14060383" TargetMode="External"/><Relationship Id="rId79"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hyperlink" Target="https://doi.org/10.18637/jss.v067.i01" TargetMode="External"/><Relationship Id="rId14" Type="http://schemas.openxmlformats.org/officeDocument/2006/relationships/hyperlink" Target="https://doi.org/10.3758/s13428-019-01237-x" TargetMode="External"/><Relationship Id="rId22" Type="http://schemas.openxmlformats.org/officeDocument/2006/relationships/hyperlink" Target="https://doi.org/10.13189/ujm.2015.030704" TargetMode="External"/><Relationship Id="rId27" Type="http://schemas.openxmlformats.org/officeDocument/2006/relationships/hyperlink" Target="https://doi.org/10.1177/1754073919868762" TargetMode="External"/><Relationship Id="rId30" Type="http://schemas.openxmlformats.org/officeDocument/2006/relationships/hyperlink" Target="https://doi.org/10.1525/collabra.143005" TargetMode="External"/><Relationship Id="rId35" Type="http://schemas.openxmlformats.org/officeDocument/2006/relationships/hyperlink" Target="https://doi.org/10.1093/scan/nsae013" TargetMode="External"/><Relationship Id="rId43" Type="http://schemas.openxmlformats.org/officeDocument/2006/relationships/hyperlink" Target="https://doi.org/10.1037/1089-2680.2.3.271" TargetMode="External"/><Relationship Id="rId48" Type="http://schemas.openxmlformats.org/officeDocument/2006/relationships/hyperlink" Target="https://doi.org/10.1037/a0022876" TargetMode="External"/><Relationship Id="rId56" Type="http://schemas.openxmlformats.org/officeDocument/2006/relationships/hyperlink" Target="https://doi.org/10.1109/CVPRW.2010.5543262" TargetMode="External"/><Relationship Id="rId64" Type="http://schemas.openxmlformats.org/officeDocument/2006/relationships/hyperlink" Target="https://doi.org/10.1037/h0043424" TargetMode="External"/><Relationship Id="rId69" Type="http://schemas.openxmlformats.org/officeDocument/2006/relationships/hyperlink" Target="https://doi.org/10.15698/mic2021.02.741" TargetMode="External"/><Relationship Id="rId77" Type="http://schemas.openxmlformats.org/officeDocument/2006/relationships/hyperlink" Target="https://doi.org/10.1146/annurev-orgpsych-012420-062451" TargetMode="External"/><Relationship Id="rId8" Type="http://schemas.openxmlformats.org/officeDocument/2006/relationships/hyperlink" Target="https://www.hume.ai/" TargetMode="External"/><Relationship Id="rId51" Type="http://schemas.openxmlformats.org/officeDocument/2006/relationships/hyperlink" Target="https://doi.org/10.1037/h0065078" TargetMode="External"/><Relationship Id="rId72" Type="http://schemas.openxmlformats.org/officeDocument/2006/relationships/hyperlink" Target="https://doi.org/10.1177/1745691616674458" TargetMode="External"/><Relationship Id="rId80" Type="http://schemas.openxmlformats.org/officeDocument/2006/relationships/header" Target="header3.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doi.org/10.1109/FG.2018.00019" TargetMode="External"/><Relationship Id="rId25" Type="http://schemas.openxmlformats.org/officeDocument/2006/relationships/hyperlink" Target="https://doi.org/10.1037/pspa0000316" TargetMode="External"/><Relationship Id="rId33" Type="http://schemas.openxmlformats.org/officeDocument/2006/relationships/hyperlink" Target="https://doi.org/10.1207/s15327752jpa4901_13" TargetMode="External"/><Relationship Id="rId38" Type="http://schemas.openxmlformats.org/officeDocument/2006/relationships/hyperlink" Target="https://doi.org/10.1196/annals.1280.010" TargetMode="External"/><Relationship Id="rId46" Type="http://schemas.openxmlformats.org/officeDocument/2006/relationships/hyperlink" Target="https://www.jstor.org/stable/2778583" TargetMode="External"/><Relationship Id="rId59" Type="http://schemas.openxmlformats.org/officeDocument/2006/relationships/hyperlink" Target="https://doi.org/10.1177/25152459251338041" TargetMode="External"/><Relationship Id="rId67" Type="http://schemas.openxmlformats.org/officeDocument/2006/relationships/hyperlink" Target="https://doi.org/10.1111/spc3.12948" TargetMode="External"/><Relationship Id="rId20" Type="http://schemas.openxmlformats.org/officeDocument/2006/relationships/hyperlink" Target="https://doi.org/10.1016/j.neubiorev.2022.104747" TargetMode="External"/><Relationship Id="rId41" Type="http://schemas.openxmlformats.org/officeDocument/2006/relationships/hyperlink" Target="https://doi.org/10.1093/jssam/smae043" TargetMode="External"/><Relationship Id="rId54" Type="http://schemas.openxmlformats.org/officeDocument/2006/relationships/hyperlink" Target="https://CRAN.R-project.org/package=emmeans" TargetMode="External"/><Relationship Id="rId62" Type="http://schemas.openxmlformats.org/officeDocument/2006/relationships/hyperlink" Target="https://doi.org/10.1126/science.1136930" TargetMode="External"/><Relationship Id="rId70" Type="http://schemas.openxmlformats.org/officeDocument/2006/relationships/hyperlink" Target="https://doi.org/10.1037/0022-3514.40.2.355" TargetMode="External"/><Relationship Id="rId75" Type="http://schemas.openxmlformats.org/officeDocument/2006/relationships/hyperlink" Target="https://doi.org/10.1016/j.tics.2015.12.010" TargetMode="External"/><Relationship Id="rId83"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7/met0000195" TargetMode="External"/><Relationship Id="rId23" Type="http://schemas.openxmlformats.org/officeDocument/2006/relationships/hyperlink" Target="https://trace.tennessee.edu/utk_graddiss/5874" TargetMode="External"/><Relationship Id="rId28" Type="http://schemas.openxmlformats.org/officeDocument/2006/relationships/hyperlink" Target="https://doi.org/10.1037/bul0000194" TargetMode="External"/><Relationship Id="rId36" Type="http://schemas.openxmlformats.org/officeDocument/2006/relationships/hyperlink" Target="https://doi.org/10.1037/emo0001408" TargetMode="External"/><Relationship Id="rId49" Type="http://schemas.openxmlformats.org/officeDocument/2006/relationships/hyperlink" Target="https://www.hume.ai/" TargetMode="External"/><Relationship Id="rId57" Type="http://schemas.openxmlformats.org/officeDocument/2006/relationships/hyperlink" Target="https://doi.org/10.1080/17439760.2025.2462231" TargetMode="External"/><Relationship Id="rId10" Type="http://schemas.openxmlformats.org/officeDocument/2006/relationships/footer" Target="footer1.xml"/><Relationship Id="rId31" Type="http://schemas.openxmlformats.org/officeDocument/2006/relationships/hyperlink" Target="https://doi.org/10.1007/s42761-023-00195-0" TargetMode="External"/><Relationship Id="rId44" Type="http://schemas.openxmlformats.org/officeDocument/2006/relationships/hyperlink" Target="https://doi.org/10.1037/0022-3514.40.2.358" TargetMode="External"/><Relationship Id="rId52" Type="http://schemas.openxmlformats.org/officeDocument/2006/relationships/hyperlink" Target="https://doi.org/10.1177/0956797612445312" TargetMode="External"/><Relationship Id="rId60" Type="http://schemas.openxmlformats.org/officeDocument/2006/relationships/hyperlink" Target="https://doi.org/10.1037/0022-3514.52.4.769" TargetMode="External"/><Relationship Id="rId65" Type="http://schemas.openxmlformats.org/officeDocument/2006/relationships/hyperlink" Target="https://doi.org/10.1037/emo0000913" TargetMode="External"/><Relationship Id="rId73" Type="http://schemas.openxmlformats.org/officeDocument/2006/relationships/hyperlink" Target="https://doi.org/10.1037/a0027600" TargetMode="External"/><Relationship Id="rId78" Type="http://schemas.openxmlformats.org/officeDocument/2006/relationships/hyperlink" Target="https://doi.org/10.1016/j.neuropsychologia.2021.108060" TargetMode="External"/><Relationship Id="rId81" Type="http://schemas.openxmlformats.org/officeDocument/2006/relationships/footer" Target="footer2.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github.com/Social-Science-Collaboratory/smile_sharing" TargetMode="External"/><Relationship Id="rId18" Type="http://schemas.openxmlformats.org/officeDocument/2006/relationships/hyperlink" Target="https://doi.org/10.1093/scan/nsw154" TargetMode="External"/><Relationship Id="rId39" Type="http://schemas.openxmlformats.org/officeDocument/2006/relationships/hyperlink" Target="https://doi.org/10.1016/j.tics.2024.01.009" TargetMode="External"/><Relationship Id="rId34" Type="http://schemas.openxmlformats.org/officeDocument/2006/relationships/hyperlink" Target="https://doi.org/10.1016/j.cpr.2018.07.004" TargetMode="External"/><Relationship Id="rId50" Type="http://schemas.openxmlformats.org/officeDocument/2006/relationships/hyperlink" Target="https://www.jstor.org/stable/2246769" TargetMode="External"/><Relationship Id="rId55" Type="http://schemas.openxmlformats.org/officeDocument/2006/relationships/hyperlink" Target="https://doi.org/10.1037/0022-3514.62.6.972" TargetMode="External"/><Relationship Id="rId76" Type="http://schemas.openxmlformats.org/officeDocument/2006/relationships/hyperlink" Target="https://doi.org/10.1007/s42761-023-00221-1" TargetMode="External"/><Relationship Id="rId7" Type="http://schemas.openxmlformats.org/officeDocument/2006/relationships/hyperlink" Target="https://osf.io/2suyx/?view_only=8052e16be97d4bee8f93a6fa67b02893" TargetMode="External"/><Relationship Id="rId71" Type="http://schemas.openxmlformats.org/officeDocument/2006/relationships/hyperlink" Target="https://doi.org/10.3389/fpsyg.2018.00756" TargetMode="External"/><Relationship Id="rId2" Type="http://schemas.openxmlformats.org/officeDocument/2006/relationships/styles" Target="styles.xml"/><Relationship Id="rId29" Type="http://schemas.openxmlformats.org/officeDocument/2006/relationships/hyperlink" Target="https://doi.org/10.1038/s41562-022-01458-9" TargetMode="External"/><Relationship Id="rId24" Type="http://schemas.openxmlformats.org/officeDocument/2006/relationships/hyperlink" Target="https://doi.org/10.1016/j.jesp.2026.104895" TargetMode="External"/><Relationship Id="rId40" Type="http://schemas.openxmlformats.org/officeDocument/2006/relationships/hyperlink" Target="https://doi.org/10.1016/j.cpr.2021.102068" TargetMode="External"/><Relationship Id="rId45" Type="http://schemas.openxmlformats.org/officeDocument/2006/relationships/hyperlink" Target="https://doi.org/10.1371/journal.pone.0159915" TargetMode="External"/><Relationship Id="rId66" Type="http://schemas.openxmlformats.org/officeDocument/2006/relationships/hyperlink" Target="https://doi.org/10.1044/2018_JSLHR-L-17-0232" TargetMode="External"/><Relationship Id="rId61" Type="http://schemas.openxmlformats.org/officeDocument/2006/relationships/hyperlink" Target="https://CRAN.R-project.org/package=BayesFactor" TargetMode="External"/><Relationship Id="rId8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37</Pages>
  <Words>9893</Words>
  <Characters>56393</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66154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emotion, emotion embodiment, emotion labor, facial feedback</cp:keywords>
  <dc:description>SMILING AND HAPPINESS</dc:description>
  <cp:lastModifiedBy>Coles, Nicholas A.</cp:lastModifiedBy>
  <cp:revision>1</cp:revision>
  <dcterms:created xsi:type="dcterms:W3CDTF">2026-09-25T20:43:00Z</dcterms:created>
  <dcterms:modified xsi:type="dcterms:W3CDTF">2026-09-25T23:52:00Z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aabstract">
    <vt:lpwstr>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a single smile (vs. expressing themselves naturally). However, such effects were (a) diminished when posing smiles repeatedly and (b) virtually nil with the additional threat of punishment. Furthermore, in positive contexts, posing smiles repeatedly or under the threat of punishment led to lower self-reported happiness. Taken together, results suggest that posed smiles can be mood-boosting in some contexts and mood-dampening in others — a potential source of both happiness and misery.</vt:lpwstr>
  </property>
  <property fmtid="{D5CDD505-2E9C-101B-9397-08002B2CF9AE}" pid="3" name="apatitle">
    <vt:lpwstr>Smiling your way to happiness or misery? Experimental tests of competing perspectives [Registered Report - stage II]</vt:lpwstr>
  </property>
  <property fmtid="{D5CDD505-2E9C-101B-9397-08002B2CF9AE}" pid="4" name="apatitledisplay">
    <vt:lpwstr>Smiling your way to happiness or misery? Experimental tests of competing perspectives [Registered Report - stage II]</vt:lpwstr>
  </property>
  <property fmtid="{D5CDD505-2E9C-101B-9397-08002B2CF9AE}" pid="5" name="biblio-config">
    <vt:lpwstr>True</vt:lpwstr>
  </property>
  <property fmtid="{D5CDD505-2E9C-101B-9397-08002B2CF9AE}" pid="6" name="cap-location">
    <vt:lpwstr>top</vt:lpwstr>
  </property>
  <property fmtid="{D5CDD505-2E9C-101B-9397-08002B2CF9AE}" pid="7" name="crossref">
    <vt:lpwstr/>
  </property>
  <property fmtid="{D5CDD505-2E9C-101B-9397-08002B2CF9AE}" pid="8" name="csl">
    <vt:lpwstr>_extensions/wjschne/apaquarto/apa.csl</vt:lpwstr>
  </property>
  <property fmtid="{D5CDD505-2E9C-101B-9397-08002B2CF9AE}" pid="9" name="documentmode">
    <vt:lpwstr>man</vt:lpwstr>
  </property>
  <property fmtid="{D5CDD505-2E9C-101B-9397-08002B2CF9AE}" pid="10" name="draft-date">
    <vt:lpwstr>False</vt:lpwstr>
  </property>
  <property fmtid="{D5CDD505-2E9C-101B-9397-08002B2CF9AE}" pid="11" name="engines">
    <vt:lpwstr/>
  </property>
  <property fmtid="{D5CDD505-2E9C-101B-9397-08002B2CF9AE}" pid="12" name="fig-cap-location">
    <vt:lpwstr>top</vt:lpwstr>
  </property>
  <property fmtid="{D5CDD505-2E9C-101B-9397-08002B2CF9AE}" pid="13" name="floatsintext">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anguage">
    <vt:lpwstr/>
  </property>
  <property fmtid="{D5CDD505-2E9C-101B-9397-08002B2CF9AE}" pid="20" name="link-citations">
    <vt:lpwstr>True</vt:lpwstr>
  </property>
  <property fmtid="{D5CDD505-2E9C-101B-9397-08002B2CF9AE}" pid="21" name="mask">
    <vt:lpwstr>False</vt:lpwstr>
  </property>
  <property fmtid="{D5CDD505-2E9C-101B-9397-08002B2CF9AE}" pid="22" name="meta-analysis">
    <vt:lpwstr>False</vt:lpwstr>
  </property>
  <property fmtid="{D5CDD505-2E9C-101B-9397-08002B2CF9AE}" pid="23" name="no-ampersand-parenthetical">
    <vt:lpwstr>False</vt:lpwstr>
  </property>
  <property fmtid="{D5CDD505-2E9C-101B-9397-08002B2CF9AE}" pid="24" name="nocite">
    <vt:lpwstr>@humeai2025</vt:lpwstr>
  </property>
  <property fmtid="{D5CDD505-2E9C-101B-9397-08002B2CF9AE}" pid="25" name="number-depth">
    <vt:lpwstr>3</vt:lpwstr>
  </property>
  <property fmtid="{D5CDD505-2E9C-101B-9397-08002B2CF9AE}" pid="26" name="numbered-lines">
    <vt:lpwstr>False</vt:lpwstr>
  </property>
  <property fmtid="{D5CDD505-2E9C-101B-9397-08002B2CF9AE}" pid="27" name="numbersections">
    <vt:lpwstr>False</vt:lpwstr>
  </property>
  <property fmtid="{D5CDD505-2E9C-101B-9397-08002B2CF9AE}" pid="28" name="references">
    <vt:lpwstr/>
  </property>
  <property fmtid="{D5CDD505-2E9C-101B-9397-08002B2CF9AE}" pid="29" name="revealjs-plugins">
    <vt:lpwstr/>
  </property>
  <property fmtid="{D5CDD505-2E9C-101B-9397-08002B2CF9AE}" pid="30" name="shorttitle">
    <vt:lpwstr>SMILING AND HAPPINESS</vt:lpwstr>
  </property>
  <property fmtid="{D5CDD505-2E9C-101B-9397-08002B2CF9AE}" pid="31" name="suppress-abstract">
    <vt:lpwstr>False</vt:lpwstr>
  </property>
  <property fmtid="{D5CDD505-2E9C-101B-9397-08002B2CF9AE}" pid="32" name="suppress-affiliation">
    <vt:lpwstr>False</vt:lpwstr>
  </property>
  <property fmtid="{D5CDD505-2E9C-101B-9397-08002B2CF9AE}" pid="33" name="suppress-author">
    <vt:lpwstr>False</vt:lpwstr>
  </property>
  <property fmtid="{D5CDD505-2E9C-101B-9397-08002B2CF9AE}" pid="34" name="suppress-author-note">
    <vt:lpwstr>False</vt:lpwstr>
  </property>
  <property fmtid="{D5CDD505-2E9C-101B-9397-08002B2CF9AE}" pid="35" name="suppress-corresponding-address">
    <vt:lpwstr>False</vt:lpwstr>
  </property>
  <property fmtid="{D5CDD505-2E9C-101B-9397-08002B2CF9AE}" pid="36" name="suppress-corresponding-affiliation-name">
    <vt:lpwstr>False</vt:lpwstr>
  </property>
  <property fmtid="{D5CDD505-2E9C-101B-9397-08002B2CF9AE}" pid="37" name="suppress-corresponding-city">
    <vt:lpwstr>False</vt:lpwstr>
  </property>
  <property fmtid="{D5CDD505-2E9C-101B-9397-08002B2CF9AE}" pid="38" name="suppress-corresponding-countr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impact-statement">
    <vt:lpwstr>False</vt:lpwstr>
  </property>
  <property fmtid="{D5CDD505-2E9C-101B-9397-08002B2CF9AE}" pid="48" name="suppress-keywords">
    <vt:lpwstr>False</vt:lpwstr>
  </property>
  <property fmtid="{D5CDD505-2E9C-101B-9397-08002B2CF9AE}" pid="49" name="suppress-orcid">
    <vt:lpwstr>False</vt:lpwstr>
  </property>
  <property fmtid="{D5CDD505-2E9C-101B-9397-08002B2CF9AE}" pid="50" name="suppress-short-title">
    <vt:lpwstr>False</vt:lpwstr>
  </property>
  <property fmtid="{D5CDD505-2E9C-101B-9397-08002B2CF9AE}" pid="51" name="suppress-status-change-paragraph">
    <vt:lpwstr>False</vt:lpwstr>
  </property>
  <property fmtid="{D5CDD505-2E9C-101B-9397-08002B2CF9AE}" pid="52" name="suppress-title">
    <vt:lpwstr>False</vt:lpwstr>
  </property>
  <property fmtid="{D5CDD505-2E9C-101B-9397-08002B2CF9AE}" pid="53" name="suppress-title-introduction">
    <vt:lpwstr>False</vt:lpwstr>
  </property>
  <property fmtid="{D5CDD505-2E9C-101B-9397-08002B2CF9AE}" pid="54" name="suppress-title-page">
    <vt:lpwstr>False</vt:lpwstr>
  </property>
  <property fmtid="{D5CDD505-2E9C-101B-9397-08002B2CF9AE}" pid="55" name="suppress-title-page-number">
    <vt:lpwstr>False</vt:lpwstr>
  </property>
  <property fmtid="{D5CDD505-2E9C-101B-9397-08002B2CF9AE}" pid="56" name="tbl-cap-location">
    <vt:lpwstr>top</vt:lpwstr>
  </property>
  <property fmtid="{D5CDD505-2E9C-101B-9397-08002B2CF9AE}" pid="57" name="toc-title">
    <vt:lpwstr>Table of contents</vt:lpwstr>
  </property>
  <property fmtid="{D5CDD505-2E9C-101B-9397-08002B2CF9AE}" pid="58" name="wordn">
    <vt:lpwstr>5052</vt:lpwstr>
  </property>
  <property fmtid="{D5CDD505-2E9C-101B-9397-08002B2CF9AE}" pid="59" name="zerocitations">
    <vt:lpwstr>False</vt:lpwstr>
  </property>
</Properties>
</file>