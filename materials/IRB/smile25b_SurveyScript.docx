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37A4F" w:rsidR="0066155F" w:rsidRDefault="006B663D" w14:paraId="2445A36E" w14:textId="2C916005">
      <w:pPr>
        <w:pStyle w:val="Heading2"/>
        <w:rPr>
          <w:lang w:val="en-US"/>
        </w:rPr>
      </w:pPr>
      <w:r w:rsidRPr="00737A4F">
        <w:rPr>
          <w:lang w:val="en-US"/>
        </w:rPr>
        <w:t>Consent</w:t>
      </w:r>
      <w:bookmarkStart w:name="_zhtk73fpyj15" w:colFirst="0" w:colLast="0" w:id="0"/>
      <w:bookmarkEnd w:id="0"/>
      <w:r w:rsidRPr="00737A4F" w:rsidR="00737A4F">
        <w:rPr>
          <w:lang w:val="en-US"/>
        </w:rPr>
        <w:t xml:space="preserve"> Form</w:t>
      </w:r>
      <w:r w:rsidR="000F378F">
        <w:rPr>
          <w:lang w:val="en-US"/>
        </w:rPr>
        <w:t xml:space="preserve"> </w:t>
      </w:r>
      <w:r w:rsidR="00793D51">
        <w:rPr>
          <w:lang w:val="en-US"/>
        </w:rPr>
        <w:t>(</w:t>
      </w:r>
      <w:r w:rsidR="000F378F">
        <w:rPr>
          <w:lang w:val="en-US"/>
        </w:rPr>
        <w:t>inserted on first page</w:t>
      </w:r>
      <w:r w:rsidR="00793D51">
        <w:rPr>
          <w:lang w:val="en-US"/>
        </w:rPr>
        <w:t>)</w:t>
      </w:r>
    </w:p>
    <w:p w:rsidRPr="000F378F" w:rsidR="000F378F" w:rsidRDefault="000F378F" w14:paraId="59172D09" w14:textId="459F19DD">
      <w:pPr>
        <w:pStyle w:val="Heading2"/>
        <w:rPr>
          <w:b w:val="0"/>
          <w:bCs/>
          <w:lang w:val="en-US"/>
        </w:rPr>
      </w:pPr>
      <w:bookmarkStart w:name="_nkkywg8wrsrb" w:colFirst="0" w:colLast="0" w:id="1"/>
      <w:bookmarkEnd w:id="1"/>
      <w:r w:rsidRPr="000F378F">
        <w:rPr>
          <w:b w:val="0"/>
          <w:bCs/>
          <w:lang w:val="en-US"/>
        </w:rPr>
        <w:t>----</w:t>
      </w:r>
    </w:p>
    <w:p w:rsidRPr="00737A4F" w:rsidR="0066155F" w:rsidRDefault="006B663D" w14:paraId="2445A36F" w14:textId="1695EE3A">
      <w:pPr>
        <w:pStyle w:val="Heading2"/>
        <w:rPr>
          <w:lang w:val="en-US"/>
        </w:rPr>
      </w:pPr>
      <w:r w:rsidRPr="00737A4F">
        <w:rPr>
          <w:lang w:val="en-US"/>
        </w:rPr>
        <w:t>Video</w:t>
      </w:r>
      <w:r w:rsidR="006B4917">
        <w:rPr>
          <w:lang w:val="en-US"/>
        </w:rPr>
        <w:t>/Audio</w:t>
      </w:r>
      <w:r w:rsidRPr="00737A4F">
        <w:rPr>
          <w:lang w:val="en-US"/>
        </w:rPr>
        <w:t xml:space="preserve"> </w:t>
      </w:r>
      <w:r w:rsidR="000F378F">
        <w:rPr>
          <w:lang w:val="en-US"/>
        </w:rPr>
        <w:t>Testing</w:t>
      </w:r>
    </w:p>
    <w:p w:rsidRPr="00737A4F" w:rsidR="0066155F" w:rsidRDefault="0066155F" w14:paraId="2445A370" w14:textId="77777777">
      <w:pPr>
        <w:rPr>
          <w:lang w:val="en-US"/>
        </w:rPr>
      </w:pPr>
    </w:p>
    <w:p w:rsidRPr="00737A4F" w:rsidR="0066155F" w:rsidRDefault="006B663D" w14:paraId="2445A371" w14:textId="77777777">
      <w:pPr>
        <w:rPr>
          <w:lang w:val="en-US"/>
        </w:rPr>
      </w:pPr>
      <w:r w:rsidRPr="00737A4F">
        <w:rPr>
          <w:lang w:val="en-US"/>
        </w:rPr>
        <w:t>To be eligible for compensation in this study, you must (1) be able to record your facial movements via your webcam, and (2) have your sound on.</w:t>
      </w:r>
    </w:p>
    <w:p w:rsidRPr="00737A4F" w:rsidR="0066155F" w:rsidRDefault="0066155F" w14:paraId="2445A372" w14:textId="77777777">
      <w:pPr>
        <w:rPr>
          <w:lang w:val="en-US"/>
        </w:rPr>
      </w:pPr>
    </w:p>
    <w:p w:rsidRPr="00737A4F" w:rsidR="0066155F" w:rsidRDefault="006B663D" w14:paraId="2445A373" w14:textId="77777777">
      <w:pPr>
        <w:rPr>
          <w:lang w:val="en-US"/>
        </w:rPr>
      </w:pPr>
      <w:r w:rsidRPr="00737A4F">
        <w:rPr>
          <w:lang w:val="en-US"/>
        </w:rPr>
        <w:t>On the next page, we will help you check that your webcam and sound are working.</w:t>
      </w:r>
    </w:p>
    <w:p w:rsidRPr="00737A4F" w:rsidR="0066155F" w:rsidRDefault="0066155F" w14:paraId="2445A374" w14:textId="77777777">
      <w:pPr>
        <w:rPr>
          <w:lang w:val="en-US"/>
        </w:rPr>
      </w:pPr>
    </w:p>
    <w:p w:rsidRPr="00737A4F" w:rsidR="0066155F" w:rsidRDefault="006B663D" w14:paraId="2445A375" w14:textId="77777777">
      <w:pPr>
        <w:rPr>
          <w:lang w:val="en-US"/>
        </w:rPr>
      </w:pPr>
      <w:r w:rsidRPr="00737A4F">
        <w:rPr>
          <w:lang w:val="en-US"/>
        </w:rPr>
        <w:t>Note: it is OK to see a delay in your video feed -- so long as your face is visible and approximately in the center of the frame.</w:t>
      </w:r>
    </w:p>
    <w:p w:rsidRPr="00737A4F" w:rsidR="0066155F" w:rsidRDefault="0066155F" w14:paraId="2445A376" w14:textId="77777777">
      <w:pPr>
        <w:rPr>
          <w:lang w:val="en-US"/>
        </w:rPr>
      </w:pPr>
    </w:p>
    <w:p w:rsidRPr="00737A4F" w:rsidR="0066155F" w:rsidP="000F378F" w:rsidRDefault="000F378F" w14:paraId="2445A377" w14:textId="72CDE603">
      <w:pPr>
        <w:rPr>
          <w:lang w:val="en-US"/>
        </w:rPr>
      </w:pPr>
      <w:r>
        <w:rPr>
          <w:lang w:val="en-US"/>
        </w:rPr>
        <w:t xml:space="preserve">&lt; participants encounter </w:t>
      </w:r>
      <w:r w:rsidRPr="00737A4F" w:rsidR="006B663D">
        <w:rPr>
          <w:lang w:val="en-US"/>
        </w:rPr>
        <w:t>audio and video check</w:t>
      </w:r>
      <w:r>
        <w:rPr>
          <w:lang w:val="en-US"/>
        </w:rPr>
        <w:t xml:space="preserve"> via Gorilla </w:t>
      </w:r>
      <w:r w:rsidR="006B4917">
        <w:rPr>
          <w:lang w:val="en-US"/>
        </w:rPr>
        <w:t>platform</w:t>
      </w:r>
      <w:r>
        <w:rPr>
          <w:lang w:val="en-US"/>
        </w:rPr>
        <w:t>&gt;</w:t>
      </w:r>
    </w:p>
    <w:p w:rsidRPr="006B4917" w:rsidR="006B4917" w:rsidRDefault="006B4917" w14:paraId="2EF486E0" w14:textId="375C15C3">
      <w:pPr>
        <w:pStyle w:val="Heading2"/>
        <w:rPr>
          <w:b w:val="0"/>
          <w:bCs/>
          <w:lang w:val="en-US"/>
        </w:rPr>
      </w:pPr>
      <w:bookmarkStart w:name="_iy0w1e6gd3xs" w:colFirst="0" w:colLast="0" w:id="2"/>
      <w:bookmarkEnd w:id="2"/>
      <w:r w:rsidRPr="006B4917">
        <w:rPr>
          <w:b w:val="0"/>
          <w:bCs/>
          <w:lang w:val="en-US"/>
        </w:rPr>
        <w:t>----</w:t>
      </w:r>
    </w:p>
    <w:p w:rsidRPr="00737A4F" w:rsidR="0066155F" w:rsidRDefault="006B4917" w14:paraId="2445A378" w14:textId="116B7AE2">
      <w:pPr>
        <w:pStyle w:val="Heading2"/>
        <w:rPr>
          <w:lang w:val="en-US"/>
        </w:rPr>
      </w:pPr>
      <w:r>
        <w:rPr>
          <w:lang w:val="en-US"/>
        </w:rPr>
        <w:t>Video/Audio Confirmation</w:t>
      </w:r>
    </w:p>
    <w:p w:rsidRPr="00737A4F" w:rsidR="0066155F" w:rsidRDefault="0066155F" w14:paraId="2445A379" w14:textId="77777777">
      <w:pPr>
        <w:rPr>
          <w:lang w:val="en-US"/>
        </w:rPr>
      </w:pPr>
    </w:p>
    <w:p w:rsidRPr="00737A4F" w:rsidR="0066155F" w:rsidRDefault="006B663D" w14:paraId="2445A37A" w14:textId="77777777">
      <w:pPr>
        <w:rPr>
          <w:lang w:val="en-US"/>
        </w:rPr>
      </w:pPr>
      <w:r w:rsidRPr="00737A4F">
        <w:rPr>
          <w:lang w:val="en-US"/>
        </w:rPr>
        <w:t>Thank you for testing your video recording and sound devices.</w:t>
      </w:r>
    </w:p>
    <w:p w:rsidRPr="00737A4F" w:rsidR="0066155F" w:rsidRDefault="0066155F" w14:paraId="2445A37B" w14:textId="77777777">
      <w:pPr>
        <w:rPr>
          <w:lang w:val="en-US"/>
        </w:rPr>
      </w:pPr>
    </w:p>
    <w:p w:rsidRPr="00737A4F" w:rsidR="0066155F" w:rsidRDefault="006B663D" w14:paraId="2445A37C" w14:textId="77777777">
      <w:pPr>
        <w:rPr>
          <w:lang w:val="en-US"/>
        </w:rPr>
      </w:pPr>
      <w:r w:rsidRPr="00737A4F">
        <w:rPr>
          <w:lang w:val="en-US"/>
        </w:rPr>
        <w:t>It is normal to see a slight delay in the video preview.</w:t>
      </w:r>
    </w:p>
    <w:p w:rsidRPr="00737A4F" w:rsidR="0066155F" w:rsidRDefault="0066155F" w14:paraId="2445A37D" w14:textId="77777777">
      <w:pPr>
        <w:rPr>
          <w:lang w:val="en-US"/>
        </w:rPr>
      </w:pPr>
    </w:p>
    <w:p w:rsidR="0066155F" w:rsidRDefault="006B663D" w14:paraId="2445A37E" w14:textId="77777777">
      <w:pPr>
        <w:rPr>
          <w:lang w:val="en-US"/>
        </w:rPr>
      </w:pPr>
      <w:r w:rsidRPr="00737A4F">
        <w:rPr>
          <w:lang w:val="en-US"/>
        </w:rPr>
        <w:t>If you did not detect any other issues, please click the next button to begin the study.</w:t>
      </w:r>
    </w:p>
    <w:p w:rsidRPr="006B4917" w:rsidR="006B4917" w:rsidP="006B4917" w:rsidRDefault="006B4917" w14:paraId="5DB3625C" w14:textId="77777777">
      <w:pPr>
        <w:pStyle w:val="Heading2"/>
        <w:rPr>
          <w:b w:val="0"/>
          <w:bCs/>
          <w:lang w:val="en-US"/>
        </w:rPr>
      </w:pPr>
      <w:bookmarkStart w:name="_c7eu8u9c8625" w:colFirst="0" w:colLast="0" w:id="3"/>
      <w:bookmarkEnd w:id="3"/>
      <w:r w:rsidRPr="006B4917">
        <w:rPr>
          <w:b w:val="0"/>
          <w:bCs/>
          <w:lang w:val="en-US"/>
        </w:rPr>
        <w:t>----</w:t>
      </w:r>
    </w:p>
    <w:p w:rsidRPr="00737A4F" w:rsidR="0066155F" w:rsidRDefault="006B663D" w14:paraId="2445A37F" w14:textId="32D799AA">
      <w:pPr>
        <w:pStyle w:val="Heading2"/>
        <w:rPr>
          <w:lang w:val="en-US"/>
        </w:rPr>
      </w:pPr>
      <w:r w:rsidRPr="1CB8613F">
        <w:rPr>
          <w:lang w:val="en-US"/>
        </w:rPr>
        <w:t xml:space="preserve">Cover story (condition 1: </w:t>
      </w:r>
      <w:r w:rsidRPr="1CB8613F" w:rsidR="059B886C">
        <w:rPr>
          <w:lang w:val="en-US"/>
        </w:rPr>
        <w:t xml:space="preserve"> </w:t>
      </w:r>
      <w:r w:rsidRPr="1CB8613F" w:rsidR="1EE1B68A">
        <w:rPr>
          <w:lang w:val="en-US"/>
        </w:rPr>
        <w:t>No Threat Condition</w:t>
      </w:r>
      <w:r w:rsidRPr="1CB8613F">
        <w:rPr>
          <w:lang w:val="en-US"/>
        </w:rPr>
        <w:t>)</w:t>
      </w:r>
    </w:p>
    <w:p w:rsidR="1CB8613F" w:rsidP="1CB8613F" w:rsidRDefault="1CB8613F" w14:paraId="06AE0F9F" w14:textId="0AD3FCEA">
      <w:pPr>
        <w:rPr>
          <w:lang w:val="en-US"/>
        </w:rPr>
      </w:pPr>
    </w:p>
    <w:p w:rsidR="00163710" w:rsidRDefault="00163710" w14:paraId="1F4D707B" w14:textId="787432DB">
      <w:pPr>
        <w:rPr>
          <w:lang w:val="en-US"/>
        </w:rPr>
      </w:pPr>
      <w:r>
        <w:rPr>
          <w:lang w:val="en-US"/>
        </w:rPr>
        <w:t>Today’s study</w:t>
      </w:r>
      <w:r w:rsidR="00280731">
        <w:rPr>
          <w:lang w:val="en-US"/>
        </w:rPr>
        <w:t xml:space="preserve"> examines how </w:t>
      </w:r>
      <w:r w:rsidRPr="1CB8613F" w:rsidR="00246230">
        <w:rPr>
          <w:lang w:val="en-US"/>
        </w:rPr>
        <w:t>multi-tasking influences mathematical speed and accuracy.</w:t>
      </w:r>
    </w:p>
    <w:p w:rsidR="00C5788F" w:rsidRDefault="00C5788F" w14:paraId="6F5997D9" w14:textId="77777777">
      <w:pPr>
        <w:rPr>
          <w:lang w:val="en-US"/>
        </w:rPr>
      </w:pPr>
    </w:p>
    <w:p w:rsidR="00C5788F" w:rsidRDefault="00C5788F" w14:paraId="732B98D9" w14:textId="6A93C1C1">
      <w:pPr>
        <w:rPr>
          <w:lang w:val="en-US"/>
        </w:rPr>
      </w:pPr>
      <w:r w:rsidRPr="1CB8613F">
        <w:rPr>
          <w:lang w:val="en-US"/>
        </w:rPr>
        <w:t xml:space="preserve">You </w:t>
      </w:r>
      <w:r>
        <w:rPr>
          <w:lang w:val="en-US"/>
        </w:rPr>
        <w:t xml:space="preserve">are eligible to receive </w:t>
      </w:r>
      <w:r w:rsidRPr="1CB8613F">
        <w:rPr>
          <w:lang w:val="en-US"/>
        </w:rPr>
        <w:t>$6 for completi</w:t>
      </w:r>
      <w:r>
        <w:rPr>
          <w:lang w:val="en-US"/>
        </w:rPr>
        <w:t xml:space="preserve">ng </w:t>
      </w:r>
      <w:r w:rsidRPr="1CB8613F">
        <w:rPr>
          <w:lang w:val="en-US"/>
        </w:rPr>
        <w:t>this task</w:t>
      </w:r>
    </w:p>
    <w:p w:rsidR="00B75E1F" w:rsidRDefault="00B75E1F" w14:paraId="4B306964" w14:textId="77777777">
      <w:pPr>
        <w:rPr>
          <w:lang w:val="en-US"/>
        </w:rPr>
      </w:pPr>
    </w:p>
    <w:p w:rsidR="0066155F" w:rsidRDefault="006B663D" w14:paraId="2445A38E" w14:textId="3EDC2A3E">
      <w:pPr>
        <w:rPr>
          <w:lang w:val="en-US"/>
        </w:rPr>
      </w:pPr>
      <w:r w:rsidRPr="00737A4F">
        <w:rPr>
          <w:lang w:val="en-US"/>
        </w:rPr>
        <w:t>When you are ready to begin, click the Next button.</w:t>
      </w:r>
    </w:p>
    <w:p w:rsidRPr="006B4917" w:rsidR="006B4917" w:rsidP="006B4917" w:rsidRDefault="006B4917" w14:paraId="6B279F04" w14:textId="03C70D3C">
      <w:pPr>
        <w:pStyle w:val="Heading2"/>
        <w:rPr>
          <w:b w:val="0"/>
          <w:bCs/>
          <w:lang w:val="en-US"/>
        </w:rPr>
      </w:pPr>
      <w:r w:rsidRPr="006B4917">
        <w:rPr>
          <w:b w:val="0"/>
          <w:bCs/>
          <w:lang w:val="en-US"/>
        </w:rPr>
        <w:t>----</w:t>
      </w:r>
    </w:p>
    <w:p w:rsidRPr="00737A4F" w:rsidR="0066155F" w:rsidP="00B75E1F" w:rsidRDefault="006B663D" w14:paraId="2445A39C" w14:textId="24843C5C">
      <w:pPr>
        <w:pStyle w:val="Heading2"/>
        <w:rPr>
          <w:lang w:val="en-US"/>
        </w:rPr>
      </w:pPr>
      <w:bookmarkStart w:name="_1fz4ek5f09zk" w:id="4"/>
      <w:bookmarkEnd w:id="4"/>
      <w:r w:rsidRPr="1CB8613F">
        <w:rPr>
          <w:lang w:val="en-US"/>
        </w:rPr>
        <w:t xml:space="preserve">Cover story (condition 2: </w:t>
      </w:r>
      <w:r w:rsidRPr="1CB8613F" w:rsidR="77148D1A">
        <w:rPr>
          <w:lang w:val="en-US"/>
        </w:rPr>
        <w:t>Threat Condition</w:t>
      </w:r>
      <w:r w:rsidRPr="1CB8613F">
        <w:rPr>
          <w:lang w:val="en-US"/>
        </w:rPr>
        <w:t>)</w:t>
      </w:r>
    </w:p>
    <w:p w:rsidR="00C5788F" w:rsidRDefault="00B75E1F" w14:paraId="715FE053" w14:textId="5A2A0762">
      <w:pPr>
        <w:rPr>
          <w:lang w:val="en-US"/>
        </w:rPr>
      </w:pPr>
      <w:r>
        <w:rPr>
          <w:lang w:val="en-US"/>
        </w:rPr>
        <w:t xml:space="preserve">Today’s study examines how </w:t>
      </w:r>
      <w:r w:rsidRPr="1CB8613F">
        <w:rPr>
          <w:lang w:val="en-US"/>
        </w:rPr>
        <w:t xml:space="preserve">multi-tasking influences mathematical speed and accuracy. </w:t>
      </w:r>
    </w:p>
    <w:p w:rsidR="00C5788F" w:rsidRDefault="00C5788F" w14:paraId="271A9F2C" w14:textId="77777777">
      <w:pPr>
        <w:rPr>
          <w:lang w:val="en-US"/>
        </w:rPr>
      </w:pPr>
    </w:p>
    <w:p w:rsidR="6967FAB6" w:rsidP="37FD2AF7" w:rsidRDefault="00B75E1F" w14:paraId="5A4F9A40" w14:textId="3139F735">
      <w:pPr>
        <w:pStyle w:val="Normal"/>
        <w:rPr>
          <w:lang w:val="en-US"/>
        </w:rPr>
      </w:pPr>
      <w:r w:rsidRPr="37FD2AF7" w:rsidR="00B75E1F">
        <w:rPr>
          <w:lang w:val="en-US"/>
        </w:rPr>
        <w:t xml:space="preserve">You </w:t>
      </w:r>
      <w:r w:rsidRPr="37FD2AF7" w:rsidR="00344DD9">
        <w:rPr>
          <w:lang w:val="en-US"/>
        </w:rPr>
        <w:t xml:space="preserve">are eligible to receive </w:t>
      </w:r>
      <w:r w:rsidRPr="37FD2AF7" w:rsidR="00B75E1F">
        <w:rPr>
          <w:lang w:val="en-US"/>
        </w:rPr>
        <w:t>$6 for completi</w:t>
      </w:r>
      <w:r w:rsidRPr="37FD2AF7" w:rsidR="00B75E1F">
        <w:rPr>
          <w:lang w:val="en-US"/>
        </w:rPr>
        <w:t xml:space="preserve">ng </w:t>
      </w:r>
      <w:r w:rsidRPr="37FD2AF7" w:rsidR="00B75E1F">
        <w:rPr>
          <w:lang w:val="en-US"/>
        </w:rPr>
        <w:t>this task.</w:t>
      </w:r>
      <w:r w:rsidRPr="37FD2AF7" w:rsidR="00344DD9">
        <w:rPr>
          <w:lang w:val="en-US"/>
        </w:rPr>
        <w:t xml:space="preserve"> </w:t>
      </w:r>
      <w:r w:rsidRPr="37FD2AF7" w:rsidR="3B24920D">
        <w:rPr>
          <w:lang w:val="en-US"/>
        </w:rPr>
        <w:t>However, we will deduct $2 if we find that you did not follow instructions satisfactorily during the recorded segments of the study.</w:t>
      </w:r>
      <w:r w:rsidRPr="37FD2AF7" w:rsidR="4DA249BB">
        <w:rPr>
          <w:lang w:val="en-US"/>
        </w:rPr>
        <w:t xml:space="preserve"> </w:t>
      </w:r>
      <w:ins w:author="Takayanagi, Joao Francisco" w:date="2026-04-02T18:54:17.494Z" w16du:dateUtc="2026-04-02T18:54:17.494Z" w:id="630012559">
        <w:r w:rsidRPr="37FD2AF7" w:rsidR="4DA249BB">
          <w:rPr>
            <w:lang w:val="en-US"/>
          </w:rPr>
          <w:t>Please check the box below to confirm that you agree with these conditions:</w:t>
        </w:r>
      </w:ins>
    </w:p>
    <w:p w:rsidR="37FD2AF7" w:rsidP="37FD2AF7" w:rsidRDefault="37FD2AF7" w14:paraId="6CB14AE8" w14:textId="40E3BD5C">
      <w:pPr>
        <w:rPr>
          <w:ins w:author="Takayanagi, Joao Francisco" w:date="2026-04-02T18:54:05.473Z" w16du:dateUtc="2026-04-02T18:54:05.473Z" w:id="1565237489"/>
          <w:lang w:val="en-US"/>
        </w:rPr>
      </w:pPr>
    </w:p>
    <w:p w:rsidR="4DA249BB" w:rsidP="37FD2AF7" w:rsidRDefault="4DA249BB" w14:paraId="54BA173B" w14:textId="24A3653D">
      <w:pPr>
        <w:pStyle w:val="ListParagraph"/>
        <w:numPr>
          <w:ilvl w:val="0"/>
          <w:numId w:val="11"/>
        </w:numPr>
        <w:rPr>
          <w:ins w:author="Takayanagi, Joao Francisco" w:date="2026-04-02T18:54:05.475Z" w16du:dateUtc="2026-04-02T18:54:05.475Z" w:id="348077260"/>
          <w:lang w:val="en-US"/>
        </w:rPr>
      </w:pPr>
      <w:ins w:author="Takayanagi, Joao Francisco" w:date="2026-04-02T18:54:05.475Z" w16du:dateUtc="2026-04-02T18:54:05.475Z" w:id="5155322">
        <w:r w:rsidRPr="37FD2AF7" w:rsidR="4DA249BB">
          <w:rPr>
            <w:lang w:val="en-US"/>
          </w:rPr>
          <w:t>I agree to have my payment deducted if I do not follow the instructions.</w:t>
        </w:r>
      </w:ins>
    </w:p>
    <w:p w:rsidR="37FD2AF7" w:rsidP="37FD2AF7" w:rsidRDefault="37FD2AF7" w14:paraId="4FDBD5CB" w14:textId="79F1344E">
      <w:pPr>
        <w:rPr>
          <w:lang w:val="en-US"/>
        </w:rPr>
      </w:pPr>
    </w:p>
    <w:p w:rsidR="328BC1B8" w:rsidP="328BC1B8" w:rsidRDefault="328BC1B8" w14:paraId="0926BA79" w14:textId="665E49AC">
      <w:pPr>
        <w:rPr>
          <w:lang w:val="en-US"/>
        </w:rPr>
      </w:pPr>
    </w:p>
    <w:p w:rsidR="0066155F" w:rsidRDefault="006B663D" w14:paraId="2445A3A7" w14:textId="77777777">
      <w:pPr>
        <w:rPr>
          <w:lang w:val="en-US"/>
        </w:rPr>
      </w:pPr>
      <w:r w:rsidRPr="328BC1B8" w:rsidR="006B663D">
        <w:rPr>
          <w:lang w:val="en-US"/>
        </w:rPr>
        <w:t>When you are ready to begin, click the Next button.</w:t>
      </w:r>
    </w:p>
    <w:p w:rsidR="328BC1B8" w:rsidP="328BC1B8" w:rsidRDefault="328BC1B8" w14:paraId="7EC01BAF" w14:textId="0A09F375">
      <w:pPr>
        <w:rPr>
          <w:lang w:val="en-US"/>
        </w:rPr>
      </w:pPr>
    </w:p>
    <w:p w:rsidR="4231C147" w:rsidP="328BC1B8" w:rsidRDefault="4231C147" w14:paraId="1769F967" w14:textId="1BEE278B">
      <w:pPr>
        <w:rPr>
          <w:b w:val="1"/>
          <w:bCs w:val="1"/>
          <w:lang w:val="en-US"/>
        </w:rPr>
      </w:pPr>
      <w:r w:rsidRPr="0C5B02B1" w:rsidR="4231C147">
        <w:rPr>
          <w:b w:val="1"/>
          <w:bCs w:val="1"/>
          <w:lang w:val="en-US"/>
        </w:rPr>
        <w:t xml:space="preserve">Filler Task 1 (sequential condition):  </w:t>
      </w:r>
    </w:p>
    <w:p w:rsidR="4231C147" w:rsidP="0C5B02B1" w:rsidRDefault="4231C147" w14:paraId="4F867230" w14:textId="7EAF8D58">
      <w:pPr>
        <w:rPr>
          <w:b w:val="1"/>
          <w:bCs w:val="1"/>
          <w:lang w:val="en-US"/>
        </w:rPr>
      </w:pPr>
    </w:p>
    <w:p w:rsidR="4231C147" w:rsidP="0C5B02B1" w:rsidRDefault="4231C147" w14:paraId="5529D9B7" w14:textId="0AE6323E">
      <w:pPr>
        <w:spacing w:before="240" w:beforeAutospacing="off" w:after="240" w:afterAutospacing="off"/>
      </w:pPr>
      <w:r w:rsidRPr="0C5B02B1" w:rsidR="1A5CCCDE">
        <w:rPr>
          <w:rFonts w:ascii="Arial" w:hAnsi="Arial" w:eastAsia="Arial" w:cs="Arial"/>
          <w:noProof w:val="0"/>
          <w:sz w:val="22"/>
          <w:szCs w:val="22"/>
          <w:lang w:val="en-US"/>
        </w:rPr>
        <w:t xml:space="preserve">On the next screen, you will receive instructions for your first physical task (of four). </w:t>
      </w:r>
    </w:p>
    <w:p w:rsidR="4231C147" w:rsidP="0C5B02B1" w:rsidRDefault="4231C147" w14:paraId="7440D9B1" w14:textId="26695ED2">
      <w:pPr>
        <w:spacing w:before="240" w:beforeAutospacing="off" w:after="240" w:afterAutospacing="off"/>
      </w:pPr>
      <w:r w:rsidRPr="0C5B02B1" w:rsidR="1A5CCCDE">
        <w:rPr>
          <w:rFonts w:ascii="Arial" w:hAnsi="Arial" w:eastAsia="Arial" w:cs="Arial"/>
          <w:noProof w:val="0"/>
          <w:sz w:val="22"/>
          <w:szCs w:val="22"/>
          <w:lang w:val="en-US"/>
        </w:rPr>
        <w:t xml:space="preserve">When you are ready to review the instructions, click </w:t>
      </w:r>
      <w:r w:rsidRPr="0C5B02B1" w:rsidR="1A5CCCDE">
        <w:rPr>
          <w:rFonts w:ascii="Arial" w:hAnsi="Arial" w:eastAsia="Arial" w:cs="Arial"/>
          <w:b w:val="1"/>
          <w:bCs w:val="1"/>
          <w:noProof w:val="0"/>
          <w:sz w:val="22"/>
          <w:szCs w:val="22"/>
          <w:lang w:val="en-US"/>
        </w:rPr>
        <w:t>Next</w:t>
      </w:r>
    </w:p>
    <w:p w:rsidR="4231C147" w:rsidP="0C5B02B1" w:rsidRDefault="4231C147" w14:paraId="00BC0DF1" w14:textId="130B8318">
      <w:pPr>
        <w:pStyle w:val="Normal"/>
        <w:rPr>
          <w:lang w:val="en-US"/>
        </w:rPr>
      </w:pPr>
      <w:r w:rsidRPr="0C5B02B1" w:rsidR="1A5CCCDE">
        <w:rPr>
          <w:lang w:val="en-US"/>
        </w:rPr>
        <w:t>----</w:t>
      </w:r>
    </w:p>
    <w:p w:rsidR="0C5B02B1" w:rsidP="0C5B02B1" w:rsidRDefault="0C5B02B1" w14:paraId="45E2A97D" w14:textId="215B3874">
      <w:pPr>
        <w:pStyle w:val="Normal"/>
        <w:rPr>
          <w:lang w:val="en-US"/>
        </w:rPr>
      </w:pPr>
    </w:p>
    <w:p w:rsidR="1A5CCCDE" w:rsidP="0C5B02B1" w:rsidRDefault="1A5CCCDE" w14:paraId="09FC470D" w14:textId="1DDFEF47">
      <w:pPr>
        <w:pStyle w:val="Normal"/>
      </w:pPr>
      <w:r w:rsidRPr="0C5B02B1" w:rsidR="1A5CCCDE">
        <w:rPr>
          <w:lang w:val="en-US"/>
        </w:rPr>
        <w:t xml:space="preserve">For your first task, </w:t>
      </w:r>
      <w:r w:rsidRPr="0C5B02B1" w:rsidR="076A8670">
        <w:rPr>
          <w:lang w:val="en-US"/>
        </w:rPr>
        <w:t>the computer has assigned you</w:t>
      </w:r>
      <w:r w:rsidRPr="0C5B02B1" w:rsidR="1A5CCCDE">
        <w:rPr>
          <w:lang w:val="en-US"/>
        </w:rPr>
        <w:t xml:space="preserve"> the following instructions:</w:t>
      </w:r>
    </w:p>
    <w:p w:rsidR="4231C147" w:rsidP="328BC1B8" w:rsidRDefault="4231C147" w14:paraId="44B551BC" w14:textId="1533513A">
      <w:pPr>
        <w:pStyle w:val="Normal"/>
      </w:pPr>
      <w:r w:rsidRPr="328BC1B8" w:rsidR="4231C147">
        <w:rPr>
          <w:lang w:val="en-US"/>
        </w:rPr>
        <w:t xml:space="preserve"> </w:t>
      </w:r>
    </w:p>
    <w:p w:rsidR="4231C147" w:rsidP="328BC1B8" w:rsidRDefault="4231C147" w14:paraId="63EA969F" w14:textId="6A2BDA21">
      <w:pPr>
        <w:pStyle w:val="Normal"/>
        <w:shd w:val="clear" w:color="auto" w:fill="FFFFFF" w:themeFill="background1"/>
        <w:rPr>
          <w:rFonts w:ascii="Courier New" w:hAnsi="Courier New" w:eastAsia="Courier New" w:cs="Courier New"/>
          <w:color w:val="4F81BD" w:themeColor="accent1" w:themeTint="FF" w:themeShade="FF"/>
          <w:lang w:val="en-US"/>
        </w:rPr>
      </w:pPr>
      <w:r w:rsidRPr="328BC1B8" w:rsidR="4231C147">
        <w:rPr>
          <w:rFonts w:ascii="Courier New" w:hAnsi="Courier New" w:eastAsia="Courier New" w:cs="Courier New"/>
          <w:color w:val="4F81BD" w:themeColor="accent1" w:themeTint="FF" w:themeShade="FF"/>
          <w:lang w:val="en-US"/>
        </w:rPr>
        <w:t xml:space="preserve">Place your left hand behind your head and blink your eyes once per second for 5 seconds. </w:t>
      </w:r>
    </w:p>
    <w:p w:rsidR="4231C147" w:rsidP="328BC1B8" w:rsidRDefault="4231C147" w14:paraId="64626220" w14:textId="6C7E59E5">
      <w:pPr>
        <w:pStyle w:val="Normal"/>
      </w:pPr>
      <w:r w:rsidRPr="328BC1B8" w:rsidR="4231C147">
        <w:rPr>
          <w:lang w:val="en-US"/>
        </w:rPr>
        <w:t xml:space="preserve"> </w:t>
      </w:r>
    </w:p>
    <w:p w:rsidR="4231C147" w:rsidP="328BC1B8" w:rsidRDefault="4231C147" w14:paraId="7B7C266C" w14:textId="371C2A2B">
      <w:pPr>
        <w:pStyle w:val="Normal"/>
      </w:pPr>
      <w:r w:rsidRPr="328BC1B8" w:rsidR="4231C147">
        <w:rPr>
          <w:lang w:val="en-US"/>
        </w:rPr>
        <w:t xml:space="preserve">The next screen will provide you with a timer to help you with this task. </w:t>
      </w:r>
    </w:p>
    <w:p w:rsidR="4231C147" w:rsidP="328BC1B8" w:rsidRDefault="4231C147" w14:paraId="7413A596" w14:textId="61B0299B">
      <w:pPr>
        <w:pStyle w:val="Normal"/>
      </w:pPr>
      <w:r w:rsidRPr="328BC1B8" w:rsidR="4231C147">
        <w:rPr>
          <w:lang w:val="en-US"/>
        </w:rPr>
        <w:t xml:space="preserve"> </w:t>
      </w:r>
    </w:p>
    <w:p w:rsidR="4231C147" w:rsidP="328BC1B8" w:rsidRDefault="4231C147" w14:paraId="2FC910E4" w14:textId="1F7CA482">
      <w:pPr>
        <w:pStyle w:val="Normal"/>
      </w:pPr>
      <w:r w:rsidRPr="328BC1B8" w:rsidR="4231C147">
        <w:rPr>
          <w:lang w:val="en-US"/>
        </w:rPr>
        <w:t>Please take a moment to practice this task now. When you are ready to begin the task, proceed to the next screen.</w:t>
      </w:r>
    </w:p>
    <w:p w:rsidRPr="003C78DB" w:rsidR="003C78DB" w:rsidP="328BC1B8" w:rsidRDefault="003C78DB" w14:paraId="61DB3B69" w14:textId="662BA2DC">
      <w:pPr>
        <w:pStyle w:val="Heading2"/>
        <w:rPr>
          <w:b w:val="0"/>
          <w:bCs w:val="0"/>
          <w:lang w:val="en-US"/>
        </w:rPr>
      </w:pPr>
      <w:commentRangeStart w:id="5"/>
      <w:commentRangeStart w:id="415052785"/>
      <w:r w:rsidRPr="0C5B02B1" w:rsidR="003C78DB">
        <w:rPr>
          <w:b w:val="0"/>
          <w:bCs w:val="0"/>
          <w:lang w:val="en-US"/>
        </w:rPr>
        <w:t>----</w:t>
      </w:r>
      <w:commentRangeEnd w:id="5"/>
      <w:r>
        <w:rPr>
          <w:rStyle w:val="CommentReference"/>
        </w:rPr>
        <w:commentReference w:id="5"/>
      </w:r>
      <w:commentRangeEnd w:id="415052785"/>
      <w:r>
        <w:rPr>
          <w:rStyle w:val="CommentReference"/>
        </w:rPr>
        <w:commentReference w:id="415052785"/>
      </w:r>
    </w:p>
    <w:p w:rsidR="321768FF" w:rsidP="0C5B02B1" w:rsidRDefault="321768FF" w14:paraId="0302421F" w14:textId="70028806">
      <w:pPr>
        <w:pStyle w:val="Heading2"/>
        <w:rPr>
          <w:lang w:val="en-US"/>
        </w:rPr>
      </w:pPr>
      <w:r w:rsidRPr="0C5B02B1" w:rsidR="321768FF">
        <w:rPr>
          <w:lang w:val="en-US"/>
        </w:rPr>
        <w:t>Filler task 4</w:t>
      </w:r>
    </w:p>
    <w:p w:rsidR="18F8FF57" w:rsidP="0C5B02B1" w:rsidRDefault="18F8FF57" w14:paraId="2E19674E" w14:textId="69A9045D">
      <w:pPr>
        <w:spacing w:before="240" w:beforeAutospacing="off" w:after="240" w:afterAutospacing="off"/>
      </w:pPr>
      <w:r w:rsidRPr="0C5B02B1" w:rsidR="18F8FF57">
        <w:rPr>
          <w:rFonts w:ascii="Arial" w:hAnsi="Arial" w:eastAsia="Arial" w:cs="Arial"/>
          <w:noProof w:val="0"/>
          <w:sz w:val="22"/>
          <w:szCs w:val="22"/>
          <w:lang w:val="en-US"/>
        </w:rPr>
        <w:t xml:space="preserve">On the next screen, you will receive instructions for your last physical task. </w:t>
      </w:r>
    </w:p>
    <w:p w:rsidR="18F8FF57" w:rsidP="0C5B02B1" w:rsidRDefault="18F8FF57" w14:paraId="53DCB610" w14:textId="646F58B1">
      <w:pPr>
        <w:spacing w:before="240" w:beforeAutospacing="off" w:after="240" w:afterAutospacing="off"/>
      </w:pPr>
      <w:r w:rsidRPr="0C5B02B1" w:rsidR="18F8FF57">
        <w:rPr>
          <w:rFonts w:ascii="Arial" w:hAnsi="Arial" w:eastAsia="Arial" w:cs="Arial"/>
          <w:noProof w:val="0"/>
          <w:sz w:val="22"/>
          <w:szCs w:val="22"/>
          <w:lang w:val="en-US"/>
        </w:rPr>
        <w:t xml:space="preserve">When you are ready to review the instructions, click </w:t>
      </w:r>
      <w:r w:rsidRPr="0C5B02B1" w:rsidR="18F8FF57">
        <w:rPr>
          <w:rFonts w:ascii="Arial" w:hAnsi="Arial" w:eastAsia="Arial" w:cs="Arial"/>
          <w:b w:val="1"/>
          <w:bCs w:val="1"/>
          <w:noProof w:val="0"/>
          <w:sz w:val="22"/>
          <w:szCs w:val="22"/>
          <w:lang w:val="en-US"/>
        </w:rPr>
        <w:t>Next</w:t>
      </w:r>
    </w:p>
    <w:p w:rsidR="18F8FF57" w:rsidP="0C5B02B1" w:rsidRDefault="18F8FF57" w14:paraId="2BDF6BE5" w14:textId="336B167F">
      <w:pPr>
        <w:pStyle w:val="Normal"/>
        <w:rPr>
          <w:lang w:val="en-US"/>
        </w:rPr>
      </w:pPr>
      <w:r w:rsidRPr="0C5B02B1" w:rsidR="18F8FF57">
        <w:rPr>
          <w:lang w:val="en-US"/>
        </w:rPr>
        <w:t>----</w:t>
      </w:r>
    </w:p>
    <w:p w:rsidR="0C5B02B1" w:rsidP="0C5B02B1" w:rsidRDefault="0C5B02B1" w14:paraId="546D2B5F" w14:textId="6F59656D">
      <w:pPr>
        <w:pStyle w:val="Normal"/>
        <w:rPr>
          <w:lang w:val="en-US"/>
        </w:rPr>
      </w:pPr>
    </w:p>
    <w:p w:rsidR="321768FF" w:rsidP="328BC1B8" w:rsidRDefault="321768FF" w14:paraId="5E56649D" w14:textId="1DFC572D">
      <w:pPr>
        <w:pStyle w:val="Normal"/>
      </w:pPr>
      <w:r w:rsidRPr="328BC1B8" w:rsidR="321768FF">
        <w:rPr>
          <w:lang w:val="en-US"/>
        </w:rPr>
        <w:t xml:space="preserve">The computer has assigned you the following task: </w:t>
      </w:r>
    </w:p>
    <w:p w:rsidR="321768FF" w:rsidP="328BC1B8" w:rsidRDefault="321768FF" w14:paraId="49598310" w14:textId="2015A68D">
      <w:pPr>
        <w:pStyle w:val="Normal"/>
      </w:pPr>
      <w:r w:rsidRPr="328BC1B8" w:rsidR="321768FF">
        <w:rPr>
          <w:lang w:val="en-US"/>
        </w:rPr>
        <w:t xml:space="preserve"> </w:t>
      </w:r>
    </w:p>
    <w:p w:rsidR="321768FF" w:rsidP="328BC1B8" w:rsidRDefault="321768FF" w14:paraId="74D7F169" w14:textId="17FAAACC">
      <w:pPr>
        <w:pStyle w:val="Normal"/>
        <w:rPr>
          <w:rFonts w:ascii="Courier New" w:hAnsi="Courier New" w:eastAsia="Courier New" w:cs="Courier New"/>
          <w:color w:val="4F81BD" w:themeColor="accent1" w:themeTint="FF" w:themeShade="FF"/>
          <w:lang w:val="en-US"/>
        </w:rPr>
      </w:pPr>
      <w:r w:rsidRPr="328BC1B8" w:rsidR="321768FF">
        <w:rPr>
          <w:rFonts w:ascii="Courier New" w:hAnsi="Courier New" w:eastAsia="Courier New" w:cs="Courier New"/>
          <w:color w:val="4F81BD" w:themeColor="accent1" w:themeTint="FF" w:themeShade="FF"/>
          <w:lang w:val="en-US"/>
        </w:rPr>
        <w:t>Tap your left leg with your right-hand index finger once per second for 5 seconds.</w:t>
      </w:r>
    </w:p>
    <w:p w:rsidR="321768FF" w:rsidP="328BC1B8" w:rsidRDefault="321768FF" w14:paraId="2DCD4982" w14:textId="0950932D">
      <w:pPr>
        <w:pStyle w:val="Normal"/>
      </w:pPr>
      <w:r w:rsidRPr="328BC1B8" w:rsidR="321768FF">
        <w:rPr>
          <w:lang w:val="en-US"/>
        </w:rPr>
        <w:t xml:space="preserve"> </w:t>
      </w:r>
    </w:p>
    <w:p w:rsidR="321768FF" w:rsidP="328BC1B8" w:rsidRDefault="321768FF" w14:paraId="147501B4" w14:textId="7E234D27">
      <w:pPr>
        <w:pStyle w:val="Normal"/>
      </w:pPr>
      <w:r w:rsidRPr="328BC1B8" w:rsidR="321768FF">
        <w:rPr>
          <w:lang w:val="en-US"/>
        </w:rPr>
        <w:t xml:space="preserve">The next screen will provide you with a timer to help you with this task. </w:t>
      </w:r>
    </w:p>
    <w:p w:rsidR="321768FF" w:rsidP="328BC1B8" w:rsidRDefault="321768FF" w14:paraId="1EAF240B" w14:textId="7C9E8623">
      <w:pPr>
        <w:pStyle w:val="Normal"/>
      </w:pPr>
      <w:r w:rsidRPr="328BC1B8" w:rsidR="321768FF">
        <w:rPr>
          <w:lang w:val="en-US"/>
        </w:rPr>
        <w:t xml:space="preserve"> </w:t>
      </w:r>
    </w:p>
    <w:p w:rsidR="321768FF" w:rsidP="328BC1B8" w:rsidRDefault="321768FF" w14:paraId="55D2C759" w14:textId="77FBDB17">
      <w:pPr>
        <w:pStyle w:val="Normal"/>
      </w:pPr>
      <w:r w:rsidRPr="328BC1B8" w:rsidR="321768FF">
        <w:rPr>
          <w:lang w:val="en-US"/>
        </w:rPr>
        <w:t>Please take a moment to practice this task now. When you are ready to begin the task, proceed to the next screen.</w:t>
      </w:r>
    </w:p>
    <w:p w:rsidR="328BC1B8" w:rsidP="328BC1B8" w:rsidRDefault="328BC1B8" w14:paraId="57A5C8BC" w14:textId="7704CD3A">
      <w:pPr>
        <w:pStyle w:val="Normal"/>
        <w:rPr>
          <w:lang w:val="en-US"/>
        </w:rPr>
      </w:pPr>
    </w:p>
    <w:p w:rsidR="321768FF" w:rsidP="328BC1B8" w:rsidRDefault="321768FF" w14:paraId="5170D369" w14:textId="14919A36">
      <w:pPr>
        <w:pStyle w:val="Normal"/>
        <w:rPr>
          <w:lang w:val="en-US"/>
        </w:rPr>
      </w:pPr>
      <w:r w:rsidRPr="328BC1B8" w:rsidR="321768FF">
        <w:rPr>
          <w:lang w:val="en-US"/>
        </w:rPr>
        <w:t>----</w:t>
      </w:r>
    </w:p>
    <w:p w:rsidR="003C78DB" w:rsidP="0C5B02B1" w:rsidRDefault="003C78DB" w14:paraId="346BD784" w14:textId="477C3A81">
      <w:pPr>
        <w:pStyle w:val="Heading2"/>
        <w:rPr>
          <w:lang w:val="en-US"/>
        </w:rPr>
      </w:pPr>
      <w:r w:rsidRPr="0C5B02B1" w:rsidR="003C78DB">
        <w:rPr>
          <w:lang w:val="en-US"/>
        </w:rPr>
        <w:t>Facial movement instructions (condition 1: smile</w:t>
      </w:r>
      <w:r w:rsidRPr="0C5B02B1" w:rsidR="614ADD54">
        <w:rPr>
          <w:lang w:val="en-US"/>
        </w:rPr>
        <w:t xml:space="preserve"> + Repetition (1 vs. 10)</w:t>
      </w:r>
      <w:r w:rsidRPr="0C5B02B1" w:rsidR="003C78DB">
        <w:rPr>
          <w:lang w:val="en-US"/>
        </w:rPr>
        <w:t>)</w:t>
      </w:r>
    </w:p>
    <w:p w:rsidR="3E751974" w:rsidP="0C5B02B1" w:rsidRDefault="3E751974" w14:paraId="5085E2D6" w14:textId="345DD27B">
      <w:pPr>
        <w:spacing w:before="240" w:beforeAutospacing="off" w:after="240" w:afterAutospacing="off"/>
      </w:pPr>
      <w:r w:rsidRPr="0C5B02B1" w:rsidR="3E751974">
        <w:rPr>
          <w:rFonts w:ascii="Arial" w:hAnsi="Arial" w:eastAsia="Arial" w:cs="Arial"/>
          <w:noProof w:val="0"/>
          <w:sz w:val="22"/>
          <w:szCs w:val="22"/>
          <w:lang w:val="en-US"/>
        </w:rPr>
        <w:t xml:space="preserve">On the next screen, you will receive instructions for your next physical task. </w:t>
      </w:r>
    </w:p>
    <w:p w:rsidR="3E751974" w:rsidP="0C5B02B1" w:rsidRDefault="3E751974" w14:paraId="7B56E7AF" w14:textId="7113AAB3">
      <w:pPr>
        <w:spacing w:before="240" w:beforeAutospacing="off" w:after="240" w:afterAutospacing="off"/>
      </w:pPr>
      <w:r w:rsidRPr="0C5B02B1" w:rsidR="3E751974">
        <w:rPr>
          <w:rFonts w:ascii="Arial" w:hAnsi="Arial" w:eastAsia="Arial" w:cs="Arial"/>
          <w:noProof w:val="0"/>
          <w:sz w:val="22"/>
          <w:szCs w:val="22"/>
          <w:lang w:val="en-US"/>
        </w:rPr>
        <w:t xml:space="preserve">When you are ready to review the instructions, click </w:t>
      </w:r>
      <w:r w:rsidRPr="0C5B02B1" w:rsidR="3E751974">
        <w:rPr>
          <w:rFonts w:ascii="Arial" w:hAnsi="Arial" w:eastAsia="Arial" w:cs="Arial"/>
          <w:b w:val="1"/>
          <w:bCs w:val="1"/>
          <w:noProof w:val="0"/>
          <w:sz w:val="22"/>
          <w:szCs w:val="22"/>
          <w:lang w:val="en-US"/>
        </w:rPr>
        <w:t>Next</w:t>
      </w:r>
    </w:p>
    <w:p w:rsidR="3E751974" w:rsidP="0C5B02B1" w:rsidRDefault="3E751974" w14:paraId="67617528" w14:textId="33260605">
      <w:pPr>
        <w:pStyle w:val="Normal"/>
        <w:rPr>
          <w:lang w:val="en-US"/>
        </w:rPr>
      </w:pPr>
      <w:r w:rsidRPr="0C5B02B1" w:rsidR="3E751974">
        <w:rPr>
          <w:lang w:val="en-US"/>
        </w:rPr>
        <w:t>---</w:t>
      </w:r>
    </w:p>
    <w:p w:rsidR="0C5B02B1" w:rsidP="0C5B02B1" w:rsidRDefault="0C5B02B1" w14:paraId="3B8ED70D" w14:textId="7FC8D3A4">
      <w:pPr>
        <w:pStyle w:val="Normal"/>
        <w:rPr>
          <w:lang w:val="en-US"/>
        </w:rPr>
      </w:pPr>
    </w:p>
    <w:p w:rsidRPr="00737A4F" w:rsidR="003C78DB" w:rsidP="328BC1B8" w:rsidRDefault="003C78DB" w14:paraId="0ADA6C8B" w14:textId="2F9F561E">
      <w:pPr>
        <w:pStyle w:val="Normal"/>
        <w:rPr>
          <w:ins w:author="Takayanagi, Joao Francisco" w:date="2026-03-25T19:21:28.108Z" w16du:dateUtc="2026-03-25T19:21:28.108Z" w:id="601323176"/>
        </w:rPr>
      </w:pPr>
      <w:ins w:author="Takayanagi, Joao Francisco" w:date="2026-03-25T19:21:28.108Z" w16du:dateUtc="2026-03-25T19:21:28.108Z" w:id="777931457">
        <w:r w:rsidRPr="328BC1B8" w:rsidR="4641DD4C">
          <w:rPr>
            <w:lang w:val="en-US"/>
          </w:rPr>
          <w:t>The computer has assigned you the following task:</w:t>
        </w:r>
      </w:ins>
    </w:p>
    <w:p w:rsidRPr="00737A4F" w:rsidR="003C78DB" w:rsidP="003C78DB" w:rsidRDefault="003C78DB" w14:paraId="3834DEFE" w14:textId="63098E98">
      <w:pPr>
        <w:rPr>
          <w:ins w:author="Takayanagi, Joao Francisco" w:date="2026-03-25T19:21:26.547Z" w16du:dateUtc="2026-03-25T19:21:26.547Z" w:id="88884912"/>
          <w:lang w:val="en-US"/>
        </w:rPr>
      </w:pPr>
    </w:p>
    <w:p w:rsidR="328BC1B8" w:rsidP="328BC1B8" w:rsidRDefault="328BC1B8" w14:paraId="03FCA00E" w14:textId="209A6DAC">
      <w:pPr>
        <w:rPr>
          <w:lang w:val="en-US"/>
        </w:rPr>
      </w:pPr>
    </w:p>
    <w:p w:rsidRPr="00737A4F" w:rsidR="003C78DB" w:rsidP="328BC1B8" w:rsidRDefault="003C78DB" w14:paraId="323B1DA4" w14:textId="1A2ABD1C">
      <w:pPr>
        <w:rPr>
          <w:rFonts w:ascii="Courier New" w:hAnsi="Courier New" w:eastAsia="Courier New" w:cs="Courier New"/>
          <w:color w:val="4F81BD" w:themeColor="accent1" w:themeTint="FF" w:themeShade="FF"/>
          <w:lang w:val="en-US"/>
          <w:rPrChange w:author="Takayanagi, Joao Francisco" w:date="2026-03-25T19:23:36.062Z" w:id="1355070524">
            <w:rPr>
              <w:lang w:val="en-US"/>
            </w:rPr>
          </w:rPrChange>
        </w:rPr>
      </w:pPr>
      <w:del w:author="Takayanagi, Joao Francisco" w:date="2026-03-25T19:23:18.685Z" w16du:dateUtc="2026-03-25T19:23:18.685Z" w:id="905139329">
        <w:r w:rsidRPr="328BC1B8" w:rsidDel="003C78DB">
          <w:rPr>
            <w:rFonts w:ascii="Courier New" w:hAnsi="Courier New" w:eastAsia="Courier New" w:cs="Courier New"/>
            <w:color w:val="4F81BD" w:themeColor="accent1" w:themeTint="FF" w:themeShade="FF"/>
            <w:lang w:val="en-US"/>
            <w:rPrChange w:author="Takayanagi, Joao Francisco" w:date="2026-03-25T19:23:36.053Z" w16du:dateUtc="2026-03-25T19:23:36.053Z" w:id="981619687">
              <w:rPr>
                <w:lang w:val="en-US"/>
              </w:rPr>
            </w:rPrChange>
          </w:rPr>
          <w:delText>Next, w</w:delText>
        </w:r>
      </w:del>
      <w:ins w:author="Takayanagi, Joao Francisco" w:date="2026-03-25T19:23:20.299Z" w16du:dateUtc="2026-03-25T19:23:20.299Z" w:id="713876930">
        <w:r w:rsidRPr="328BC1B8" w:rsidR="01D9258C">
          <w:rPr>
            <w:rFonts w:ascii="Courier New" w:hAnsi="Courier New" w:eastAsia="Courier New" w:cs="Courier New"/>
            <w:color w:val="4F81BD" w:themeColor="accent1" w:themeTint="FF" w:themeShade="FF"/>
            <w:lang w:val="en-US"/>
            <w:rPrChange w:author="Takayanagi, Joao Francisco" w:date="2026-03-25T19:23:34.705Z" w16du:dateUtc="2026-03-25T19:23:34.705Z" w:id="1362650312">
              <w:rPr>
                <w:lang w:val="en-US"/>
              </w:rPr>
            </w:rPrChange>
          </w:rPr>
          <w:t>W</w:t>
        </w:r>
      </w:ins>
      <w:r w:rsidRPr="328BC1B8" w:rsidR="003C78DB">
        <w:rPr>
          <w:rFonts w:ascii="Courier New" w:hAnsi="Courier New" w:eastAsia="Courier New" w:cs="Courier New"/>
          <w:color w:val="4F81BD" w:themeColor="accent1" w:themeTint="FF" w:themeShade="FF"/>
          <w:lang w:val="en-US"/>
          <w:rPrChange w:author="Takayanagi, Joao Francisco" w:date="2026-03-25T19:23:34.706Z" w16du:dateUtc="2026-03-25T19:23:34.706Z" w:id="1074362701">
            <w:rPr>
              <w:lang w:val="en-US"/>
            </w:rPr>
          </w:rPrChange>
        </w:rPr>
        <w:t>e are going to</w:t>
      </w:r>
      <w:r w:rsidRPr="328BC1B8" w:rsidR="7B047401">
        <w:rPr>
          <w:rFonts w:ascii="Courier New" w:hAnsi="Courier New" w:eastAsia="Courier New" w:cs="Courier New"/>
          <w:color w:val="4F81BD" w:themeColor="accent1" w:themeTint="FF" w:themeShade="FF"/>
          <w:lang w:val="en-US"/>
          <w:rPrChange w:author="Takayanagi, Joao Francisco" w:date="2026-03-25T19:23:34.706Z" w16du:dateUtc="2026-03-25T19:23:34.706Z" w:id="488340985">
            <w:rPr>
              <w:lang w:val="en-US"/>
            </w:rPr>
          </w:rPrChange>
        </w:rPr>
        <w:t xml:space="preserve"> show </w:t>
      </w:r>
      <w:r w:rsidRPr="328BC1B8" w:rsidR="0046101D">
        <w:rPr>
          <w:rFonts w:ascii="Courier New" w:hAnsi="Courier New" w:eastAsia="Courier New" w:cs="Courier New"/>
          <w:color w:val="4F81BD" w:themeColor="accent1" w:themeTint="FF" w:themeShade="FF"/>
          <w:lang w:val="en-US"/>
          <w:rPrChange w:author="Takayanagi, Joao Francisco" w:date="2026-03-25T19:23:34.707Z" w16du:dateUtc="2026-03-25T19:23:34.707Z" w:id="1695104253">
            <w:rPr>
              <w:lang w:val="en-US"/>
            </w:rPr>
          </w:rPrChange>
        </w:rPr>
        <w:t xml:space="preserve">you a </w:t>
      </w:r>
      <w:r w:rsidRPr="328BC1B8" w:rsidR="0046101D">
        <w:rPr>
          <w:rFonts w:ascii="Courier New" w:hAnsi="Courier New" w:eastAsia="Courier New" w:cs="Courier New"/>
          <w:color w:val="4F81BD" w:themeColor="accent1" w:themeTint="FF" w:themeShade="FF"/>
          <w:lang w:val="en-US"/>
          <w:rPrChange w:author="Takayanagi, Joao Francisco" w:date="2026-03-25T19:23:34.708Z" w16du:dateUtc="2026-03-25T19:23:34.708Z" w:id="348617318">
            <w:rPr>
              <w:lang w:val="en-US"/>
            </w:rPr>
          </w:rPrChange>
        </w:rPr>
        <w:t>set [</w:t>
      </w:r>
      <w:r w:rsidRPr="328BC1B8" w:rsidR="7B047401">
        <w:rPr>
          <w:rFonts w:ascii="Courier New" w:hAnsi="Courier New" w:eastAsia="Courier New" w:cs="Courier New"/>
          <w:color w:val="4F81BD" w:themeColor="accent1" w:themeTint="FF" w:themeShade="FF"/>
          <w:lang w:val="en-US"/>
          <w:rPrChange w:author="Takayanagi, Joao Francisco" w:date="2026-03-25T19:23:34.71Z" w16du:dateUtc="2026-03-25T19:23:34.71Z" w:id="1421487293">
            <w:rPr>
              <w:lang w:val="en-US"/>
            </w:rPr>
          </w:rPrChange>
        </w:rPr>
        <w:t>10 sets</w:t>
      </w:r>
      <w:r w:rsidRPr="328BC1B8" w:rsidR="0046101D">
        <w:rPr>
          <w:rFonts w:ascii="Courier New" w:hAnsi="Courier New" w:eastAsia="Courier New" w:cs="Courier New"/>
          <w:color w:val="4F81BD" w:themeColor="accent1" w:themeTint="FF" w:themeShade="FF"/>
          <w:lang w:val="en-US"/>
          <w:rPrChange w:author="Takayanagi, Joao Francisco" w:date="2026-03-25T19:23:34.711Z" w16du:dateUtc="2026-03-25T19:23:34.711Z" w:id="1637058328">
            <w:rPr>
              <w:lang w:val="en-US"/>
            </w:rPr>
          </w:rPrChange>
        </w:rPr>
        <w:t>]</w:t>
      </w:r>
      <w:r w:rsidRPr="328BC1B8" w:rsidR="7B047401">
        <w:rPr>
          <w:rFonts w:ascii="Courier New" w:hAnsi="Courier New" w:eastAsia="Courier New" w:cs="Courier New"/>
          <w:color w:val="4F81BD" w:themeColor="accent1" w:themeTint="FF" w:themeShade="FF"/>
          <w:lang w:val="en-US"/>
          <w:rPrChange w:author="Takayanagi, Joao Francisco" w:date="2026-03-25T19:23:34.713Z" w16du:dateUtc="2026-03-25T19:23:34.713Z" w:id="1810766991">
            <w:rPr>
              <w:lang w:val="en-US"/>
            </w:rPr>
          </w:rPrChange>
        </w:rPr>
        <w:t xml:space="preserve"> of images. </w:t>
      </w:r>
    </w:p>
    <w:p w:rsidRPr="00737A4F" w:rsidR="003C78DB" w:rsidP="328BC1B8" w:rsidRDefault="003C78DB" w14:paraId="5343C22C" w14:textId="34FD5BA1">
      <w:pPr>
        <w:rPr>
          <w:rFonts w:ascii="Courier New" w:hAnsi="Courier New" w:eastAsia="Courier New" w:cs="Courier New"/>
          <w:color w:val="4F81BD" w:themeColor="accent1" w:themeTint="FF" w:themeShade="FF"/>
          <w:lang w:val="en-US"/>
          <w:rPrChange w:author="Takayanagi, Joao Francisco" w:date="2026-03-25T19:23:36.062Z" w:id="8948531">
            <w:rPr>
              <w:lang w:val="en-US"/>
            </w:rPr>
          </w:rPrChange>
        </w:rPr>
      </w:pPr>
    </w:p>
    <w:p w:rsidR="00E552D0" w:rsidP="53944D75" w:rsidRDefault="0046101D" w14:paraId="0EFC2CCB" w14:textId="3F987FDD">
      <w:pPr>
        <w:rPr>
          <w:rFonts w:ascii="Courier New" w:hAnsi="Courier New" w:eastAsia="Courier New" w:cs="Courier New"/>
          <w:color w:val="4F80BD" w:themeColor="accent1" w:themeTint="FF" w:themeShade="FF"/>
          <w:lang w:val="en-US"/>
          <w:rPrChange w:author="Takayanagi, Joao Francisco" w:date="2026-03-25T19:23:36.084Z" w:id="1743889717">
            <w:rPr>
              <w:lang w:val="en-US"/>
            </w:rPr>
          </w:rPrChange>
        </w:rPr>
      </w:pPr>
      <w:r w:rsidRPr="0C5B02B1" w:rsidR="0046101D">
        <w:rPr>
          <w:rFonts w:ascii="Courier New" w:hAnsi="Courier New" w:eastAsia="Courier New" w:cs="Courier New"/>
          <w:color w:val="4F80BD"/>
          <w:lang w:val="en-US"/>
          <w:rPrChange w:author="Takayanagi, Joao Francisco" w:date="2026-03-25T19:23:36.064Z" w16du:dateUtc="2026-03-25T19:23:36.064Z" w:id="1970710672">
            <w:rPr>
              <w:lang w:val="en-US"/>
            </w:rPr>
          </w:rPrChange>
        </w:rPr>
        <w:t xml:space="preserve">When </w:t>
      </w:r>
      <w:r w:rsidRPr="0C5B02B1" w:rsidR="6E0B9237">
        <w:rPr>
          <w:rFonts w:ascii="Courier New" w:hAnsi="Courier New" w:eastAsia="Courier New" w:cs="Courier New"/>
          <w:color w:val="4F80BD"/>
          <w:lang w:val="en-US"/>
          <w:rPrChange w:author="Takayanagi, Joao Francisco" w:date="2026-03-25T19:23:34.717Z" w16du:dateUtc="2026-03-25T19:23:34.717Z" w:id="1519199834">
            <w:rPr>
              <w:lang w:val="en-US"/>
            </w:rPr>
          </w:rPrChange>
        </w:rPr>
        <w:t xml:space="preserve">you </w:t>
      </w:r>
      <w:r w:rsidRPr="0C5B02B1" w:rsidR="6E0B9237">
        <w:rPr>
          <w:rFonts w:ascii="Courier New" w:hAnsi="Courier New" w:eastAsia="Courier New" w:cs="Courier New"/>
          <w:color w:val="4F80BD"/>
          <w:lang w:val="en-US"/>
          <w:rPrChange w:author="Takayanagi, Joao Francisco" w:date="2026-03-25T19:23:34.717Z" w16du:dateUtc="2026-03-25T19:23:34.717Z" w:id="671664428">
            <w:rPr>
              <w:lang w:val="en-US"/>
            </w:rPr>
          </w:rPrChange>
        </w:rPr>
        <w:t>encounter</w:t>
      </w:r>
      <w:r w:rsidRPr="0C5B02B1" w:rsidR="6E0B9237">
        <w:rPr>
          <w:rFonts w:ascii="Courier New" w:hAnsi="Courier New" w:eastAsia="Courier New" w:cs="Courier New"/>
          <w:color w:val="4F80BD"/>
          <w:lang w:val="en-US"/>
          <w:rPrChange w:author="Takayanagi, Joao Francisco" w:date="2026-03-25T19:23:34.717Z" w16du:dateUtc="2026-03-25T19:23:34.717Z" w:id="1094333037">
            <w:rPr>
              <w:lang w:val="en-US"/>
            </w:rPr>
          </w:rPrChange>
        </w:rPr>
        <w:t xml:space="preserve"> </w:t>
      </w:r>
      <w:r w:rsidRPr="0C5B02B1" w:rsidR="007E1F87">
        <w:rPr>
          <w:rFonts w:ascii="Courier New" w:hAnsi="Courier New" w:eastAsia="Courier New" w:cs="Courier New"/>
          <w:color w:val="4F80BD"/>
          <w:lang w:val="en-US"/>
          <w:rPrChange w:author="Takayanagi, Joao Francisco" w:date="2026-03-25T19:23:34.718Z" w16du:dateUtc="2026-03-25T19:23:34.718Z" w:id="315623657">
            <w:rPr>
              <w:lang w:val="en-US"/>
            </w:rPr>
          </w:rPrChange>
        </w:rPr>
        <w:t>the [each] image set</w:t>
      </w:r>
      <w:r w:rsidRPr="0C5B02B1" w:rsidR="6E0B9237">
        <w:rPr>
          <w:rFonts w:ascii="Courier New" w:hAnsi="Courier New" w:eastAsia="Courier New" w:cs="Courier New"/>
          <w:color w:val="4F80BD"/>
          <w:lang w:val="en-US"/>
          <w:rPrChange w:author="Takayanagi, Joao Francisco" w:date="2026-03-25T19:23:34.719Z" w16du:dateUtc="2026-03-25T19:23:34.719Z" w:id="781572838">
            <w:rPr>
              <w:lang w:val="en-US"/>
            </w:rPr>
          </w:rPrChange>
        </w:rPr>
        <w:t xml:space="preserve">, </w:t>
      </w:r>
      <w:r w:rsidRPr="0C5B02B1" w:rsidR="6E0B9237">
        <w:rPr>
          <w:rFonts w:ascii="Courier New" w:hAnsi="Courier New" w:eastAsia="Courier New" w:cs="Courier New"/>
          <w:b w:val="1"/>
          <w:bCs w:val="1"/>
          <w:color w:val="4F80BD"/>
          <w:lang w:val="en-US"/>
          <w:rPrChange w:author="Takayanagi, Joao Francisco" w:date="2026-03-25T19:23:34.719Z" w16du:dateUtc="2026-03-25T19:23:34.719Z" w:id="1560408611">
            <w:rPr>
              <w:lang w:val="en-US"/>
            </w:rPr>
          </w:rPrChange>
        </w:rPr>
        <w:t>p</w:t>
      </w:r>
      <w:r w:rsidRPr="0C5B02B1" w:rsidR="7B047401">
        <w:rPr>
          <w:rFonts w:ascii="Courier New" w:hAnsi="Courier New" w:eastAsia="Courier New" w:cs="Courier New"/>
          <w:b w:val="1"/>
          <w:bCs w:val="1"/>
          <w:color w:val="4F80BD"/>
          <w:lang w:val="en-US"/>
          <w:rPrChange w:author="Takayanagi, Joao Francisco" w:date="2026-03-25T19:23:34.72Z" w16du:dateUtc="2026-03-25T19:23:34.72Z" w:id="232179954">
            <w:rPr>
              <w:lang w:val="en-US"/>
            </w:rPr>
          </w:rPrChange>
        </w:rPr>
        <w:t xml:space="preserve">lease </w:t>
      </w:r>
      <w:r w:rsidRPr="0C5B02B1" w:rsidR="31FA3286">
        <w:rPr>
          <w:rFonts w:ascii="Courier New" w:hAnsi="Courier New" w:eastAsia="Courier New" w:cs="Courier New"/>
          <w:b w:val="1"/>
          <w:bCs w:val="1"/>
          <w:color w:val="4F80BD"/>
          <w:lang w:val="en-US"/>
          <w:rPrChange w:author="Takayanagi, Joao Francisco" w:date="2026-03-25T19:23:34.721Z" w16du:dateUtc="2026-03-25T19:23:34.721Z" w:id="1624055742">
            <w:rPr>
              <w:lang w:val="en-US"/>
            </w:rPr>
          </w:rPrChange>
        </w:rPr>
        <w:t xml:space="preserve">adopt and </w:t>
      </w:r>
      <w:r w:rsidRPr="0C5B02B1" w:rsidR="31FA3286">
        <w:rPr>
          <w:rFonts w:ascii="Courier New" w:hAnsi="Courier New" w:eastAsia="Courier New" w:cs="Courier New"/>
          <w:b w:val="1"/>
          <w:bCs w:val="1"/>
          <w:color w:val="4F80BD"/>
          <w:lang w:val="en-US"/>
          <w:rPrChange w:author="Takayanagi, Joao Francisco" w:date="2026-03-25T19:23:34.721Z" w16du:dateUtc="2026-03-25T19:23:34.721Z" w:id="729390484">
            <w:rPr>
              <w:lang w:val="en-US"/>
            </w:rPr>
          </w:rPrChange>
        </w:rPr>
        <w:t>maintain</w:t>
      </w:r>
      <w:r w:rsidRPr="0C5B02B1" w:rsidR="31FA3286">
        <w:rPr>
          <w:rFonts w:ascii="Courier New" w:hAnsi="Courier New" w:eastAsia="Courier New" w:cs="Courier New"/>
          <w:b w:val="1"/>
          <w:bCs w:val="1"/>
          <w:color w:val="4F80BD"/>
          <w:lang w:val="en-US"/>
          <w:rPrChange w:author="Takayanagi, Joao Francisco" w:date="2026-03-25T19:23:34.721Z" w16du:dateUtc="2026-03-25T19:23:34.721Z" w:id="992895823">
            <w:rPr>
              <w:lang w:val="en-US"/>
            </w:rPr>
          </w:rPrChange>
        </w:rPr>
        <w:t xml:space="preserve"> the </w:t>
      </w:r>
      <w:r w:rsidRPr="0C5B02B1" w:rsidR="00425BDE">
        <w:rPr>
          <w:rFonts w:ascii="Courier New" w:hAnsi="Courier New" w:eastAsia="Courier New" w:cs="Courier New"/>
          <w:b w:val="1"/>
          <w:bCs w:val="1"/>
          <w:color w:val="4F80BD"/>
          <w:lang w:val="en-US"/>
          <w:rPrChange w:author="Takayanagi, Joao Francisco" w:date="2026-03-25T19:23:34.722Z" w16du:dateUtc="2026-03-25T19:23:34.722Z" w:id="1368194105">
            <w:rPr>
              <w:lang w:val="en-US"/>
            </w:rPr>
          </w:rPrChange>
        </w:rPr>
        <w:t>expression pictured below</w:t>
      </w:r>
      <w:r w:rsidRPr="0C5B02B1" w:rsidR="00E552D0">
        <w:rPr>
          <w:rFonts w:ascii="Courier New" w:hAnsi="Courier New" w:eastAsia="Courier New" w:cs="Courier New"/>
          <w:b w:val="1"/>
          <w:bCs w:val="1"/>
          <w:color w:val="4F80BD"/>
          <w:lang w:val="en-US"/>
          <w:rPrChange w:author="Takayanagi, Joao Francisco" w:date="2026-03-25T19:23:34.723Z" w16du:dateUtc="2026-03-25T19:23:34.723Z" w:id="2019939638">
            <w:rPr>
              <w:lang w:val="en-US"/>
            </w:rPr>
          </w:rPrChange>
        </w:rPr>
        <w:t>.</w:t>
      </w:r>
      <w:r w:rsidRPr="0C5B02B1" w:rsidR="00E552D0">
        <w:rPr>
          <w:rFonts w:ascii="Courier New" w:hAnsi="Courier New" w:eastAsia="Courier New" w:cs="Courier New"/>
          <w:color w:val="4F80BD"/>
          <w:lang w:val="en-US"/>
          <w:rPrChange w:author="Takayanagi, Joao Francisco" w:date="2026-03-25T19:23:34.723Z" w16du:dateUtc="2026-03-25T19:23:34.723Z" w:id="1159173296">
            <w:rPr>
              <w:lang w:val="en-US"/>
            </w:rPr>
          </w:rPrChange>
        </w:rPr>
        <w:t xml:space="preserve"> </w:t>
      </w:r>
      <w:r w:rsidRPr="0C5B02B1" w:rsidR="00425BDE">
        <w:rPr>
          <w:rFonts w:ascii="Courier New" w:hAnsi="Courier New" w:eastAsia="Courier New" w:cs="Courier New"/>
          <w:color w:val="4F80BD"/>
          <w:lang w:val="en-US"/>
          <w:rPrChange w:author="Takayanagi, Joao Francisco" w:date="2026-03-25T19:23:34.725Z" w16du:dateUtc="2026-03-25T19:23:34.725Z" w:id="772289008">
            <w:rPr>
              <w:lang w:val="en-US"/>
            </w:rPr>
          </w:rPrChange>
        </w:rPr>
        <w:t xml:space="preserve">Your camera will automatically start and stop </w:t>
      </w:r>
      <w:r w:rsidRPr="0C5B02B1" w:rsidR="003C5131">
        <w:rPr>
          <w:rFonts w:ascii="Courier New" w:hAnsi="Courier New" w:eastAsia="Courier New" w:cs="Courier New"/>
          <w:color w:val="4F80BD"/>
          <w:lang w:val="en-US"/>
          <w:rPrChange w:author="Takayanagi, Joao Francisco" w:date="2026-03-25T19:23:34.726Z" w16du:dateUtc="2026-03-25T19:23:34.726Z" w:id="733149327">
            <w:rPr>
              <w:lang w:val="en-US"/>
            </w:rPr>
          </w:rPrChange>
        </w:rPr>
        <w:t>recording while you complete the task.</w:t>
      </w:r>
    </w:p>
    <w:p w:rsidR="00E552D0" w:rsidP="003C78DB" w:rsidRDefault="00E552D0" w14:paraId="23EB55DB" w14:textId="77777777">
      <w:pPr>
        <w:rPr>
          <w:lang w:val="en-US"/>
        </w:rPr>
      </w:pPr>
    </w:p>
    <w:p w:rsidRPr="00737A4F" w:rsidR="003C78DB" w:rsidP="003C78DB" w:rsidRDefault="003C78DB" w14:paraId="6CF45FEF" w14:textId="7B4F1526">
      <w:pPr>
        <w:rPr>
          <w:lang w:val="en-US"/>
        </w:rPr>
      </w:pPr>
      <w:r w:rsidRPr="00737A4F">
        <w:rPr>
          <w:lang w:val="en-US"/>
        </w:rPr>
        <w:t xml:space="preserve">When you are ready to start, click the </w:t>
      </w:r>
      <w:r w:rsidRPr="00737A4F">
        <w:rPr>
          <w:i/>
          <w:lang w:val="en-US"/>
        </w:rPr>
        <w:t>Next</w:t>
      </w:r>
      <w:r w:rsidRPr="00737A4F">
        <w:rPr>
          <w:lang w:val="en-US"/>
        </w:rPr>
        <w:t xml:space="preserve"> button.</w:t>
      </w:r>
    </w:p>
    <w:p w:rsidRPr="00737A4F" w:rsidR="003C78DB" w:rsidP="003C78DB" w:rsidRDefault="003C78DB" w14:paraId="76113886" w14:textId="77777777">
      <w:pPr>
        <w:rPr>
          <w:lang w:val="en-US"/>
        </w:rPr>
      </w:pPr>
    </w:p>
    <w:p w:rsidRPr="00737A4F" w:rsidR="003C78DB" w:rsidP="003C78DB" w:rsidRDefault="003C78DB" w14:paraId="0DB271AE" w14:textId="77777777">
      <w:pPr>
        <w:jc w:val="center"/>
        <w:rPr>
          <w:lang w:val="en-US"/>
        </w:rPr>
      </w:pPr>
      <w:r w:rsidRPr="00737A4F">
        <w:rPr>
          <w:noProof/>
          <w:lang w:val="en-US"/>
        </w:rPr>
        <w:drawing>
          <wp:inline distT="114300" distB="114300" distL="114300" distR="114300" wp14:anchorId="098A3D32" wp14:editId="6B2CE0AD">
            <wp:extent cx="3757613" cy="2871265"/>
            <wp:effectExtent l="0" t="0" r="0" b="0"/>
            <wp:docPr id="2" name="image1.png" descr="A collage of people smiling&#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collage of people smiling&#10;&#10;Description automatically generated"/>
                    <pic:cNvPicPr preferRelativeResize="0"/>
                  </pic:nvPicPr>
                  <pic:blipFill>
                    <a:blip r:embed="rId12"/>
                    <a:srcRect/>
                    <a:stretch>
                      <a:fillRect/>
                    </a:stretch>
                  </pic:blipFill>
                  <pic:spPr>
                    <a:xfrm>
                      <a:off x="0" y="0"/>
                      <a:ext cx="3757613" cy="2871265"/>
                    </a:xfrm>
                    <a:prstGeom prst="rect">
                      <a:avLst/>
                    </a:prstGeom>
                    <a:ln/>
                  </pic:spPr>
                </pic:pic>
              </a:graphicData>
            </a:graphic>
          </wp:inline>
        </w:drawing>
      </w:r>
    </w:p>
    <w:p w:rsidRPr="003C78DB" w:rsidR="003C78DB" w:rsidP="003C78DB" w:rsidRDefault="003C78DB" w14:paraId="7C295A8E" w14:textId="31B7971C">
      <w:pPr>
        <w:pStyle w:val="Heading2"/>
        <w:rPr>
          <w:b w:val="0"/>
          <w:bCs/>
          <w:lang w:val="en-US"/>
        </w:rPr>
      </w:pPr>
      <w:bookmarkStart w:name="_w826sol7qtw1" w:colFirst="0" w:colLast="0" w:id="6"/>
      <w:bookmarkEnd w:id="6"/>
      <w:r w:rsidRPr="006B4917">
        <w:rPr>
          <w:b w:val="0"/>
          <w:bCs/>
          <w:lang w:val="en-US"/>
        </w:rPr>
        <w:t>----</w:t>
      </w:r>
    </w:p>
    <w:p w:rsidR="006B663D" w:rsidP="00677DEA" w:rsidRDefault="00965DBC" w14:paraId="06213E8A" w14:textId="0ACEA108">
      <w:pPr>
        <w:pStyle w:val="Heading2"/>
        <w:rPr>
          <w:lang w:val="en-US"/>
        </w:rPr>
      </w:pPr>
      <w:bookmarkStart w:name="_ig0nmv36nqqo" w:id="7"/>
      <w:bookmarkEnd w:id="7"/>
      <w:r w:rsidRPr="328BC1B8" w:rsidR="00965DBC">
        <w:rPr>
          <w:lang w:val="en-US"/>
        </w:rPr>
        <w:t>Facial movement i</w:t>
      </w:r>
      <w:r w:rsidRPr="328BC1B8" w:rsidR="006B663D">
        <w:rPr>
          <w:lang w:val="en-US"/>
        </w:rPr>
        <w:t xml:space="preserve">nstructions (condition 2: </w:t>
      </w:r>
      <w:r w:rsidRPr="328BC1B8" w:rsidR="003C78DB">
        <w:rPr>
          <w:lang w:val="en-US"/>
        </w:rPr>
        <w:t>express naturally</w:t>
      </w:r>
      <w:r w:rsidRPr="328BC1B8" w:rsidR="56CAE707">
        <w:rPr>
          <w:lang w:val="en-US"/>
        </w:rPr>
        <w:t xml:space="preserve"> + Repetition (1 vs. 10)</w:t>
      </w:r>
      <w:r w:rsidRPr="328BC1B8" w:rsidR="006B663D">
        <w:rPr>
          <w:lang w:val="en-US"/>
        </w:rPr>
        <w:t>)</w:t>
      </w:r>
    </w:p>
    <w:p w:rsidR="6E293B0A" w:rsidP="328BC1B8" w:rsidRDefault="6E293B0A" w14:paraId="01AD2991" w14:textId="1FACF384">
      <w:pPr>
        <w:pStyle w:val="Normal"/>
        <w:rPr>
          <w:ins w:author="Takayanagi, Joao Francisco" w:date="2026-03-25T19:23:51.454Z" w16du:dateUtc="2026-03-25T19:23:51.454Z" w:id="1244474094"/>
          <w:lang w:val="en-US"/>
        </w:rPr>
      </w:pPr>
      <w:ins w:author="Takayanagi, Joao Francisco" w:date="2026-03-25T19:23:52.76Z" w16du:dateUtc="2026-03-25T19:23:52.76Z" w:id="1736187263">
        <w:r w:rsidRPr="328BC1B8" w:rsidR="6E293B0A">
          <w:rPr>
            <w:lang w:val="en-US"/>
          </w:rPr>
          <w:t>The computer has assigned you the following task:</w:t>
        </w:r>
      </w:ins>
    </w:p>
    <w:p w:rsidR="328BC1B8" w:rsidP="328BC1B8" w:rsidRDefault="328BC1B8" w14:paraId="3955DEA8" w14:textId="7A5EBF8F">
      <w:pPr>
        <w:rPr>
          <w:ins w:author="Takayanagi, Joao Francisco" w:date="2026-03-25T19:23:51.701Z" w16du:dateUtc="2026-03-25T19:23:51.701Z" w:id="965098742"/>
          <w:lang w:val="en-US"/>
        </w:rPr>
      </w:pPr>
    </w:p>
    <w:p w:rsidRPr="00737A4F" w:rsidR="007E1F87" w:rsidP="328BC1B8" w:rsidRDefault="007E1F87" w14:paraId="4ECF7D42" w14:textId="4119B502">
      <w:pPr>
        <w:rPr>
          <w:del w:author="Takayanagi, Joao Francisco" w:date="2026-03-25T19:24:01.875Z" w16du:dateUtc="2026-03-25T19:24:01.875Z" w:id="618279250"/>
          <w:rFonts w:ascii="Courier New" w:hAnsi="Courier New" w:eastAsia="Courier New" w:cs="Courier New"/>
          <w:color w:val="4F81BD" w:themeColor="accent1" w:themeTint="FF" w:themeShade="FF"/>
          <w:lang w:val="en-US"/>
          <w:rPrChange w:author="Takayanagi, Joao Francisco" w:date="2026-03-25T19:24:11.855Z" w:id="264980028">
            <w:rPr>
              <w:del w:author="Takayanagi, Joao Francisco" w:date="2026-03-25T19:24:01.875Z" w16du:dateUtc="2026-03-25T19:24:01.875Z" w:id="519397471"/>
              <w:lang w:val="en-US"/>
            </w:rPr>
          </w:rPrChange>
        </w:rPr>
      </w:pPr>
      <w:del w:author="Takayanagi, Joao Francisco" w:date="2026-03-25T19:23:59.132Z" w16du:dateUtc="2026-03-25T19:23:59.132Z" w:id="2041833899">
        <w:r w:rsidRPr="328BC1B8" w:rsidDel="007E1F87">
          <w:rPr>
            <w:rFonts w:ascii="Courier New" w:hAnsi="Courier New" w:eastAsia="Courier New" w:cs="Courier New"/>
            <w:color w:val="4F81BD" w:themeColor="accent1" w:themeTint="FF" w:themeShade="FF"/>
            <w:lang w:val="en-US"/>
            <w:rPrChange w:author="Takayanagi, Joao Francisco" w:date="2026-03-25T19:24:11.847Z" w16du:dateUtc="2026-03-25T19:24:11.847Z" w:id="1784204220">
              <w:rPr>
                <w:lang w:val="en-US"/>
              </w:rPr>
            </w:rPrChange>
          </w:rPr>
          <w:delText>N</w:delText>
        </w:r>
        <w:r w:rsidRPr="328BC1B8" w:rsidDel="007E1F87">
          <w:rPr>
            <w:rFonts w:ascii="Courier New" w:hAnsi="Courier New" w:eastAsia="Courier New" w:cs="Courier New"/>
            <w:color w:val="4F81BD" w:themeColor="accent1" w:themeTint="FF" w:themeShade="FF"/>
            <w:lang w:val="en-US"/>
            <w:rPrChange w:author="Takayanagi, Joao Francisco" w:date="2026-03-25T19:24:10.542Z" w16du:dateUtc="2026-03-25T19:24:10.542Z" w:id="490086055">
              <w:rPr>
                <w:lang w:val="en-US"/>
              </w:rPr>
            </w:rPrChange>
          </w:rPr>
          <w:delText>ext, w</w:delText>
        </w:r>
      </w:del>
      <w:ins w:author="Takayanagi, Joao Francisco" w:date="2026-03-25T19:23:59.189Z" w16du:dateUtc="2026-03-25T19:23:59.189Z" w:id="941145375">
        <w:r w:rsidRPr="328BC1B8" w:rsidR="3880D75F">
          <w:rPr>
            <w:rFonts w:ascii="Courier New" w:hAnsi="Courier New" w:eastAsia="Courier New" w:cs="Courier New"/>
            <w:color w:val="4F81BD" w:themeColor="accent1" w:themeTint="FF" w:themeShade="FF"/>
            <w:lang w:val="en-US"/>
            <w:rPrChange w:author="Takayanagi, Joao Francisco" w:date="2026-03-25T19:24:10.543Z" w16du:dateUtc="2026-03-25T19:24:10.543Z" w:id="1982028493">
              <w:rPr>
                <w:lang w:val="en-US"/>
              </w:rPr>
            </w:rPrChange>
          </w:rPr>
          <w:t>W</w:t>
        </w:r>
      </w:ins>
      <w:r w:rsidRPr="328BC1B8" w:rsidR="007E1F87">
        <w:rPr>
          <w:rFonts w:ascii="Courier New" w:hAnsi="Courier New" w:eastAsia="Courier New" w:cs="Courier New"/>
          <w:color w:val="4F81BD" w:themeColor="accent1" w:themeTint="FF" w:themeShade="FF"/>
          <w:lang w:val="en-US"/>
          <w:rPrChange w:author="Takayanagi, Joao Francisco" w:date="2026-03-25T19:24:10.543Z" w16du:dateUtc="2026-03-25T19:24:10.543Z" w:id="1142620029">
            <w:rPr>
              <w:lang w:val="en-US"/>
            </w:rPr>
          </w:rPrChange>
        </w:rPr>
        <w:t xml:space="preserve">e are going to show </w:t>
      </w:r>
      <w:r w:rsidRPr="328BC1B8" w:rsidR="007E1F87">
        <w:rPr>
          <w:rFonts w:ascii="Courier New" w:hAnsi="Courier New" w:eastAsia="Courier New" w:cs="Courier New"/>
          <w:color w:val="4F81BD" w:themeColor="accent1" w:themeTint="FF" w:themeShade="FF"/>
          <w:lang w:val="en-US"/>
          <w:rPrChange w:author="Takayanagi, Joao Francisco" w:date="2026-03-25T19:24:10.544Z" w16du:dateUtc="2026-03-25T19:24:10.544Z" w:id="1170036662">
            <w:rPr>
              <w:lang w:val="en-US"/>
            </w:rPr>
          </w:rPrChange>
        </w:rPr>
        <w:t xml:space="preserve">you a </w:t>
      </w:r>
      <w:r w:rsidRPr="328BC1B8" w:rsidR="007E1F87">
        <w:rPr>
          <w:rFonts w:ascii="Courier New" w:hAnsi="Courier New" w:eastAsia="Courier New" w:cs="Courier New"/>
          <w:color w:val="4F81BD" w:themeColor="accent1" w:themeTint="FF" w:themeShade="FF"/>
          <w:lang w:val="en-US"/>
          <w:rPrChange w:author="Takayanagi, Joao Francisco" w:date="2026-03-25T19:24:10.545Z" w16du:dateUtc="2026-03-25T19:24:10.545Z" w:id="1938801452">
            <w:rPr>
              <w:lang w:val="en-US"/>
            </w:rPr>
          </w:rPrChange>
        </w:rPr>
        <w:t>set [</w:t>
      </w:r>
      <w:r w:rsidRPr="328BC1B8" w:rsidR="007E1F87">
        <w:rPr>
          <w:rFonts w:ascii="Courier New" w:hAnsi="Courier New" w:eastAsia="Courier New" w:cs="Courier New"/>
          <w:color w:val="4F81BD" w:themeColor="accent1" w:themeTint="FF" w:themeShade="FF"/>
          <w:lang w:val="en-US"/>
          <w:rPrChange w:author="Takayanagi, Joao Francisco" w:date="2026-03-25T19:24:10.545Z" w16du:dateUtc="2026-03-25T19:24:10.545Z" w:id="700533126">
            <w:rPr>
              <w:lang w:val="en-US"/>
            </w:rPr>
          </w:rPrChange>
        </w:rPr>
        <w:t>10 sets</w:t>
      </w:r>
      <w:r w:rsidRPr="328BC1B8" w:rsidR="007E1F87">
        <w:rPr>
          <w:rFonts w:ascii="Courier New" w:hAnsi="Courier New" w:eastAsia="Courier New" w:cs="Courier New"/>
          <w:color w:val="4F81BD" w:themeColor="accent1" w:themeTint="FF" w:themeShade="FF"/>
          <w:lang w:val="en-US"/>
          <w:rPrChange w:author="Takayanagi, Joao Francisco" w:date="2026-03-25T19:24:10.546Z" w16du:dateUtc="2026-03-25T19:24:10.546Z" w:id="1577134515">
            <w:rPr>
              <w:lang w:val="en-US"/>
            </w:rPr>
          </w:rPrChange>
        </w:rPr>
        <w:t>]</w:t>
      </w:r>
      <w:r w:rsidRPr="328BC1B8" w:rsidR="007E1F87">
        <w:rPr>
          <w:rFonts w:ascii="Courier New" w:hAnsi="Courier New" w:eastAsia="Courier New" w:cs="Courier New"/>
          <w:color w:val="4F81BD" w:themeColor="accent1" w:themeTint="FF" w:themeShade="FF"/>
          <w:lang w:val="en-US"/>
          <w:rPrChange w:author="Takayanagi, Joao Francisco" w:date="2026-03-25T19:24:10.547Z" w16du:dateUtc="2026-03-25T19:24:10.547Z" w:id="1232073554">
            <w:rPr>
              <w:lang w:val="en-US"/>
            </w:rPr>
          </w:rPrChange>
        </w:rPr>
        <w:t xml:space="preserve"> of images. </w:t>
      </w:r>
    </w:p>
    <w:p w:rsidRPr="00737A4F" w:rsidR="007E1F87" w:rsidP="328BC1B8" w:rsidRDefault="007E1F87" w14:paraId="09053E92" w14:textId="77777777">
      <w:pPr>
        <w:rPr>
          <w:del w:author="Takayanagi, Joao Francisco" w:date="2026-03-25T19:24:02.419Z" w16du:dateUtc="2026-03-25T19:24:02.419Z" w:id="1931826764"/>
          <w:rFonts w:ascii="Courier New" w:hAnsi="Courier New" w:eastAsia="Courier New" w:cs="Courier New"/>
          <w:color w:val="4F81BD" w:themeColor="accent1" w:themeTint="FF" w:themeShade="FF"/>
          <w:lang w:val="en-US"/>
          <w:rPrChange w:author="Takayanagi, Joao Francisco" w:date="2026-03-25T19:24:11.856Z" w:id="244920199">
            <w:rPr>
              <w:del w:author="Takayanagi, Joao Francisco" w:date="2026-03-25T19:24:02.419Z" w16du:dateUtc="2026-03-25T19:24:02.419Z" w:id="1573912030"/>
              <w:lang w:val="en-US"/>
            </w:rPr>
          </w:rPrChange>
        </w:rPr>
      </w:pPr>
    </w:p>
    <w:p w:rsidR="007E1F87" w:rsidP="0C5B02B1" w:rsidRDefault="007E1F87" w14:paraId="293E289A" w14:textId="02E0B9D6">
      <w:pPr>
        <w:rPr>
          <w:rFonts w:ascii="Courier New" w:hAnsi="Courier New" w:eastAsia="Courier New" w:cs="Courier New"/>
          <w:color w:val="4F80BD" w:themeColor="accent1" w:themeTint="FF" w:themeShade="FF"/>
          <w:lang w:val="en-US"/>
          <w:rPrChange w:author="Takayanagi, Joao Francisco" w:date="2026-03-25T19:24:11.865Z" w:id="953326910">
            <w:rPr>
              <w:lang w:val="en-US"/>
            </w:rPr>
          </w:rPrChange>
        </w:rPr>
      </w:pPr>
      <w:r w:rsidRPr="0C5B02B1" w:rsidR="007E1F87">
        <w:rPr>
          <w:rFonts w:ascii="Courier New" w:hAnsi="Courier New" w:eastAsia="Courier New" w:cs="Courier New"/>
          <w:color w:val="4F80BD"/>
          <w:lang w:val="en-US"/>
          <w:rPrChange w:author="Takayanagi, Joao Francisco" w:date="2026-03-25T19:24:11.857Z" w16du:dateUtc="2026-03-25T19:24:11.857Z" w:id="1635540393">
            <w:rPr>
              <w:lang w:val="en-US"/>
            </w:rPr>
          </w:rPrChange>
        </w:rPr>
        <w:t xml:space="preserve">When </w:t>
      </w:r>
      <w:r w:rsidRPr="0C5B02B1" w:rsidR="007E1F87">
        <w:rPr>
          <w:rFonts w:ascii="Courier New" w:hAnsi="Courier New" w:eastAsia="Courier New" w:cs="Courier New"/>
          <w:color w:val="4F80BD"/>
          <w:lang w:val="en-US"/>
          <w:rPrChange w:author="Takayanagi, Joao Francisco" w:date="2026-03-25T19:24:10.549Z" w16du:dateUtc="2026-03-25T19:24:10.549Z" w:id="831042442">
            <w:rPr>
              <w:lang w:val="en-US"/>
            </w:rPr>
          </w:rPrChange>
        </w:rPr>
        <w:t xml:space="preserve">you </w:t>
      </w:r>
      <w:r w:rsidRPr="0C5B02B1" w:rsidR="007E1F87">
        <w:rPr>
          <w:rFonts w:ascii="Courier New" w:hAnsi="Courier New" w:eastAsia="Courier New" w:cs="Courier New"/>
          <w:color w:val="4F80BD"/>
          <w:lang w:val="en-US"/>
          <w:rPrChange w:author="Takayanagi, Joao Francisco" w:date="2026-03-25T19:24:10.549Z" w16du:dateUtc="2026-03-25T19:24:10.549Z" w:id="860534164">
            <w:rPr>
              <w:lang w:val="en-US"/>
            </w:rPr>
          </w:rPrChange>
        </w:rPr>
        <w:t>encounter</w:t>
      </w:r>
      <w:r w:rsidRPr="0C5B02B1" w:rsidR="007E1F87">
        <w:rPr>
          <w:rFonts w:ascii="Courier New" w:hAnsi="Courier New" w:eastAsia="Courier New" w:cs="Courier New"/>
          <w:color w:val="4F80BD"/>
          <w:lang w:val="en-US"/>
          <w:rPrChange w:author="Takayanagi, Joao Francisco" w:date="2026-03-25T19:24:10.549Z" w16du:dateUtc="2026-03-25T19:24:10.549Z" w:id="278973503">
            <w:rPr>
              <w:lang w:val="en-US"/>
            </w:rPr>
          </w:rPrChange>
        </w:rPr>
        <w:t xml:space="preserve"> </w:t>
      </w:r>
      <w:r w:rsidRPr="0C5B02B1" w:rsidR="007E1F87">
        <w:rPr>
          <w:rFonts w:ascii="Courier New" w:hAnsi="Courier New" w:eastAsia="Courier New" w:cs="Courier New"/>
          <w:color w:val="4F80BD"/>
          <w:lang w:val="en-US"/>
          <w:rPrChange w:author="Takayanagi, Joao Francisco" w:date="2026-03-25T19:24:10.55Z" w16du:dateUtc="2026-03-25T19:24:10.55Z" w:id="496749106">
            <w:rPr>
              <w:lang w:val="en-US"/>
            </w:rPr>
          </w:rPrChange>
        </w:rPr>
        <w:t>the [each] image set</w:t>
      </w:r>
      <w:r w:rsidRPr="0C5B02B1" w:rsidR="007E1F87">
        <w:rPr>
          <w:rFonts w:ascii="Courier New" w:hAnsi="Courier New" w:eastAsia="Courier New" w:cs="Courier New"/>
          <w:color w:val="4F80BD"/>
          <w:lang w:val="en-US"/>
          <w:rPrChange w:author="Takayanagi, Joao Francisco" w:date="2026-03-25T19:24:10.551Z" w16du:dateUtc="2026-03-25T19:24:10.551Z" w:id="2056215185">
            <w:rPr>
              <w:lang w:val="en-US"/>
            </w:rPr>
          </w:rPrChange>
        </w:rPr>
        <w:t xml:space="preserve">, </w:t>
      </w:r>
      <w:r w:rsidRPr="0C5B02B1" w:rsidR="007E1F87">
        <w:rPr>
          <w:rFonts w:ascii="Courier New" w:hAnsi="Courier New" w:eastAsia="Courier New" w:cs="Courier New"/>
          <w:b w:val="1"/>
          <w:bCs w:val="1"/>
          <w:color w:val="4F80BD"/>
          <w:lang w:val="en-US"/>
          <w:rPrChange w:author="Takayanagi, Joao Francisco" w:date="2026-03-25T19:24:10.551Z" w16du:dateUtc="2026-03-25T19:24:10.551Z" w:id="852467811">
            <w:rPr>
              <w:lang w:val="en-US"/>
            </w:rPr>
          </w:rPrChange>
        </w:rPr>
        <w:t xml:space="preserve">please </w:t>
      </w:r>
      <w:r w:rsidRPr="0C5B02B1" w:rsidR="003A0051">
        <w:rPr>
          <w:rFonts w:ascii="Courier New" w:hAnsi="Courier New" w:eastAsia="Courier New" w:cs="Courier New"/>
          <w:b w:val="1"/>
          <w:bCs w:val="1"/>
          <w:color w:val="4F80BD"/>
          <w:lang w:val="en-US"/>
          <w:rPrChange w:author="Takayanagi, Joao Francisco" w:date="2026-03-25T19:24:10.551Z" w16du:dateUtc="2026-03-25T19:24:10.551Z" w:id="575831234">
            <w:rPr>
              <w:lang w:val="en-US"/>
            </w:rPr>
          </w:rPrChange>
        </w:rPr>
        <w:t xml:space="preserve">do not </w:t>
      </w:r>
      <w:r w:rsidRPr="0C5B02B1" w:rsidR="003A0051">
        <w:rPr>
          <w:rFonts w:ascii="Courier New" w:hAnsi="Courier New" w:eastAsia="Courier New" w:cs="Courier New"/>
          <w:b w:val="1"/>
          <w:bCs w:val="1"/>
          <w:color w:val="4F80BD"/>
          <w:lang w:val="en-US"/>
          <w:rPrChange w:author="Takayanagi, Joao Francisco" w:date="2026-03-25T19:24:10.551Z" w16du:dateUtc="2026-03-25T19:24:10.551Z" w:id="361046350">
            <w:rPr>
              <w:lang w:val="en-US"/>
            </w:rPr>
          </w:rPrChange>
        </w:rPr>
        <w:t>attempt</w:t>
      </w:r>
      <w:r w:rsidRPr="0C5B02B1" w:rsidR="003A0051">
        <w:rPr>
          <w:rFonts w:ascii="Courier New" w:hAnsi="Courier New" w:eastAsia="Courier New" w:cs="Courier New"/>
          <w:b w:val="1"/>
          <w:bCs w:val="1"/>
          <w:color w:val="4F80BD"/>
          <w:lang w:val="en-US"/>
          <w:rPrChange w:author="Takayanagi, Joao Francisco" w:date="2026-03-25T19:24:10.551Z" w16du:dateUtc="2026-03-25T19:24:10.551Z" w:id="102458323">
            <w:rPr>
              <w:lang w:val="en-US"/>
            </w:rPr>
          </w:rPrChange>
        </w:rPr>
        <w:t xml:space="preserve"> to control your natural facial posture and movements </w:t>
      </w:r>
      <w:r w:rsidRPr="0C5B02B1" w:rsidR="003A0051">
        <w:rPr>
          <w:rFonts w:ascii="Courier New" w:hAnsi="Courier New" w:eastAsia="Courier New" w:cs="Courier New"/>
          <w:color w:val="4F80BD"/>
          <w:lang w:val="en-US"/>
          <w:rPrChange w:author="Takayanagi, Joao Francisco" w:date="2026-03-25T19:24:10.551Z" w16du:dateUtc="2026-03-25T19:24:10.551Z" w:id="349077797">
            <w:rPr>
              <w:lang w:val="en-US"/>
            </w:rPr>
          </w:rPrChange>
        </w:rPr>
        <w:t xml:space="preserve">-- even if the people pictured below look </w:t>
      </w:r>
      <w:r w:rsidRPr="0C5B02B1" w:rsidR="003A0051">
        <w:rPr>
          <w:rFonts w:ascii="Courier New" w:hAnsi="Courier New" w:eastAsia="Courier New" w:cs="Courier New"/>
          <w:color w:val="4F80BD"/>
          <w:lang w:val="en-US"/>
          <w:rPrChange w:author="Takayanagi, Joao Francisco" w:date="2026-03-25T19:24:10.551Z" w16du:dateUtc="2026-03-25T19:24:10.551Z" w:id="1089746774">
            <w:rPr>
              <w:lang w:val="en-US"/>
            </w:rPr>
          </w:rPrChange>
        </w:rPr>
        <w:t>differently</w:t>
      </w:r>
      <w:r w:rsidRPr="0C5B02B1" w:rsidR="007E1F87">
        <w:rPr>
          <w:rFonts w:ascii="Courier New" w:hAnsi="Courier New" w:eastAsia="Courier New" w:cs="Courier New"/>
          <w:color w:val="4F80BD"/>
          <w:lang w:val="en-US"/>
          <w:rPrChange w:author="Takayanagi, Joao Francisco" w:date="2026-03-25T19:24:10.552Z" w16du:dateUtc="2026-03-25T19:24:10.552Z" w:id="636336153">
            <w:rPr>
              <w:lang w:val="en-US"/>
            </w:rPr>
          </w:rPrChange>
        </w:rPr>
        <w:t>. Your camera will automatically start and stop recording while you complete the task.</w:t>
      </w:r>
    </w:p>
    <w:p w:rsidR="007E1F87" w:rsidP="007E1F87" w:rsidRDefault="007E1F87" w14:paraId="50A87350" w14:textId="77777777">
      <w:pPr>
        <w:rPr>
          <w:lang w:val="en-US"/>
        </w:rPr>
      </w:pPr>
    </w:p>
    <w:p w:rsidRPr="00737A4F" w:rsidR="0066155F" w:rsidRDefault="007E1F87" w14:paraId="2445A3B1" w14:textId="5C2753AB">
      <w:pPr>
        <w:rPr>
          <w:lang w:val="en-US"/>
        </w:rPr>
      </w:pPr>
      <w:r w:rsidRPr="00737A4F">
        <w:rPr>
          <w:lang w:val="en-US"/>
        </w:rPr>
        <w:t xml:space="preserve">When you are ready to start, click the </w:t>
      </w:r>
      <w:r w:rsidRPr="00737A4F">
        <w:rPr>
          <w:i/>
          <w:lang w:val="en-US"/>
        </w:rPr>
        <w:t>Next</w:t>
      </w:r>
      <w:r w:rsidRPr="00737A4F">
        <w:rPr>
          <w:lang w:val="en-US"/>
        </w:rPr>
        <w:t xml:space="preserve"> button.</w:t>
      </w:r>
    </w:p>
    <w:p w:rsidRPr="00737A4F" w:rsidR="0066155F" w:rsidRDefault="0066155F" w14:paraId="2445A3B2" w14:textId="77777777">
      <w:pPr>
        <w:rPr>
          <w:lang w:val="en-US"/>
        </w:rPr>
      </w:pPr>
    </w:p>
    <w:p w:rsidRPr="00737A4F" w:rsidR="0066155F" w:rsidRDefault="006B663D" w14:paraId="2445A3B3" w14:textId="77777777">
      <w:pPr>
        <w:jc w:val="center"/>
        <w:rPr>
          <w:lang w:val="en-US"/>
        </w:rPr>
      </w:pPr>
      <w:r w:rsidRPr="00737A4F">
        <w:rPr>
          <w:noProof/>
          <w:lang w:val="en-US"/>
        </w:rPr>
        <w:lastRenderedPageBreak/>
        <w:drawing>
          <wp:inline distT="114300" distB="114300" distL="114300" distR="114300" wp14:anchorId="2445A424" wp14:editId="2445A425">
            <wp:extent cx="3757613" cy="28712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757613" cy="2871265"/>
                    </a:xfrm>
                    <a:prstGeom prst="rect">
                      <a:avLst/>
                    </a:prstGeom>
                    <a:ln/>
                  </pic:spPr>
                </pic:pic>
              </a:graphicData>
            </a:graphic>
          </wp:inline>
        </w:drawing>
      </w:r>
    </w:p>
    <w:p w:rsidRPr="00737A4F" w:rsidR="0066155F" w:rsidRDefault="0066155F" w14:paraId="2445A3B4" w14:textId="77777777">
      <w:pPr>
        <w:pStyle w:val="Heading2"/>
        <w:rPr>
          <w:lang w:val="en-US"/>
        </w:rPr>
      </w:pPr>
      <w:bookmarkStart w:name="_t3ggzwuasyzp" w:colFirst="0" w:colLast="0" w:id="8"/>
      <w:bookmarkEnd w:id="8"/>
    </w:p>
    <w:p w:rsidRPr="003C78DB" w:rsidR="003C78DB" w:rsidP="328BC1B8" w:rsidRDefault="003C78DB" w14:paraId="4A987E9A" w14:textId="551B6FAD">
      <w:pPr>
        <w:pStyle w:val="Heading2"/>
        <w:rPr>
          <w:b w:val="0"/>
          <w:bCs w:val="0"/>
          <w:lang w:val="en-US"/>
        </w:rPr>
      </w:pPr>
      <w:bookmarkStart w:name="_26olzx59nh3d" w:id="9"/>
      <w:bookmarkEnd w:id="9"/>
      <w:r w:rsidRPr="328BC1B8" w:rsidR="003C78DB">
        <w:rPr>
          <w:b w:val="0"/>
          <w:bCs w:val="0"/>
          <w:lang w:val="en-US"/>
        </w:rPr>
        <w:t>----</w:t>
      </w:r>
    </w:p>
    <w:p w:rsidR="328BC1B8" w:rsidP="328BC1B8" w:rsidRDefault="328BC1B8" w14:paraId="3B056E45" w14:textId="31EC3AE4">
      <w:pPr>
        <w:pStyle w:val="Normal"/>
        <w:rPr>
          <w:lang w:val="en-US"/>
        </w:rPr>
      </w:pPr>
    </w:p>
    <w:p w:rsidRPr="00737A4F" w:rsidR="0066155F" w:rsidRDefault="069F9DFF" w14:paraId="2445A3B5" w14:textId="1D09AF40">
      <w:pPr>
        <w:pStyle w:val="Heading2"/>
        <w:rPr>
          <w:lang w:val="en-US"/>
        </w:rPr>
      </w:pPr>
      <w:r w:rsidRPr="1CB8613F">
        <w:rPr>
          <w:lang w:val="en-US"/>
        </w:rPr>
        <w:t>Images</w:t>
      </w:r>
      <w:r w:rsidRPr="1CB8613F" w:rsidR="003C78DB">
        <w:rPr>
          <w:lang w:val="en-US"/>
        </w:rPr>
        <w:t xml:space="preserve"> (</w:t>
      </w:r>
      <w:r w:rsidRPr="1CB8613F" w:rsidR="00793D51">
        <w:rPr>
          <w:lang w:val="en-US"/>
        </w:rPr>
        <w:t>condition 1</w:t>
      </w:r>
      <w:r w:rsidRPr="1CB8613F" w:rsidR="00E16005">
        <w:rPr>
          <w:lang w:val="en-US"/>
        </w:rPr>
        <w:t>: positive</w:t>
      </w:r>
      <w:r w:rsidRPr="1CB8613F" w:rsidR="78E0278F">
        <w:rPr>
          <w:lang w:val="en-US"/>
        </w:rPr>
        <w:t xml:space="preserve"> </w:t>
      </w:r>
      <w:r w:rsidRPr="1CB8613F" w:rsidR="003C78DB">
        <w:rPr>
          <w:lang w:val="en-US"/>
        </w:rPr>
        <w:t>)</w:t>
      </w:r>
    </w:p>
    <w:p w:rsidR="1CB8613F" w:rsidP="004A4CE1" w:rsidRDefault="1CB8613F" w14:paraId="0D51C361" w14:textId="6F9143F0">
      <w:pPr>
        <w:rPr>
          <w:lang w:val="en-US"/>
        </w:rPr>
      </w:pPr>
    </w:p>
    <w:p w:rsidR="51BE060C" w:rsidP="1CB8613F" w:rsidRDefault="51BE060C" w14:paraId="4EE5590D" w14:textId="28FC213E">
      <w:r w:rsidRPr="1CB8613F">
        <w:t>[</w:t>
      </w:r>
      <w:r w:rsidR="00B56DA5">
        <w:t xml:space="preserve">Use Maciej’s methodology to generate up to 10 </w:t>
      </w:r>
      <w:r w:rsidR="00E65CE3">
        <w:t>sets of similar images as what we originally used. Let Nicholas know if you cant find it.</w:t>
      </w:r>
      <w:r w:rsidRPr="1CB8613F">
        <w:t>]</w:t>
      </w:r>
    </w:p>
    <w:p w:rsidRPr="003C78DB" w:rsidR="00866B6E" w:rsidP="00866B6E" w:rsidRDefault="00866B6E" w14:paraId="7141753A" w14:textId="77777777">
      <w:pPr>
        <w:pStyle w:val="Heading2"/>
        <w:rPr>
          <w:b w:val="0"/>
          <w:bCs/>
          <w:lang w:val="en-US"/>
        </w:rPr>
      </w:pPr>
      <w:r w:rsidRPr="006B4917">
        <w:rPr>
          <w:b w:val="0"/>
          <w:bCs/>
          <w:lang w:val="en-US"/>
        </w:rPr>
        <w:t>----</w:t>
      </w:r>
    </w:p>
    <w:p w:rsidRPr="00737A4F" w:rsidR="00866B6E" w:rsidP="00866B6E" w:rsidRDefault="0928F02F" w14:paraId="1381AFC9" w14:textId="78116492">
      <w:pPr>
        <w:pStyle w:val="Heading2"/>
        <w:rPr>
          <w:lang w:val="en-US"/>
        </w:rPr>
      </w:pPr>
      <w:r w:rsidRPr="1CB8613F">
        <w:rPr>
          <w:lang w:val="en-US"/>
        </w:rPr>
        <w:t xml:space="preserve"> Images</w:t>
      </w:r>
      <w:r w:rsidRPr="1CB8613F" w:rsidR="00866B6E">
        <w:rPr>
          <w:lang w:val="en-US"/>
        </w:rPr>
        <w:t xml:space="preserve"> (</w:t>
      </w:r>
      <w:r w:rsidRPr="1CB8613F" w:rsidR="00793D51">
        <w:rPr>
          <w:lang w:val="en-US"/>
        </w:rPr>
        <w:t>condition 2</w:t>
      </w:r>
      <w:r w:rsidRPr="1CB8613F" w:rsidR="00E16005">
        <w:rPr>
          <w:lang w:val="en-US"/>
        </w:rPr>
        <w:t>: negative</w:t>
      </w:r>
      <w:r w:rsidRPr="1CB8613F" w:rsidR="00866B6E">
        <w:rPr>
          <w:lang w:val="en-US"/>
        </w:rPr>
        <w:t>)</w:t>
      </w:r>
    </w:p>
    <w:p w:rsidRPr="00E65CE3" w:rsidR="1CB8613F" w:rsidP="1CB8613F" w:rsidRDefault="00E65CE3" w14:paraId="052EBE3B" w14:textId="15CA66C4">
      <w:r w:rsidRPr="1CB8613F">
        <w:t>[</w:t>
      </w:r>
      <w:r>
        <w:t>Use Maciej’s methodology to generate up to 10 sets of similar images as what we originally used. Let Nicholas know if you cant find it.</w:t>
      </w:r>
      <w:r w:rsidRPr="1CB8613F">
        <w:t>]</w:t>
      </w:r>
    </w:p>
    <w:p w:rsidR="328BC1B8" w:rsidP="328BC1B8" w:rsidRDefault="328BC1B8" w14:paraId="4981ED05" w14:textId="066E70C9">
      <w:pPr>
        <w:pStyle w:val="Heading2"/>
        <w:rPr>
          <w:lang w:val="en-US"/>
        </w:rPr>
      </w:pPr>
    </w:p>
    <w:p w:rsidRPr="00737A4F" w:rsidR="00477F28" w:rsidP="328BC1B8" w:rsidRDefault="00477F28" w14:paraId="228ABB44" w14:textId="5A2D8CBA">
      <w:pPr>
        <w:pStyle w:val="Heading2"/>
        <w:rPr>
          <w:lang w:val="en-US"/>
        </w:rPr>
      </w:pPr>
      <w:r w:rsidRPr="328BC1B8" w:rsidR="00477F28">
        <w:rPr>
          <w:lang w:val="en-US"/>
        </w:rPr>
        <w:t xml:space="preserve">Filler </w:t>
      </w:r>
      <w:r w:rsidRPr="328BC1B8" w:rsidR="00477F28">
        <w:rPr>
          <w:lang w:val="en-US"/>
        </w:rPr>
        <w:t>Math 1</w:t>
      </w:r>
    </w:p>
    <w:p w:rsidRPr="00737A4F" w:rsidR="00477F28" w:rsidP="00477F28" w:rsidRDefault="00477F28" w14:paraId="6C5D0DA9" w14:textId="77777777">
      <w:pPr>
        <w:rPr>
          <w:lang w:val="en-US"/>
        </w:rPr>
      </w:pPr>
    </w:p>
    <w:p w:rsidRPr="00737A4F" w:rsidR="00477F28" w:rsidP="00477F28" w:rsidRDefault="00477F28" w14:paraId="48E1F3A5" w14:textId="77777777">
      <w:pPr>
        <w:rPr>
          <w:lang w:val="en-US"/>
        </w:rPr>
      </w:pPr>
      <w:r w:rsidRPr="00737A4F">
        <w:rPr>
          <w:lang w:val="en-US"/>
        </w:rPr>
        <w:t>Please solve the following equation:</w:t>
      </w:r>
    </w:p>
    <w:p w:rsidRPr="00737A4F" w:rsidR="00477F28" w:rsidP="00477F28" w:rsidRDefault="00477F28" w14:paraId="1F4CE652" w14:textId="77777777">
      <w:pPr>
        <w:rPr>
          <w:lang w:val="en-US"/>
        </w:rPr>
      </w:pPr>
    </w:p>
    <w:p w:rsidRPr="00737A4F" w:rsidR="00477F28" w:rsidP="00477F28" w:rsidRDefault="00477F28" w14:paraId="642CA869" w14:textId="77777777">
      <w:pPr>
        <w:rPr>
          <w:lang w:val="en-US"/>
        </w:rPr>
      </w:pPr>
      <w:r w:rsidRPr="00737A4F">
        <w:rPr>
          <w:lang w:val="en-US"/>
        </w:rPr>
        <w:t>2 + 5 =</w:t>
      </w:r>
    </w:p>
    <w:p w:rsidRPr="003C78DB" w:rsidR="00477F28" w:rsidP="00477F28" w:rsidRDefault="00477F28" w14:paraId="7D2B9C47" w14:textId="77777777">
      <w:pPr>
        <w:pStyle w:val="Heading2"/>
        <w:rPr>
          <w:b w:val="0"/>
          <w:bCs/>
          <w:lang w:val="en-US"/>
        </w:rPr>
      </w:pPr>
      <w:r w:rsidRPr="006B4917">
        <w:rPr>
          <w:b w:val="0"/>
          <w:bCs/>
          <w:lang w:val="en-US"/>
        </w:rPr>
        <w:lastRenderedPageBreak/>
        <w:t>----</w:t>
      </w:r>
    </w:p>
    <w:p w:rsidRPr="00737A4F" w:rsidR="00F3425E" w:rsidP="00F3425E" w:rsidRDefault="00F3425E" w14:paraId="09AA74EA" w14:textId="77777777">
      <w:pPr>
        <w:pStyle w:val="Heading2"/>
        <w:rPr>
          <w:lang w:val="en-US"/>
        </w:rPr>
      </w:pPr>
      <w:r w:rsidRPr="00737A4F">
        <w:rPr>
          <w:lang w:val="en-US"/>
        </w:rPr>
        <w:t>Discrete Emotions Questionnaire</w:t>
      </w:r>
    </w:p>
    <w:p w:rsidRPr="00737A4F" w:rsidR="00F3425E" w:rsidP="00F3425E" w:rsidRDefault="00F3425E" w14:paraId="6B53E33C" w14:textId="1F0B92FB">
      <w:pPr>
        <w:rPr>
          <w:lang w:val="en-US"/>
        </w:rPr>
      </w:pPr>
      <w:r w:rsidRPr="0C5B02B1" w:rsidR="00F3425E">
        <w:rPr>
          <w:lang w:val="en-US"/>
        </w:rPr>
        <w:t xml:space="preserve">While </w:t>
      </w:r>
      <w:r w:rsidRPr="0C5B02B1" w:rsidR="182D03CA">
        <w:rPr>
          <w:lang w:val="en-US"/>
        </w:rPr>
        <w:t>performing the physical movement task</w:t>
      </w:r>
      <w:r w:rsidRPr="0C5B02B1" w:rsidR="00F3425E">
        <w:rPr>
          <w:lang w:val="en-US"/>
        </w:rPr>
        <w:t xml:space="preserve">, to what extent did you experience these emotions? </w:t>
      </w:r>
    </w:p>
    <w:p w:rsidRPr="00737A4F" w:rsidR="00F3425E" w:rsidP="00F3425E" w:rsidRDefault="00F3425E" w14:paraId="0C4177C6" w14:textId="77777777">
      <w:pPr>
        <w:rPr>
          <w:lang w:val="en-US"/>
        </w:rPr>
      </w:pPr>
    </w:p>
    <w:p w:rsidRPr="00737A4F" w:rsidR="00F3425E" w:rsidP="00F3425E" w:rsidRDefault="00F3425E" w14:paraId="469CADE3" w14:textId="77777777">
      <w:pPr>
        <w:rPr>
          <w:lang w:val="en-US"/>
        </w:rPr>
      </w:pPr>
      <w:r w:rsidRPr="00737A4F">
        <w:rPr>
          <w:lang w:val="en-US"/>
        </w:rPr>
        <w:t>7-point Likert scale, from 1 (not at all) to 7 (an extreme amount)</w:t>
      </w:r>
    </w:p>
    <w:p w:rsidRPr="00737A4F" w:rsidR="00F3425E" w:rsidP="00F3425E" w:rsidRDefault="00F3425E" w14:paraId="03C7B7D5" w14:textId="77777777">
      <w:pPr>
        <w:rPr>
          <w:lang w:val="en-US"/>
        </w:rPr>
      </w:pPr>
    </w:p>
    <w:p w:rsidRPr="00737A4F" w:rsidR="00F3425E" w:rsidP="00F3425E" w:rsidRDefault="00F3425E" w14:paraId="1FE41C1B" w14:textId="77777777">
      <w:pPr>
        <w:numPr>
          <w:ilvl w:val="0"/>
          <w:numId w:val="4"/>
        </w:numPr>
        <w:rPr>
          <w:lang w:val="en-US"/>
        </w:rPr>
      </w:pPr>
      <w:r w:rsidRPr="00737A4F">
        <w:rPr>
          <w:lang w:val="en-US"/>
        </w:rPr>
        <w:t>happiness</w:t>
      </w:r>
    </w:p>
    <w:p w:rsidRPr="00737A4F" w:rsidR="00F3425E" w:rsidP="00F3425E" w:rsidRDefault="00F3425E" w14:paraId="0D16F45B" w14:textId="77777777">
      <w:pPr>
        <w:numPr>
          <w:ilvl w:val="0"/>
          <w:numId w:val="4"/>
        </w:numPr>
        <w:rPr>
          <w:lang w:val="en-US"/>
        </w:rPr>
      </w:pPr>
      <w:r w:rsidRPr="00737A4F">
        <w:rPr>
          <w:lang w:val="en-US"/>
        </w:rPr>
        <w:t>satisfaction</w:t>
      </w:r>
    </w:p>
    <w:p w:rsidRPr="00737A4F" w:rsidR="00F3425E" w:rsidP="00F3425E" w:rsidRDefault="00F3425E" w14:paraId="44A8F18B" w14:textId="77777777">
      <w:pPr>
        <w:numPr>
          <w:ilvl w:val="0"/>
          <w:numId w:val="4"/>
        </w:numPr>
        <w:rPr>
          <w:lang w:val="en-US"/>
        </w:rPr>
      </w:pPr>
      <w:r w:rsidRPr="00737A4F">
        <w:rPr>
          <w:lang w:val="en-US"/>
        </w:rPr>
        <w:t>enjoyment</w:t>
      </w:r>
    </w:p>
    <w:p w:rsidRPr="00737A4F" w:rsidR="00F3425E" w:rsidP="00F3425E" w:rsidRDefault="00F3425E" w14:paraId="20473AF6" w14:textId="77777777">
      <w:pPr>
        <w:numPr>
          <w:ilvl w:val="0"/>
          <w:numId w:val="4"/>
        </w:numPr>
        <w:rPr>
          <w:lang w:val="en-US"/>
        </w:rPr>
      </w:pPr>
      <w:r w:rsidRPr="00737A4F">
        <w:rPr>
          <w:lang w:val="en-US"/>
        </w:rPr>
        <w:t>alarmed</w:t>
      </w:r>
    </w:p>
    <w:p w:rsidRPr="00737A4F" w:rsidR="00F3425E" w:rsidP="00F3425E" w:rsidRDefault="00F3425E" w14:paraId="67ADC48F" w14:textId="77777777">
      <w:pPr>
        <w:numPr>
          <w:ilvl w:val="0"/>
          <w:numId w:val="4"/>
        </w:numPr>
        <w:rPr>
          <w:lang w:val="en-US"/>
        </w:rPr>
      </w:pPr>
      <w:r w:rsidRPr="00737A4F">
        <w:rPr>
          <w:lang w:val="en-US"/>
        </w:rPr>
        <w:t>scared</w:t>
      </w:r>
    </w:p>
    <w:p w:rsidRPr="00737A4F" w:rsidR="00F3425E" w:rsidP="00F3425E" w:rsidRDefault="00F3425E" w14:paraId="105A8FF2" w14:textId="77777777">
      <w:pPr>
        <w:numPr>
          <w:ilvl w:val="0"/>
          <w:numId w:val="4"/>
        </w:numPr>
        <w:rPr>
          <w:lang w:val="en-US"/>
        </w:rPr>
      </w:pPr>
      <w:r w:rsidRPr="00737A4F">
        <w:rPr>
          <w:lang w:val="en-US"/>
        </w:rPr>
        <w:t>fear</w:t>
      </w:r>
    </w:p>
    <w:p w:rsidRPr="00737A4F" w:rsidR="00F3425E" w:rsidP="00F3425E" w:rsidRDefault="00F3425E" w14:paraId="7D510343" w14:textId="77777777">
      <w:pPr>
        <w:numPr>
          <w:ilvl w:val="0"/>
          <w:numId w:val="4"/>
        </w:numPr>
        <w:rPr>
          <w:lang w:val="en-US"/>
        </w:rPr>
      </w:pPr>
      <w:r w:rsidRPr="00737A4F">
        <w:rPr>
          <w:lang w:val="en-US"/>
        </w:rPr>
        <w:t>irritation</w:t>
      </w:r>
    </w:p>
    <w:p w:rsidRPr="00737A4F" w:rsidR="00F3425E" w:rsidP="00F3425E" w:rsidRDefault="00F3425E" w14:paraId="27F72511" w14:textId="77777777">
      <w:pPr>
        <w:numPr>
          <w:ilvl w:val="0"/>
          <w:numId w:val="4"/>
        </w:numPr>
        <w:rPr>
          <w:lang w:val="en-US"/>
        </w:rPr>
      </w:pPr>
      <w:r w:rsidRPr="00737A4F">
        <w:rPr>
          <w:lang w:val="en-US"/>
        </w:rPr>
        <w:t>aggravation</w:t>
      </w:r>
    </w:p>
    <w:p w:rsidR="00F3425E" w:rsidP="00F3425E" w:rsidRDefault="00F3425E" w14:paraId="4F55BD17" w14:textId="77777777">
      <w:pPr>
        <w:numPr>
          <w:ilvl w:val="0"/>
          <w:numId w:val="4"/>
        </w:numPr>
        <w:rPr>
          <w:lang w:val="en-US"/>
        </w:rPr>
      </w:pPr>
      <w:r w:rsidRPr="00737A4F">
        <w:rPr>
          <w:lang w:val="en-US"/>
        </w:rPr>
        <w:t>annoyance</w:t>
      </w:r>
    </w:p>
    <w:p w:rsidRPr="00F3425E" w:rsidR="00F3425E" w:rsidP="00F3425E" w:rsidRDefault="00F3425E" w14:paraId="4F462344" w14:textId="6CD8728E">
      <w:pPr>
        <w:pStyle w:val="Heading2"/>
        <w:rPr>
          <w:b w:val="0"/>
          <w:bCs/>
          <w:lang w:val="en-US"/>
        </w:rPr>
      </w:pPr>
      <w:r w:rsidRPr="006B4917">
        <w:rPr>
          <w:b w:val="0"/>
          <w:bCs/>
          <w:lang w:val="en-US"/>
        </w:rPr>
        <w:t>----</w:t>
      </w:r>
    </w:p>
    <w:p w:rsidRPr="00737A4F" w:rsidR="00F3425E" w:rsidP="00F3425E" w:rsidRDefault="00B340F3" w14:paraId="2743F2E0" w14:textId="7B7447E7">
      <w:pPr>
        <w:pStyle w:val="Heading2"/>
        <w:rPr>
          <w:lang w:val="en-US"/>
        </w:rPr>
      </w:pPr>
      <w:bookmarkStart w:name="_ibuyx9uyy074" w:colFirst="0" w:colLast="0" w:id="10"/>
      <w:bookmarkEnd w:id="10"/>
      <w:r>
        <w:rPr>
          <w:lang w:val="en-US"/>
        </w:rPr>
        <w:t>Satisfaction with Life</w:t>
      </w:r>
    </w:p>
    <w:p w:rsidRPr="00737A4F" w:rsidR="00F3425E" w:rsidP="00F3425E" w:rsidRDefault="00F3425E" w14:paraId="74C934D8" w14:textId="77777777">
      <w:pPr>
        <w:rPr>
          <w:lang w:val="en-US"/>
        </w:rPr>
      </w:pPr>
      <w:r w:rsidRPr="00737A4F">
        <w:rPr>
          <w:lang w:val="en-US"/>
        </w:rPr>
        <w:t>Please indicate the response that best fits you, using the 7-point scale below.</w:t>
      </w:r>
    </w:p>
    <w:p w:rsidRPr="00737A4F" w:rsidR="00F3425E" w:rsidP="00F3425E" w:rsidRDefault="00F3425E" w14:paraId="65FD2885" w14:textId="77777777">
      <w:pPr>
        <w:rPr>
          <w:lang w:val="en-US"/>
        </w:rPr>
      </w:pPr>
    </w:p>
    <w:p w:rsidRPr="00737A4F" w:rsidR="00F3425E" w:rsidP="00F3425E" w:rsidRDefault="00F3425E" w14:paraId="3C085F4B" w14:textId="77777777">
      <w:pPr>
        <w:rPr>
          <w:lang w:val="en-US"/>
        </w:rPr>
      </w:pPr>
      <w:r w:rsidRPr="00737A4F">
        <w:rPr>
          <w:lang w:val="en-US"/>
        </w:rPr>
        <w:t>7-point Likert scale, from 1 (strongly disagree) to 7 (strongly agree)</w:t>
      </w:r>
    </w:p>
    <w:p w:rsidRPr="00737A4F" w:rsidR="00F3425E" w:rsidP="00F3425E" w:rsidRDefault="00F3425E" w14:paraId="283C8615" w14:textId="77777777">
      <w:pPr>
        <w:rPr>
          <w:lang w:val="en-US"/>
        </w:rPr>
      </w:pPr>
    </w:p>
    <w:p w:rsidRPr="00737A4F" w:rsidR="00F3425E" w:rsidP="00F3425E" w:rsidRDefault="00F3425E" w14:paraId="34F09232" w14:textId="77777777">
      <w:pPr>
        <w:numPr>
          <w:ilvl w:val="0"/>
          <w:numId w:val="5"/>
        </w:numPr>
        <w:rPr>
          <w:lang w:val="en-US"/>
        </w:rPr>
      </w:pPr>
      <w:r w:rsidRPr="00737A4F">
        <w:rPr>
          <w:lang w:val="en-US"/>
        </w:rPr>
        <w:t>In most ways my life is close to my ideal</w:t>
      </w:r>
    </w:p>
    <w:p w:rsidRPr="00737A4F" w:rsidR="00F3425E" w:rsidP="00F3425E" w:rsidRDefault="00F3425E" w14:paraId="0C255558" w14:textId="77777777">
      <w:pPr>
        <w:numPr>
          <w:ilvl w:val="0"/>
          <w:numId w:val="5"/>
        </w:numPr>
        <w:rPr>
          <w:lang w:val="en-US"/>
        </w:rPr>
      </w:pPr>
      <w:r w:rsidRPr="00737A4F">
        <w:rPr>
          <w:lang w:val="en-US"/>
        </w:rPr>
        <w:t>The conditions of my life are excellent</w:t>
      </w:r>
    </w:p>
    <w:p w:rsidRPr="00737A4F" w:rsidR="00F3425E" w:rsidP="00F3425E" w:rsidRDefault="00F3425E" w14:paraId="0F47C7E5" w14:textId="77777777">
      <w:pPr>
        <w:numPr>
          <w:ilvl w:val="0"/>
          <w:numId w:val="5"/>
        </w:numPr>
        <w:rPr>
          <w:lang w:val="en-US"/>
        </w:rPr>
      </w:pPr>
      <w:r w:rsidRPr="00737A4F">
        <w:rPr>
          <w:lang w:val="en-US"/>
        </w:rPr>
        <w:t>I am satisfied with my life</w:t>
      </w:r>
    </w:p>
    <w:p w:rsidRPr="00737A4F" w:rsidR="00F3425E" w:rsidP="00F3425E" w:rsidRDefault="00F3425E" w14:paraId="4FCC5523" w14:textId="77777777">
      <w:pPr>
        <w:numPr>
          <w:ilvl w:val="0"/>
          <w:numId w:val="5"/>
        </w:numPr>
        <w:rPr>
          <w:lang w:val="en-US"/>
        </w:rPr>
      </w:pPr>
      <w:r w:rsidRPr="00737A4F">
        <w:rPr>
          <w:lang w:val="en-US"/>
        </w:rPr>
        <w:t>If I could live my life over, I would change almost nothing</w:t>
      </w:r>
    </w:p>
    <w:p w:rsidRPr="003C78DB" w:rsidR="00F3425E" w:rsidP="00F3425E" w:rsidRDefault="00F3425E" w14:paraId="46AFA709" w14:textId="77777777">
      <w:pPr>
        <w:pStyle w:val="Heading2"/>
        <w:rPr>
          <w:b w:val="0"/>
          <w:bCs/>
          <w:lang w:val="en-US"/>
        </w:rPr>
      </w:pPr>
      <w:bookmarkStart w:name="_uzyu96n3453f" w:colFirst="0" w:colLast="0" w:id="11"/>
      <w:bookmarkEnd w:id="11"/>
      <w:r w:rsidRPr="006B4917">
        <w:rPr>
          <w:b w:val="0"/>
          <w:bCs/>
          <w:lang w:val="en-US"/>
        </w:rPr>
        <w:t>----</w:t>
      </w:r>
    </w:p>
    <w:p w:rsidRPr="00737A4F" w:rsidR="00F3425E" w:rsidP="00F3425E" w:rsidRDefault="00F3425E" w14:paraId="6CEAFB5A" w14:textId="77777777">
      <w:pPr>
        <w:pStyle w:val="Heading2"/>
        <w:rPr>
          <w:lang w:val="en-US"/>
        </w:rPr>
      </w:pPr>
      <w:r w:rsidRPr="00737A4F">
        <w:rPr>
          <w:lang w:val="en-US"/>
        </w:rPr>
        <w:t>Burnout measure</w:t>
      </w:r>
    </w:p>
    <w:p w:rsidRPr="00737A4F" w:rsidR="00F3425E" w:rsidP="00F3425E" w:rsidRDefault="00F3425E" w14:paraId="0DB98B28" w14:textId="0802937A">
      <w:pPr>
        <w:rPr>
          <w:lang w:val="en-US"/>
        </w:rPr>
      </w:pPr>
      <w:r w:rsidRPr="0C5B02B1" w:rsidR="683C7849">
        <w:rPr>
          <w:lang w:val="en-US"/>
        </w:rPr>
        <w:t>T</w:t>
      </w:r>
      <w:r w:rsidRPr="0C5B02B1" w:rsidR="00F3425E">
        <w:rPr>
          <w:lang w:val="en-US"/>
        </w:rPr>
        <w:t xml:space="preserve">o what extent do you </w:t>
      </w:r>
      <w:r w:rsidRPr="0C5B02B1" w:rsidR="00F3425E">
        <w:rPr>
          <w:lang w:val="en-US"/>
        </w:rPr>
        <w:t>feel</w:t>
      </w:r>
      <w:r w:rsidRPr="0C5B02B1" w:rsidR="00F3425E">
        <w:rPr>
          <w:lang w:val="en-US"/>
        </w:rPr>
        <w:t xml:space="preserve"> the following?</w:t>
      </w:r>
    </w:p>
    <w:p w:rsidRPr="00737A4F" w:rsidR="00F3425E" w:rsidP="00F3425E" w:rsidRDefault="00F3425E" w14:paraId="221C40BE" w14:textId="77777777">
      <w:pPr>
        <w:rPr>
          <w:lang w:val="en-US"/>
        </w:rPr>
      </w:pPr>
    </w:p>
    <w:p w:rsidRPr="00737A4F" w:rsidR="00F3425E" w:rsidP="00F3425E" w:rsidRDefault="00F3425E" w14:paraId="30EC903E" w14:textId="77777777">
      <w:pPr>
        <w:rPr>
          <w:lang w:val="en-US"/>
        </w:rPr>
      </w:pPr>
      <w:r w:rsidRPr="00737A4F">
        <w:rPr>
          <w:lang w:val="en-US"/>
        </w:rPr>
        <w:t>7-point Likert scale, from 1 (not at all) to 7 (an extreme amount)</w:t>
      </w:r>
    </w:p>
    <w:p w:rsidRPr="00737A4F" w:rsidR="00F3425E" w:rsidP="00F3425E" w:rsidRDefault="00F3425E" w14:paraId="7E665E7B" w14:textId="77777777">
      <w:pPr>
        <w:rPr>
          <w:lang w:val="en-US"/>
        </w:rPr>
      </w:pPr>
    </w:p>
    <w:p w:rsidRPr="00737A4F" w:rsidR="00F3425E" w:rsidP="00F3425E" w:rsidRDefault="00F3425E" w14:paraId="38438B39" w14:textId="77777777">
      <w:pPr>
        <w:numPr>
          <w:ilvl w:val="0"/>
          <w:numId w:val="10"/>
        </w:numPr>
        <w:rPr>
          <w:lang w:val="en-US"/>
        </w:rPr>
      </w:pPr>
      <w:r w:rsidRPr="00737A4F">
        <w:rPr>
          <w:lang w:val="en-US"/>
        </w:rPr>
        <w:t>tired</w:t>
      </w:r>
    </w:p>
    <w:p w:rsidRPr="00737A4F" w:rsidR="00F3425E" w:rsidP="00F3425E" w:rsidRDefault="00F3425E" w14:paraId="1240CAD3" w14:textId="77777777">
      <w:pPr>
        <w:numPr>
          <w:ilvl w:val="0"/>
          <w:numId w:val="10"/>
        </w:numPr>
        <w:rPr>
          <w:lang w:val="en-US"/>
        </w:rPr>
      </w:pPr>
      <w:r w:rsidRPr="00737A4F">
        <w:rPr>
          <w:lang w:val="en-US"/>
        </w:rPr>
        <w:t>hopeless</w:t>
      </w:r>
    </w:p>
    <w:p w:rsidRPr="00737A4F" w:rsidR="00F3425E" w:rsidP="00F3425E" w:rsidRDefault="00F3425E" w14:paraId="5AB1AE35" w14:textId="77777777">
      <w:pPr>
        <w:numPr>
          <w:ilvl w:val="0"/>
          <w:numId w:val="10"/>
        </w:numPr>
        <w:rPr>
          <w:lang w:val="en-US"/>
        </w:rPr>
      </w:pPr>
      <w:r w:rsidRPr="00737A4F">
        <w:rPr>
          <w:lang w:val="en-US"/>
        </w:rPr>
        <w:t>worthless</w:t>
      </w:r>
    </w:p>
    <w:p w:rsidRPr="00737A4F" w:rsidR="00F3425E" w:rsidP="00F3425E" w:rsidRDefault="00F3425E" w14:paraId="6D7511E0" w14:textId="77777777">
      <w:pPr>
        <w:numPr>
          <w:ilvl w:val="0"/>
          <w:numId w:val="10"/>
        </w:numPr>
        <w:rPr>
          <w:lang w:val="en-US"/>
        </w:rPr>
      </w:pPr>
      <w:r w:rsidRPr="00737A4F">
        <w:rPr>
          <w:lang w:val="en-US"/>
        </w:rPr>
        <w:t>disappointed</w:t>
      </w:r>
    </w:p>
    <w:p w:rsidRPr="00F3425E" w:rsidR="00F3425E" w:rsidP="00F3425E" w:rsidRDefault="00F3425E" w14:paraId="6F05C839" w14:textId="6F0B768B">
      <w:pPr>
        <w:numPr>
          <w:ilvl w:val="0"/>
          <w:numId w:val="10"/>
        </w:numPr>
        <w:rPr>
          <w:lang w:val="en-US"/>
        </w:rPr>
      </w:pPr>
      <w:r w:rsidRPr="00737A4F">
        <w:rPr>
          <w:lang w:val="en-US"/>
        </w:rPr>
        <w:t>depressed</w:t>
      </w:r>
    </w:p>
    <w:p w:rsidRPr="00933BB2" w:rsidR="00294CF1" w:rsidP="00294CF1" w:rsidRDefault="00294CF1" w14:paraId="42BA7AFF" w14:textId="77777777">
      <w:pPr>
        <w:pStyle w:val="Heading2"/>
        <w:rPr>
          <w:b w:val="0"/>
          <w:bCs/>
          <w:lang w:val="en-US"/>
        </w:rPr>
      </w:pPr>
      <w:r w:rsidRPr="006B4917">
        <w:rPr>
          <w:b w:val="0"/>
          <w:bCs/>
          <w:lang w:val="en-US"/>
        </w:rPr>
        <w:lastRenderedPageBreak/>
        <w:t>----</w:t>
      </w:r>
    </w:p>
    <w:p w:rsidRPr="00737A4F" w:rsidR="00294CF1" w:rsidP="00294CF1" w:rsidRDefault="00294CF1" w14:paraId="2A3A022E" w14:textId="32996018">
      <w:pPr>
        <w:pStyle w:val="Heading2"/>
        <w:rPr>
          <w:lang w:val="en-US"/>
        </w:rPr>
      </w:pPr>
      <w:r>
        <w:rPr>
          <w:lang w:val="en-US"/>
        </w:rPr>
        <w:t xml:space="preserve">Filler </w:t>
      </w:r>
      <w:r w:rsidRPr="00737A4F">
        <w:rPr>
          <w:lang w:val="en-US"/>
        </w:rPr>
        <w:t>Math 2</w:t>
      </w:r>
    </w:p>
    <w:p w:rsidRPr="00737A4F" w:rsidR="00294CF1" w:rsidP="00294CF1" w:rsidRDefault="00294CF1" w14:paraId="0E7265AC" w14:textId="05D7B051">
      <w:pPr>
        <w:rPr>
          <w:lang w:val="en-US"/>
        </w:rPr>
      </w:pPr>
      <w:r w:rsidRPr="00737A4F">
        <w:rPr>
          <w:lang w:val="en-US"/>
        </w:rPr>
        <w:t>Please solve the following equation</w:t>
      </w:r>
      <w:r w:rsidR="00BE22F2">
        <w:rPr>
          <w:lang w:val="en-US"/>
        </w:rPr>
        <w:t xml:space="preserve"> (three examples below)</w:t>
      </w:r>
    </w:p>
    <w:p w:rsidRPr="00737A4F" w:rsidR="00294CF1" w:rsidP="00294CF1" w:rsidRDefault="00294CF1" w14:paraId="55B32B7C" w14:textId="77777777">
      <w:pPr>
        <w:rPr>
          <w:lang w:val="en-US"/>
        </w:rPr>
      </w:pPr>
    </w:p>
    <w:p w:rsidR="00294CF1" w:rsidP="00294CF1" w:rsidRDefault="00294CF1" w14:paraId="55981022" w14:textId="77777777">
      <w:pPr>
        <w:rPr>
          <w:lang w:val="en-US"/>
        </w:rPr>
      </w:pPr>
      <w:r w:rsidRPr="00737A4F">
        <w:rPr>
          <w:lang w:val="en-US"/>
        </w:rPr>
        <w:t xml:space="preserve">9 - 5 = </w:t>
      </w:r>
    </w:p>
    <w:p w:rsidRPr="00737A4F" w:rsidR="00BE22F2" w:rsidP="00294CF1" w:rsidRDefault="00BE22F2" w14:paraId="4481F1C4" w14:textId="5B3F6047">
      <w:pPr>
        <w:rPr>
          <w:lang w:val="en-US"/>
        </w:rPr>
      </w:pPr>
      <w:r>
        <w:rPr>
          <w:lang w:val="en-US"/>
        </w:rPr>
        <w:t>7 - 2 =</w:t>
      </w:r>
    </w:p>
    <w:p w:rsidRPr="00737A4F" w:rsidR="00294CF1" w:rsidP="00294CF1" w:rsidRDefault="00294CF1" w14:paraId="45AFCB42" w14:textId="77777777">
      <w:pPr>
        <w:rPr>
          <w:lang w:val="en-US"/>
        </w:rPr>
      </w:pPr>
      <w:r w:rsidRPr="00737A4F">
        <w:rPr>
          <w:lang w:val="en-US"/>
        </w:rPr>
        <w:t>7 + 1 =</w:t>
      </w:r>
    </w:p>
    <w:p w:rsidRPr="00737A4F" w:rsidR="00294CF1" w:rsidP="00294CF1" w:rsidRDefault="00294CF1" w14:paraId="30A6D963" w14:textId="3F448AA8">
      <w:pPr>
        <w:rPr>
          <w:lang w:val="en-US"/>
        </w:rPr>
      </w:pPr>
      <w:r w:rsidRPr="00737A4F">
        <w:rPr>
          <w:lang w:val="en-US"/>
        </w:rPr>
        <w:t>3 + 4 =</w:t>
      </w:r>
    </w:p>
    <w:p w:rsidRPr="002458F7" w:rsidR="002458F7" w:rsidRDefault="002458F7" w14:paraId="048A3E2D" w14:textId="5CD5F124">
      <w:pPr>
        <w:pStyle w:val="Heading2"/>
        <w:rPr>
          <w:b w:val="0"/>
          <w:bCs/>
          <w:lang w:val="en-US"/>
        </w:rPr>
      </w:pPr>
      <w:bookmarkStart w:name="_z7bkef3fxe51" w:colFirst="0" w:colLast="0" w:id="12"/>
      <w:bookmarkEnd w:id="12"/>
      <w:r w:rsidRPr="006B4917">
        <w:rPr>
          <w:b w:val="0"/>
          <w:bCs/>
          <w:lang w:val="en-US"/>
        </w:rPr>
        <w:t>----</w:t>
      </w:r>
    </w:p>
    <w:p w:rsidRPr="00737A4F" w:rsidR="0066155F" w:rsidRDefault="006B663D" w14:paraId="2445A3C9" w14:textId="0E188DE1">
      <w:pPr>
        <w:pStyle w:val="Heading2"/>
        <w:rPr>
          <w:lang w:val="en-US"/>
        </w:rPr>
      </w:pPr>
      <w:r w:rsidRPr="1CB8613F">
        <w:rPr>
          <w:lang w:val="en-US"/>
        </w:rPr>
        <w:t>Break</w:t>
      </w:r>
      <w:r w:rsidRPr="1CB8613F" w:rsidR="002458F7">
        <w:rPr>
          <w:lang w:val="en-US"/>
        </w:rPr>
        <w:t xml:space="preserve"> (in between facial movement </w:t>
      </w:r>
      <w:r w:rsidRPr="1CB8613F" w:rsidR="00793D51">
        <w:rPr>
          <w:lang w:val="en-US"/>
        </w:rPr>
        <w:t>trials)</w:t>
      </w:r>
    </w:p>
    <w:p w:rsidRPr="00737A4F" w:rsidR="0066155F" w:rsidRDefault="0066155F" w14:paraId="2445A3CA" w14:textId="77777777">
      <w:pPr>
        <w:rPr>
          <w:lang w:val="en-US"/>
        </w:rPr>
      </w:pPr>
    </w:p>
    <w:p w:rsidRPr="00737A4F" w:rsidR="0066155F" w:rsidP="00F173E5" w:rsidRDefault="006B663D" w14:paraId="2445A3CB" w14:textId="6BE0B1DD">
      <w:pPr>
        <w:rPr>
          <w:lang w:val="en-US"/>
        </w:rPr>
      </w:pPr>
      <w:r w:rsidRPr="328BC1B8" w:rsidR="006B663D">
        <w:rPr>
          <w:lang w:val="en-US"/>
        </w:rPr>
        <w:t xml:space="preserve">You </w:t>
      </w:r>
      <w:r w:rsidRPr="328BC1B8" w:rsidR="00F173E5">
        <w:rPr>
          <w:lang w:val="en-US"/>
        </w:rPr>
        <w:t xml:space="preserve">have successfully completed </w:t>
      </w:r>
      <w:r w:rsidRPr="328BC1B8" w:rsidR="00490585">
        <w:rPr>
          <w:lang w:val="en-US"/>
        </w:rPr>
        <w:t>all questions related to th</w:t>
      </w:r>
      <w:ins w:author="Takayanagi, Joao Francisco" w:date="2026-03-25T19:06:59.007Z" w16du:dateUtc="2026-03-25T19:06:59.007Z" w:id="1072458734">
        <w:r w:rsidRPr="328BC1B8" w:rsidR="3E798D16">
          <w:rPr>
            <w:lang w:val="en-US"/>
          </w:rPr>
          <w:t>e</w:t>
        </w:r>
      </w:ins>
      <w:del w:author="Takayanagi, Joao Francisco" w:date="2026-03-25T19:06:58.435Z" w16du:dateUtc="2026-03-25T19:06:58.435Z" w:id="20130971">
        <w:r w:rsidRPr="328BC1B8" w:rsidDel="00490585">
          <w:rPr>
            <w:lang w:val="en-US"/>
          </w:rPr>
          <w:delText>is</w:delText>
        </w:r>
      </w:del>
      <w:r w:rsidRPr="328BC1B8" w:rsidR="00F173E5">
        <w:rPr>
          <w:lang w:val="en-US"/>
        </w:rPr>
        <w:t xml:space="preserve"> </w:t>
      </w:r>
      <w:ins w:author="Takayanagi, Joao Francisco" w:date="2026-03-25T19:07:02.628Z" w16du:dateUtc="2026-03-25T19:07:02.628Z" w:id="930220769">
        <w:r w:rsidRPr="328BC1B8" w:rsidR="641739C3">
          <w:rPr>
            <w:lang w:val="en-US"/>
          </w:rPr>
          <w:t xml:space="preserve">first two </w:t>
        </w:r>
      </w:ins>
      <w:r w:rsidRPr="328BC1B8" w:rsidR="00F173E5">
        <w:rPr>
          <w:lang w:val="en-US"/>
        </w:rPr>
        <w:t>movement task</w:t>
      </w:r>
      <w:ins w:author="Takayanagi, Joao Francisco" w:date="2026-03-25T19:07:04.556Z" w16du:dateUtc="2026-03-25T19:07:04.556Z" w:id="1888879364">
        <w:r w:rsidRPr="328BC1B8" w:rsidR="24CEEFF6">
          <w:rPr>
            <w:lang w:val="en-US"/>
          </w:rPr>
          <w:t>s</w:t>
        </w:r>
      </w:ins>
      <w:r w:rsidRPr="328BC1B8" w:rsidR="00F173E5">
        <w:rPr>
          <w:lang w:val="en-US"/>
        </w:rPr>
        <w:t>. There are 4 in total.</w:t>
      </w:r>
    </w:p>
    <w:p w:rsidRPr="00737A4F" w:rsidR="0066155F" w:rsidRDefault="0066155F" w14:paraId="2445A3CC" w14:textId="77777777">
      <w:pPr>
        <w:rPr>
          <w:lang w:val="en-US"/>
        </w:rPr>
      </w:pPr>
    </w:p>
    <w:p w:rsidR="0066155F" w:rsidRDefault="006B663D" w14:paraId="2445A3CF" w14:textId="5F07B8F8">
      <w:pPr>
        <w:rPr>
          <w:lang w:val="en-US"/>
        </w:rPr>
      </w:pPr>
      <w:r w:rsidRPr="1CB8613F">
        <w:rPr>
          <w:lang w:val="en-US"/>
        </w:rPr>
        <w:t xml:space="preserve">Thank you for your responses so far! </w:t>
      </w:r>
      <w:r w:rsidR="00490585">
        <w:rPr>
          <w:lang w:val="en-US"/>
        </w:rPr>
        <w:t>When you are ready</w:t>
      </w:r>
      <w:r w:rsidR="00643539">
        <w:rPr>
          <w:lang w:val="en-US"/>
        </w:rPr>
        <w:t xml:space="preserve"> to start the next movement task</w:t>
      </w:r>
      <w:r w:rsidR="00490585">
        <w:rPr>
          <w:lang w:val="en-US"/>
        </w:rPr>
        <w:t xml:space="preserve">, click the </w:t>
      </w:r>
      <w:r w:rsidRPr="00643539" w:rsidR="00643539">
        <w:rPr>
          <w:i/>
          <w:iCs/>
          <w:lang w:val="en-US"/>
        </w:rPr>
        <w:t>N</w:t>
      </w:r>
      <w:r w:rsidRPr="00643539" w:rsidR="00490585">
        <w:rPr>
          <w:i/>
          <w:iCs/>
          <w:lang w:val="en-US"/>
        </w:rPr>
        <w:t>ext</w:t>
      </w:r>
      <w:r w:rsidR="00490585">
        <w:rPr>
          <w:lang w:val="en-US"/>
        </w:rPr>
        <w:t xml:space="preserve"> button</w:t>
      </w:r>
      <w:r w:rsidR="00643539">
        <w:rPr>
          <w:lang w:val="en-US"/>
        </w:rPr>
        <w:t>.</w:t>
      </w:r>
    </w:p>
    <w:p w:rsidRPr="00737A4F" w:rsidR="0066155F" w:rsidRDefault="006B663D" w14:paraId="2445A3FF" w14:textId="77777777">
      <w:pPr>
        <w:pStyle w:val="Heading2"/>
        <w:rPr>
          <w:lang w:val="en-US"/>
        </w:rPr>
      </w:pPr>
      <w:bookmarkStart w:name="_n6wr1ycvefno" w:colFirst="0" w:colLast="0" w:id="13"/>
      <w:bookmarkStart w:name="_fnxckee99vm7" w:colFirst="0" w:colLast="0" w:id="14"/>
      <w:bookmarkStart w:name="_dd4q7ffmyi6q" w:colFirst="0" w:colLast="0" w:id="15"/>
      <w:bookmarkStart w:name="_7h1n0k5b5dbd" w:colFirst="0" w:colLast="0" w:id="16"/>
      <w:bookmarkEnd w:id="13"/>
      <w:bookmarkEnd w:id="14"/>
      <w:bookmarkEnd w:id="15"/>
      <w:bookmarkEnd w:id="16"/>
      <w:r w:rsidRPr="00737A4F">
        <w:rPr>
          <w:lang w:val="en-US"/>
        </w:rPr>
        <w:t>Demographics</w:t>
      </w:r>
    </w:p>
    <w:p w:rsidRPr="00737A4F" w:rsidR="0066155F" w:rsidRDefault="006B663D" w14:paraId="2445A400" w14:textId="77777777">
      <w:pPr>
        <w:rPr>
          <w:lang w:val="en-US"/>
        </w:rPr>
      </w:pPr>
      <w:r w:rsidRPr="00737A4F">
        <w:rPr>
          <w:lang w:val="en-US"/>
        </w:rPr>
        <w:t>What is your age, in years?</w:t>
      </w:r>
    </w:p>
    <w:p w:rsidRPr="00737A4F" w:rsidR="0066155F" w:rsidRDefault="0066155F" w14:paraId="2445A401" w14:textId="77777777">
      <w:pPr>
        <w:rPr>
          <w:lang w:val="en-US"/>
        </w:rPr>
      </w:pPr>
    </w:p>
    <w:p w:rsidRPr="00737A4F" w:rsidR="0066155F" w:rsidRDefault="006B663D" w14:paraId="2445A402" w14:textId="77777777">
      <w:pPr>
        <w:rPr>
          <w:lang w:val="en-US"/>
        </w:rPr>
      </w:pPr>
      <w:r w:rsidRPr="00737A4F">
        <w:rPr>
          <w:lang w:val="en-US"/>
        </w:rPr>
        <w:t>What is your gender?</w:t>
      </w:r>
    </w:p>
    <w:p w:rsidRPr="00737A4F" w:rsidR="0066155F" w:rsidRDefault="006B663D" w14:paraId="2445A403" w14:textId="77777777">
      <w:pPr>
        <w:numPr>
          <w:ilvl w:val="0"/>
          <w:numId w:val="3"/>
        </w:numPr>
        <w:rPr>
          <w:lang w:val="en-US"/>
        </w:rPr>
      </w:pPr>
      <w:r w:rsidRPr="00737A4F">
        <w:rPr>
          <w:lang w:val="en-US"/>
        </w:rPr>
        <w:t>Female</w:t>
      </w:r>
    </w:p>
    <w:p w:rsidRPr="00737A4F" w:rsidR="0066155F" w:rsidRDefault="006B663D" w14:paraId="2445A404" w14:textId="77777777">
      <w:pPr>
        <w:numPr>
          <w:ilvl w:val="0"/>
          <w:numId w:val="3"/>
        </w:numPr>
        <w:rPr>
          <w:lang w:val="en-US"/>
        </w:rPr>
      </w:pPr>
      <w:r w:rsidRPr="00737A4F">
        <w:rPr>
          <w:lang w:val="en-US"/>
        </w:rPr>
        <w:t>Male</w:t>
      </w:r>
    </w:p>
    <w:p w:rsidRPr="00737A4F" w:rsidR="0066155F" w:rsidRDefault="006B663D" w14:paraId="2445A405" w14:textId="77777777">
      <w:pPr>
        <w:numPr>
          <w:ilvl w:val="0"/>
          <w:numId w:val="3"/>
        </w:numPr>
        <w:rPr>
          <w:lang w:val="en-US"/>
        </w:rPr>
      </w:pPr>
      <w:r w:rsidRPr="00737A4F">
        <w:rPr>
          <w:lang w:val="en-US"/>
        </w:rPr>
        <w:t>Transgender female</w:t>
      </w:r>
    </w:p>
    <w:p w:rsidRPr="00737A4F" w:rsidR="0066155F" w:rsidRDefault="006B663D" w14:paraId="2445A406" w14:textId="77777777">
      <w:pPr>
        <w:numPr>
          <w:ilvl w:val="0"/>
          <w:numId w:val="3"/>
        </w:numPr>
        <w:rPr>
          <w:lang w:val="en-US"/>
        </w:rPr>
      </w:pPr>
      <w:r w:rsidRPr="00737A4F">
        <w:rPr>
          <w:lang w:val="en-US"/>
        </w:rPr>
        <w:t>Transgender male</w:t>
      </w:r>
    </w:p>
    <w:p w:rsidRPr="00737A4F" w:rsidR="0066155F" w:rsidRDefault="006B663D" w14:paraId="2445A407" w14:textId="77777777">
      <w:pPr>
        <w:numPr>
          <w:ilvl w:val="0"/>
          <w:numId w:val="3"/>
        </w:numPr>
        <w:rPr>
          <w:lang w:val="en-US"/>
        </w:rPr>
      </w:pPr>
      <w:r w:rsidRPr="00737A4F">
        <w:rPr>
          <w:lang w:val="en-US"/>
        </w:rPr>
        <w:t>Gender variant / non-conforming</w:t>
      </w:r>
    </w:p>
    <w:p w:rsidRPr="00737A4F" w:rsidR="0066155F" w:rsidRDefault="006B663D" w14:paraId="2445A408" w14:textId="77777777">
      <w:pPr>
        <w:numPr>
          <w:ilvl w:val="0"/>
          <w:numId w:val="3"/>
        </w:numPr>
        <w:rPr>
          <w:lang w:val="en-US"/>
        </w:rPr>
      </w:pPr>
      <w:r w:rsidRPr="00737A4F">
        <w:rPr>
          <w:lang w:val="en-US"/>
        </w:rPr>
        <w:t>Prefer not to answer</w:t>
      </w:r>
    </w:p>
    <w:p w:rsidRPr="00737A4F" w:rsidR="0066155F" w:rsidRDefault="006B663D" w14:paraId="2445A409" w14:textId="77777777">
      <w:pPr>
        <w:numPr>
          <w:ilvl w:val="0"/>
          <w:numId w:val="3"/>
        </w:numPr>
        <w:rPr>
          <w:lang w:val="en-US"/>
        </w:rPr>
      </w:pPr>
      <w:r w:rsidRPr="00737A4F">
        <w:rPr>
          <w:lang w:val="en-US"/>
        </w:rPr>
        <w:t>Other - please specify:</w:t>
      </w:r>
    </w:p>
    <w:p w:rsidRPr="00737A4F" w:rsidR="0066155F" w:rsidRDefault="006B663D" w14:paraId="2445A40A" w14:textId="77777777">
      <w:pPr>
        <w:pStyle w:val="Heading2"/>
        <w:rPr>
          <w:lang w:val="en-US"/>
        </w:rPr>
      </w:pPr>
      <w:bookmarkStart w:name="_pt28xc2elrqg" w:colFirst="0" w:colLast="0" w:id="17"/>
      <w:bookmarkEnd w:id="17"/>
      <w:r w:rsidRPr="00737A4F">
        <w:rPr>
          <w:lang w:val="en-US"/>
        </w:rPr>
        <w:t>Quality control</w:t>
      </w:r>
    </w:p>
    <w:p w:rsidRPr="00737A4F" w:rsidR="0066155F" w:rsidRDefault="006B663D" w14:paraId="2445A40B" w14:textId="77777777">
      <w:pPr>
        <w:rPr>
          <w:lang w:val="en-US"/>
        </w:rPr>
      </w:pPr>
      <w:r w:rsidRPr="00737A4F">
        <w:rPr>
          <w:lang w:val="en-US"/>
        </w:rPr>
        <w:t>Please describe any issues that may compromise the quality of the data you provided for this study.</w:t>
      </w:r>
    </w:p>
    <w:p w:rsidRPr="00737A4F" w:rsidR="0066155F" w:rsidRDefault="0066155F" w14:paraId="2445A40C" w14:textId="77777777">
      <w:pPr>
        <w:rPr>
          <w:lang w:val="en-US"/>
        </w:rPr>
      </w:pPr>
    </w:p>
    <w:p w:rsidRPr="00737A4F" w:rsidR="0066155F" w:rsidP="00F3425E" w:rsidRDefault="00F3425E" w14:paraId="2445A40D" w14:textId="5AA33D84">
      <w:pPr>
        <w:rPr>
          <w:lang w:val="en-US"/>
        </w:rPr>
      </w:pPr>
      <w:r>
        <w:rPr>
          <w:lang w:val="en-US"/>
        </w:rPr>
        <w:t>&lt;</w:t>
      </w:r>
      <w:r w:rsidRPr="00737A4F" w:rsidR="006B663D">
        <w:rPr>
          <w:lang w:val="en-US"/>
        </w:rPr>
        <w:t>text entry</w:t>
      </w:r>
      <w:r>
        <w:rPr>
          <w:lang w:val="en-US"/>
        </w:rPr>
        <w:t>&gt;</w:t>
      </w:r>
    </w:p>
    <w:p w:rsidRPr="00737A4F" w:rsidR="0066155F" w:rsidRDefault="00097BE6" w14:paraId="2445A40E" w14:textId="534D3EE9">
      <w:pPr>
        <w:rPr>
          <w:lang w:val="en-US"/>
        </w:rPr>
      </w:pPr>
      <w:r>
        <w:rPr>
          <w:lang w:val="en-US"/>
        </w:rPr>
        <w:t>-----</w:t>
      </w:r>
    </w:p>
    <w:p w:rsidRPr="00737A4F" w:rsidR="0066155F" w:rsidRDefault="006B663D" w14:paraId="2445A40F" w14:textId="77777777">
      <w:pPr>
        <w:rPr>
          <w:lang w:val="en-US"/>
        </w:rPr>
      </w:pPr>
      <w:r w:rsidRPr="00737A4F">
        <w:rPr>
          <w:lang w:val="en-US"/>
        </w:rPr>
        <w:t xml:space="preserve">What do you believe was the purpose of this study? </w:t>
      </w:r>
    </w:p>
    <w:p w:rsidRPr="00737A4F" w:rsidR="0066155F" w:rsidRDefault="0066155F" w14:paraId="2445A410" w14:textId="77777777">
      <w:pPr>
        <w:rPr>
          <w:lang w:val="en-US"/>
        </w:rPr>
      </w:pPr>
    </w:p>
    <w:p w:rsidR="0066155F" w:rsidP="00F3425E" w:rsidRDefault="00F3425E" w14:paraId="2445A411" w14:textId="6110C973">
      <w:pPr>
        <w:rPr>
          <w:lang w:val="en-US"/>
        </w:rPr>
      </w:pPr>
      <w:r>
        <w:rPr>
          <w:lang w:val="en-US"/>
        </w:rPr>
        <w:t>&lt;</w:t>
      </w:r>
      <w:r w:rsidRPr="00737A4F" w:rsidR="006B663D">
        <w:rPr>
          <w:lang w:val="en-US"/>
        </w:rPr>
        <w:t>text entry</w:t>
      </w:r>
      <w:r>
        <w:rPr>
          <w:lang w:val="en-US"/>
        </w:rPr>
        <w:t>&gt;</w:t>
      </w:r>
    </w:p>
    <w:p w:rsidRPr="00737A4F" w:rsidR="00097BE6" w:rsidP="00F3425E" w:rsidRDefault="00097BE6" w14:paraId="0058E2B8" w14:textId="5B0BF0BE">
      <w:pPr>
        <w:rPr>
          <w:lang w:val="en-US"/>
        </w:rPr>
      </w:pPr>
      <w:r>
        <w:rPr>
          <w:lang w:val="en-US"/>
        </w:rPr>
        <w:t>-----</w:t>
      </w:r>
    </w:p>
    <w:p w:rsidRPr="00737A4F" w:rsidR="0066155F" w:rsidRDefault="0066155F" w14:paraId="2445A412" w14:textId="77777777">
      <w:pPr>
        <w:rPr>
          <w:lang w:val="en-US"/>
        </w:rPr>
      </w:pPr>
    </w:p>
    <w:p w:rsidRPr="00737A4F" w:rsidR="0066155F" w:rsidRDefault="006B663D" w14:paraId="2445A413" w14:textId="77777777">
      <w:pPr>
        <w:rPr>
          <w:lang w:val="en-US"/>
        </w:rPr>
      </w:pPr>
      <w:r w:rsidRPr="00737A4F">
        <w:rPr>
          <w:lang w:val="en-US"/>
        </w:rPr>
        <w:t>There are details about the purpose of this study that we have not yet told you about. What do you think those details might be?</w:t>
      </w:r>
    </w:p>
    <w:p w:rsidRPr="00737A4F" w:rsidR="0066155F" w:rsidRDefault="0066155F" w14:paraId="2445A414" w14:textId="77777777">
      <w:pPr>
        <w:rPr>
          <w:lang w:val="en-US"/>
        </w:rPr>
      </w:pPr>
    </w:p>
    <w:p w:rsidRPr="00737A4F" w:rsidR="0066155F" w:rsidP="00F3425E" w:rsidRDefault="00F3425E" w14:paraId="2445A415" w14:textId="5AE60BAE">
      <w:pPr>
        <w:rPr>
          <w:lang w:val="en-US"/>
        </w:rPr>
      </w:pPr>
      <w:r>
        <w:rPr>
          <w:lang w:val="en-US"/>
        </w:rPr>
        <w:t>&lt;</w:t>
      </w:r>
      <w:r w:rsidRPr="00737A4F" w:rsidR="006B663D">
        <w:rPr>
          <w:lang w:val="en-US"/>
        </w:rPr>
        <w:t>text entry</w:t>
      </w:r>
      <w:r>
        <w:rPr>
          <w:lang w:val="en-US"/>
        </w:rPr>
        <w:t>&gt;</w:t>
      </w:r>
    </w:p>
    <w:p w:rsidRPr="00737A4F" w:rsidR="0066155F" w:rsidRDefault="00465742" w14:paraId="2445A416" w14:textId="60A98A91">
      <w:pPr>
        <w:pStyle w:val="Heading2"/>
        <w:rPr>
          <w:lang w:val="en-US"/>
        </w:rPr>
      </w:pPr>
      <w:bookmarkStart w:name="_ksp3hi4dy7fu" w:colFirst="0" w:colLast="0" w:id="18"/>
      <w:bookmarkEnd w:id="18"/>
      <w:r>
        <w:rPr>
          <w:lang w:val="en-US"/>
        </w:rPr>
        <w:t>Debriefing</w:t>
      </w:r>
    </w:p>
    <w:p w:rsidRPr="00737A4F" w:rsidR="0066155F" w:rsidRDefault="0066155F" w14:paraId="2445A417" w14:textId="77777777">
      <w:pPr>
        <w:rPr>
          <w:lang w:val="en-US"/>
        </w:rPr>
      </w:pPr>
    </w:p>
    <w:p w:rsidR="0043600D" w:rsidP="00D66329" w:rsidRDefault="0043600D" w14:paraId="5CB24E49" w14:textId="4043BD5D">
      <w:pPr>
        <w:rPr>
          <w:lang w:val="en-US"/>
        </w:rPr>
      </w:pPr>
      <w:r w:rsidRPr="6967FAB6">
        <w:rPr>
          <w:lang w:val="en-US"/>
        </w:rPr>
        <w:t>Thank you for completing our study. If you would like to learn more about this study, additional information is below. When you are finished, please click the next button to submit your survey response.</w:t>
      </w:r>
    </w:p>
    <w:p w:rsidR="6967FAB6" w:rsidP="6967FAB6" w:rsidRDefault="6967FAB6" w14:paraId="332790D2" w14:textId="11F34ED8">
      <w:pPr>
        <w:rPr>
          <w:lang w:val="en-US"/>
        </w:rPr>
      </w:pPr>
    </w:p>
    <w:p w:rsidRPr="0043600D" w:rsidR="0043600D" w:rsidP="0043600D" w:rsidRDefault="0043600D" w14:paraId="4D442ADA" w14:textId="17D4A0A8">
      <w:pPr>
        <w:rPr>
          <w:lang w:val="en-US"/>
        </w:rPr>
      </w:pPr>
      <w:r w:rsidRPr="0043600D">
        <w:rPr>
          <w:lang w:val="en-US"/>
        </w:rPr>
        <w:t>Debriefing</w:t>
      </w:r>
    </w:p>
    <w:p w:rsidRPr="0043600D" w:rsidR="0043600D" w:rsidP="0043600D" w:rsidRDefault="0043600D" w14:paraId="11D93F0E" w14:textId="77777777">
      <w:pPr>
        <w:rPr>
          <w:lang w:val="en-US"/>
        </w:rPr>
      </w:pPr>
    </w:p>
    <w:p w:rsidRPr="0043600D" w:rsidR="0043600D" w:rsidP="0043600D" w:rsidRDefault="0043600D" w14:paraId="5654AE96" w14:textId="140190F2">
      <w:pPr>
        <w:rPr>
          <w:lang w:val="en-US"/>
        </w:rPr>
      </w:pPr>
      <w:r w:rsidRPr="0043600D">
        <w:rPr>
          <w:lang w:val="en-US"/>
        </w:rPr>
        <w:t>As you may know, scientific methods sometimes require that researchers withhold some information about the study until after people have completed their participation. We don't always tell people everything at the beginning of a study because we do not want to influence their responses. If we tell people the true purpose of the study and how we expect them to react, then their reactions would not be a good indication of how they would react in everyday situations.</w:t>
      </w:r>
    </w:p>
    <w:p w:rsidRPr="0043600D" w:rsidR="0043600D" w:rsidP="0043600D" w:rsidRDefault="0043600D" w14:paraId="09BA9AAB" w14:textId="77777777">
      <w:pPr>
        <w:rPr>
          <w:lang w:val="en-US"/>
        </w:rPr>
      </w:pPr>
    </w:p>
    <w:p w:rsidRPr="0043600D" w:rsidR="0043600D" w:rsidP="0043600D" w:rsidRDefault="0043600D" w14:paraId="56CC545B" w14:textId="329D1887">
      <w:pPr>
        <w:rPr>
          <w:lang w:val="en-US"/>
        </w:rPr>
      </w:pPr>
      <w:r w:rsidRPr="6967FAB6">
        <w:rPr>
          <w:lang w:val="en-US"/>
        </w:rPr>
        <w:t>In this study, we told you that we are interested in</w:t>
      </w:r>
      <w:r w:rsidRPr="6967FAB6" w:rsidR="05D117C9">
        <w:rPr>
          <w:lang w:val="en-US"/>
        </w:rPr>
        <w:t xml:space="preserve"> whether multi-tasking affected your mathematical accuracy and speed</w:t>
      </w:r>
      <w:r w:rsidRPr="6967FAB6">
        <w:rPr>
          <w:lang w:val="en-US"/>
        </w:rPr>
        <w:t>. In actuality, we were primarily interested in whether your posed facial expressions influenced your emotional experience.</w:t>
      </w:r>
    </w:p>
    <w:p w:rsidRPr="0043600D" w:rsidR="0043600D" w:rsidP="0043600D" w:rsidRDefault="0043600D" w14:paraId="77CD16C6" w14:textId="77777777">
      <w:pPr>
        <w:rPr>
          <w:lang w:val="en-US"/>
        </w:rPr>
      </w:pPr>
      <w:r w:rsidRPr="0043600D">
        <w:rPr>
          <w:lang w:val="en-US"/>
        </w:rPr>
        <w:t xml:space="preserve"> </w:t>
      </w:r>
    </w:p>
    <w:p w:rsidRPr="0043600D" w:rsidR="0043600D" w:rsidP="6967FAB6" w:rsidRDefault="0043600D" w14:paraId="11EFA377" w14:textId="4FC2C5D7">
      <w:pPr>
        <w:rPr>
          <w:lang w:val="en-US"/>
        </w:rPr>
      </w:pPr>
      <w:r w:rsidRPr="6967FAB6">
        <w:rPr>
          <w:lang w:val="en-US"/>
        </w:rPr>
        <w:t>Some researchers believe that posing your face in a manner that resembles an emotion influences the degree to which you experience that emotion. For example, some researchers hypothesize that smiling can make one feel happier. However, some researchers also believe that being forced to pose smiles</w:t>
      </w:r>
      <w:r w:rsidRPr="6967FAB6" w:rsidR="319B3733">
        <w:rPr>
          <w:lang w:val="en-US"/>
        </w:rPr>
        <w:t xml:space="preserve"> in</w:t>
      </w:r>
      <w:r w:rsidRPr="6967FAB6" w:rsidR="0C1BA0D9">
        <w:rPr>
          <w:lang w:val="en-US"/>
        </w:rPr>
        <w:t xml:space="preserve"> certain </w:t>
      </w:r>
      <w:r w:rsidRPr="6967FAB6" w:rsidR="33E450D4">
        <w:rPr>
          <w:lang w:val="en-US"/>
        </w:rPr>
        <w:t>contexts – e.g., over long durations of time</w:t>
      </w:r>
      <w:r w:rsidRPr="6967FAB6" w:rsidR="081BEA42">
        <w:rPr>
          <w:lang w:val="en-US"/>
        </w:rPr>
        <w:t xml:space="preserve"> or in response to threats –</w:t>
      </w:r>
      <w:r w:rsidRPr="6967FAB6">
        <w:rPr>
          <w:lang w:val="en-US"/>
        </w:rPr>
        <w:t xml:space="preserve"> is bad for mood. The study you just completed was designed to shed further light on this issue.</w:t>
      </w:r>
    </w:p>
    <w:p w:rsidRPr="0043600D" w:rsidR="0043600D" w:rsidP="0043600D" w:rsidRDefault="0043600D" w14:paraId="315ED789" w14:textId="77777777">
      <w:pPr>
        <w:rPr>
          <w:lang w:val="en-US"/>
        </w:rPr>
      </w:pPr>
    </w:p>
    <w:p w:rsidRPr="0043600D" w:rsidR="0043600D" w:rsidP="0043600D" w:rsidRDefault="0043600D" w14:paraId="1E7F6B4D" w14:textId="14A72D43">
      <w:pPr>
        <w:rPr>
          <w:lang w:val="en-US"/>
        </w:rPr>
      </w:pPr>
      <w:r w:rsidRPr="0043600D">
        <w:rPr>
          <w:lang w:val="en-US"/>
        </w:rPr>
        <w:t>If other people knew the true purpose of the study, it might affect how they behave/answer questions, so we are asking you not to share the information we just discussed.</w:t>
      </w:r>
    </w:p>
    <w:p w:rsidRPr="0043600D" w:rsidR="0043600D" w:rsidP="0043600D" w:rsidRDefault="0043600D" w14:paraId="19443C38" w14:textId="77777777">
      <w:pPr>
        <w:rPr>
          <w:lang w:val="en-US"/>
        </w:rPr>
      </w:pPr>
    </w:p>
    <w:p w:rsidR="0066155F" w:rsidP="0043600D" w:rsidRDefault="0043600D" w14:paraId="2445A421" w14:textId="49A0A7F5">
      <w:pPr>
        <w:rPr>
          <w:lang w:val="en-US"/>
        </w:rPr>
      </w:pPr>
      <w:r w:rsidRPr="0043600D">
        <w:rPr>
          <w:lang w:val="en-US"/>
        </w:rPr>
        <w:t xml:space="preserve">If you have questions, concerns, or complaints or think the research has hurt you, please contact Dr. Nicholas Coles at </w:t>
      </w:r>
      <w:hyperlink w:history="1" r:id="rId13">
        <w:r w:rsidRPr="00C91B07" w:rsidR="006B663D">
          <w:rPr>
            <w:rStyle w:val="Hyperlink"/>
            <w:lang w:val="en-US"/>
          </w:rPr>
          <w:t>ncoles@ufl.edu</w:t>
        </w:r>
      </w:hyperlink>
      <w:r w:rsidRPr="0043600D">
        <w:rPr>
          <w:lang w:val="en-US"/>
        </w:rPr>
        <w:t>.</w:t>
      </w:r>
    </w:p>
    <w:p w:rsidR="006B663D" w:rsidP="0043600D" w:rsidRDefault="006B663D" w14:paraId="7F142E61" w14:textId="77777777">
      <w:pPr>
        <w:rPr>
          <w:lang w:val="en-US"/>
        </w:rPr>
      </w:pPr>
    </w:p>
    <w:p w:rsidR="006B663D" w:rsidP="0043600D" w:rsidRDefault="006B663D" w14:paraId="34093416" w14:textId="5A0EC2C0">
      <w:pPr>
        <w:rPr>
          <w:lang w:val="en-US"/>
        </w:rPr>
      </w:pPr>
      <w:r w:rsidRPr="006B663D">
        <w:rPr>
          <w:lang w:val="en-US"/>
        </w:rPr>
        <w:t>Now that the study has been explained, are you willing to allow us to use the data we collected from you? If you decide not to allow the use of your data in the research, you will still receive full payment for your participation in the research.</w:t>
      </w:r>
    </w:p>
    <w:p w:rsidR="006B663D" w:rsidP="006B663D" w:rsidRDefault="006B663D" w14:paraId="076E2FBC" w14:textId="24A61A4E">
      <w:pPr>
        <w:pStyle w:val="ListParagraph"/>
        <w:numPr>
          <w:ilvl w:val="0"/>
          <w:numId w:val="3"/>
        </w:numPr>
        <w:rPr>
          <w:lang w:val="en-US"/>
        </w:rPr>
      </w:pPr>
      <w:r>
        <w:rPr>
          <w:lang w:val="en-US"/>
        </w:rPr>
        <w:t>Yes</w:t>
      </w:r>
    </w:p>
    <w:p w:rsidR="006B663D" w:rsidP="006B663D" w:rsidRDefault="006B663D" w14:paraId="60F72B7B" w14:textId="4E5C5610">
      <w:pPr>
        <w:pStyle w:val="ListParagraph"/>
        <w:numPr>
          <w:ilvl w:val="0"/>
          <w:numId w:val="3"/>
        </w:numPr>
        <w:rPr>
          <w:lang w:val="en-US"/>
        </w:rPr>
      </w:pPr>
      <w:r>
        <w:rPr>
          <w:lang w:val="en-US"/>
        </w:rPr>
        <w:t>No</w:t>
      </w:r>
    </w:p>
    <w:p w:rsidR="006B663D" w:rsidP="006B663D" w:rsidRDefault="006B663D" w14:paraId="10E18C01" w14:textId="77777777">
      <w:pPr>
        <w:rPr>
          <w:lang w:val="en-US"/>
        </w:rPr>
      </w:pPr>
    </w:p>
    <w:p w:rsidRPr="006B663D" w:rsidR="006B663D" w:rsidP="006B663D" w:rsidRDefault="006B663D" w14:paraId="10F4A1AA" w14:textId="6F604241">
      <w:pPr>
        <w:rPr>
          <w:lang w:val="en-US"/>
        </w:rPr>
      </w:pPr>
      <w:r w:rsidRPr="006B663D">
        <w:rPr>
          <w:lang w:val="en-US"/>
        </w:rPr>
        <w:t>Research at the University of Florida involving human participants is carried out under the oversight of the Institutional Review Board in the office of Research Development and Compliance. This research has been reviewed and approved by the IRB. For information about the rights of people who take part in research, please contact the Institutional Review Board at 352</w:t>
      </w:r>
      <w:r w:rsidRPr="006B663D">
        <w:rPr>
          <w:rFonts w:ascii="Cambria Math" w:hAnsi="Cambria Math" w:cs="Cambria Math"/>
          <w:lang w:val="en-US"/>
        </w:rPr>
        <w:t>‐</w:t>
      </w:r>
      <w:r w:rsidRPr="006B663D">
        <w:rPr>
          <w:lang w:val="en-US"/>
        </w:rPr>
        <w:t>273</w:t>
      </w:r>
      <w:r w:rsidRPr="006B663D">
        <w:rPr>
          <w:rFonts w:ascii="Cambria Math" w:hAnsi="Cambria Math" w:cs="Cambria Math"/>
          <w:lang w:val="en-US"/>
        </w:rPr>
        <w:t>‐</w:t>
      </w:r>
      <w:r w:rsidRPr="006B663D">
        <w:rPr>
          <w:lang w:val="en-US"/>
        </w:rPr>
        <w:t>9600. Thank you again for your participation.</w:t>
      </w:r>
    </w:p>
    <w:sectPr w:rsidRPr="006B663D" w:rsidR="006B663D">
      <w:pgSz w:w="11909" w:h="16834"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NA" w:author="Coles, Nicholas A." w:date="2026-03-23T15:43:00Z" w:id="5">
    <w:p w:rsidR="001E2ED1" w:rsidP="001E2ED1" w:rsidRDefault="001E2ED1" w14:paraId="427C80DE" w14:textId="77777777">
      <w:r>
        <w:rPr>
          <w:rStyle w:val="CommentReference"/>
        </w:rPr>
        <w:annotationRef/>
      </w:r>
      <w:r>
        <w:rPr>
          <w:sz w:val="20"/>
          <w:szCs w:val="20"/>
        </w:rPr>
        <w:t>Still missing: filler trials</w:t>
      </w:r>
    </w:p>
    <w:p w:rsidR="001E2ED1" w:rsidP="001E2ED1" w:rsidRDefault="001E2ED1" w14:paraId="3D688DA1" w14:textId="77777777"/>
    <w:p w:rsidR="001E2ED1" w:rsidP="001E2ED1" w:rsidRDefault="001E2ED1" w14:paraId="6F0E302E" w14:textId="77777777">
      <w:r>
        <w:rPr>
          <w:sz w:val="20"/>
          <w:szCs w:val="20"/>
        </w:rPr>
        <w:t>Filler 1: "place your left hand behind your head and blink your eyes once per second for 5 seconds"</w:t>
      </w:r>
    </w:p>
    <w:p w:rsidR="001E2ED1" w:rsidP="001E2ED1" w:rsidRDefault="001E2ED1" w14:paraId="0E5B349F" w14:textId="77777777"/>
    <w:p w:rsidR="001E2ED1" w:rsidP="001E2ED1" w:rsidRDefault="001E2ED1" w14:paraId="1B697FE3" w14:textId="77777777">
      <w:r>
        <w:rPr>
          <w:sz w:val="20"/>
          <w:szCs w:val="20"/>
        </w:rPr>
        <w:t>Filler 2: "Tap your left leg with your right-hand index finger once per second for 5 seconds."</w:t>
      </w:r>
    </w:p>
  </w:comment>
  <w:comment xmlns:w="http://schemas.openxmlformats.org/wordprocessingml/2006/main" w:initials="TJ" w:author="Takayanagi, Joao Francisco" w:date="2026-03-25T15:30:28" w:id="415052785">
    <w:p xmlns:w14="http://schemas.microsoft.com/office/word/2010/wordml" xmlns:w="http://schemas.openxmlformats.org/wordprocessingml/2006/main" w:rsidR="6D7B176E" w:rsidRDefault="354203E0" w14:paraId="681711F3" w14:textId="2FA79ACF">
      <w:pPr>
        <w:pStyle w:val="CommentText"/>
      </w:pPr>
      <w:r>
        <w:rPr>
          <w:rStyle w:val="CommentReference"/>
        </w:rPr>
        <w:annotationRef/>
      </w:r>
      <w:r w:rsidRPr="5A11CBF7" w:rsidR="7F60D6DD">
        <w:t>Done!</w:t>
      </w:r>
    </w:p>
  </w:comment>
</w:comments>
</file>

<file path=word/commentsExtended.xml><?xml version="1.0" encoding="utf-8"?>
<w15:commentsEx xmlns:mc="http://schemas.openxmlformats.org/markup-compatibility/2006" xmlns:w15="http://schemas.microsoft.com/office/word/2012/wordml" mc:Ignorable="w15">
  <w15:commentEx w15:done="1" w15:paraId="1B697FE3"/>
  <w15:commentEx w15:done="1" w15:paraId="681711F3" w15:paraIdParent="1B697FE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9DF267A" w16cex:dateUtc="2026-03-23T19:43:00Z"/>
  <w16cex:commentExtensible w16cex:durableId="02AB36EE" w16cex:dateUtc="2026-03-25T19:30:28.973Z"/>
</w16cex:commentsExtensible>
</file>

<file path=word/commentsIds.xml><?xml version="1.0" encoding="utf-8"?>
<w16cid:commentsIds xmlns:mc="http://schemas.openxmlformats.org/markup-compatibility/2006" xmlns:w16cid="http://schemas.microsoft.com/office/word/2016/wordml/cid" mc:Ignorable="w16cid">
  <w16cid:commentId w16cid:paraId="1B697FE3" w16cid:durableId="19DF267A"/>
  <w16cid:commentId w16cid:paraId="681711F3" w16cid:durableId="02AB36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1184b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B262A2"/>
    <w:multiLevelType w:val="multilevel"/>
    <w:tmpl w:val="671AD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24063D"/>
    <w:multiLevelType w:val="multilevel"/>
    <w:tmpl w:val="E052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9B1677"/>
    <w:multiLevelType w:val="multilevel"/>
    <w:tmpl w:val="FFA05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9A401E"/>
    <w:multiLevelType w:val="multilevel"/>
    <w:tmpl w:val="0150B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411B0A"/>
    <w:multiLevelType w:val="multilevel"/>
    <w:tmpl w:val="EDF68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562D2E"/>
    <w:multiLevelType w:val="multilevel"/>
    <w:tmpl w:val="E52A0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DB4DDB"/>
    <w:multiLevelType w:val="multilevel"/>
    <w:tmpl w:val="22E28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D26C10"/>
    <w:multiLevelType w:val="hybridMultilevel"/>
    <w:tmpl w:val="397EFE18"/>
    <w:lvl w:ilvl="0" w:tplc="7BFE308E">
      <w:start w:val="1"/>
      <w:numFmt w:val="bullet"/>
      <w:lvlText w:val="-"/>
      <w:lvlJc w:val="left"/>
      <w:pPr>
        <w:ind w:left="720" w:hanging="360"/>
      </w:pPr>
      <w:rPr>
        <w:rFonts w:hint="default" w:ascii="Aptos" w:hAnsi="Aptos"/>
      </w:rPr>
    </w:lvl>
    <w:lvl w:ilvl="1" w:tplc="2080558E">
      <w:start w:val="1"/>
      <w:numFmt w:val="bullet"/>
      <w:lvlText w:val="o"/>
      <w:lvlJc w:val="left"/>
      <w:pPr>
        <w:ind w:left="1440" w:hanging="360"/>
      </w:pPr>
      <w:rPr>
        <w:rFonts w:hint="default" w:ascii="Courier New" w:hAnsi="Courier New"/>
      </w:rPr>
    </w:lvl>
    <w:lvl w:ilvl="2" w:tplc="885C9A4C">
      <w:start w:val="1"/>
      <w:numFmt w:val="bullet"/>
      <w:lvlText w:val=""/>
      <w:lvlJc w:val="left"/>
      <w:pPr>
        <w:ind w:left="2160" w:hanging="360"/>
      </w:pPr>
      <w:rPr>
        <w:rFonts w:hint="default" w:ascii="Wingdings" w:hAnsi="Wingdings"/>
      </w:rPr>
    </w:lvl>
    <w:lvl w:ilvl="3" w:tplc="F61404A2">
      <w:start w:val="1"/>
      <w:numFmt w:val="bullet"/>
      <w:lvlText w:val=""/>
      <w:lvlJc w:val="left"/>
      <w:pPr>
        <w:ind w:left="2880" w:hanging="360"/>
      </w:pPr>
      <w:rPr>
        <w:rFonts w:hint="default" w:ascii="Symbol" w:hAnsi="Symbol"/>
      </w:rPr>
    </w:lvl>
    <w:lvl w:ilvl="4" w:tplc="2B88883A">
      <w:start w:val="1"/>
      <w:numFmt w:val="bullet"/>
      <w:lvlText w:val="o"/>
      <w:lvlJc w:val="left"/>
      <w:pPr>
        <w:ind w:left="3600" w:hanging="360"/>
      </w:pPr>
      <w:rPr>
        <w:rFonts w:hint="default" w:ascii="Courier New" w:hAnsi="Courier New"/>
      </w:rPr>
    </w:lvl>
    <w:lvl w:ilvl="5" w:tplc="9CC6FB08">
      <w:start w:val="1"/>
      <w:numFmt w:val="bullet"/>
      <w:lvlText w:val=""/>
      <w:lvlJc w:val="left"/>
      <w:pPr>
        <w:ind w:left="4320" w:hanging="360"/>
      </w:pPr>
      <w:rPr>
        <w:rFonts w:hint="default" w:ascii="Wingdings" w:hAnsi="Wingdings"/>
      </w:rPr>
    </w:lvl>
    <w:lvl w:ilvl="6" w:tplc="2F786100">
      <w:start w:val="1"/>
      <w:numFmt w:val="bullet"/>
      <w:lvlText w:val=""/>
      <w:lvlJc w:val="left"/>
      <w:pPr>
        <w:ind w:left="5040" w:hanging="360"/>
      </w:pPr>
      <w:rPr>
        <w:rFonts w:hint="default" w:ascii="Symbol" w:hAnsi="Symbol"/>
      </w:rPr>
    </w:lvl>
    <w:lvl w:ilvl="7" w:tplc="BE44EAAE">
      <w:start w:val="1"/>
      <w:numFmt w:val="bullet"/>
      <w:lvlText w:val="o"/>
      <w:lvlJc w:val="left"/>
      <w:pPr>
        <w:ind w:left="5760" w:hanging="360"/>
      </w:pPr>
      <w:rPr>
        <w:rFonts w:hint="default" w:ascii="Courier New" w:hAnsi="Courier New"/>
      </w:rPr>
    </w:lvl>
    <w:lvl w:ilvl="8" w:tplc="C674EE46">
      <w:start w:val="1"/>
      <w:numFmt w:val="bullet"/>
      <w:lvlText w:val=""/>
      <w:lvlJc w:val="left"/>
      <w:pPr>
        <w:ind w:left="6480" w:hanging="360"/>
      </w:pPr>
      <w:rPr>
        <w:rFonts w:hint="default" w:ascii="Wingdings" w:hAnsi="Wingdings"/>
      </w:rPr>
    </w:lvl>
  </w:abstractNum>
  <w:abstractNum w:abstractNumId="8" w15:restartNumberingAfterBreak="0">
    <w:nsid w:val="651C2C81"/>
    <w:multiLevelType w:val="multilevel"/>
    <w:tmpl w:val="27568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F81A3D"/>
    <w:multiLevelType w:val="multilevel"/>
    <w:tmpl w:val="75F83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1">
    <w:abstractNumId w:val="10"/>
  </w:num>
  <w:num w:numId="1" w16cid:durableId="283510818">
    <w:abstractNumId w:val="7"/>
  </w:num>
  <w:num w:numId="2" w16cid:durableId="1771857124">
    <w:abstractNumId w:val="3"/>
  </w:num>
  <w:num w:numId="3" w16cid:durableId="651787793">
    <w:abstractNumId w:val="0"/>
  </w:num>
  <w:num w:numId="4" w16cid:durableId="821166604">
    <w:abstractNumId w:val="5"/>
  </w:num>
  <w:num w:numId="5" w16cid:durableId="1932468914">
    <w:abstractNumId w:val="4"/>
  </w:num>
  <w:num w:numId="6" w16cid:durableId="393429290">
    <w:abstractNumId w:val="1"/>
  </w:num>
  <w:num w:numId="7" w16cid:durableId="1813715867">
    <w:abstractNumId w:val="8"/>
  </w:num>
  <w:num w:numId="8" w16cid:durableId="1060250755">
    <w:abstractNumId w:val="6"/>
  </w:num>
  <w:num w:numId="9" w16cid:durableId="183714220">
    <w:abstractNumId w:val="9"/>
  </w:num>
  <w:num w:numId="10" w16cid:durableId="1706714005">
    <w:abstractNumId w:val="2"/>
  </w:num>
</w:numbering>
</file>

<file path=word/people.xml><?xml version="1.0" encoding="utf-8"?>
<w15:people xmlns:mc="http://schemas.openxmlformats.org/markup-compatibility/2006" xmlns:w15="http://schemas.microsoft.com/office/word/2012/wordml" mc:Ignorable="w15">
  <w15:person w15:author="Coles, Nicholas A.">
    <w15:presenceInfo w15:providerId="AD" w15:userId="S::ncoles@ufl.edu::61b9afe7-c068-4f05-8312-876ce7563e32"/>
  </w15:person>
  <w15:person w15:author="Takayanagi, Joao Francisco">
    <w15:presenceInfo w15:providerId="AD" w15:userId="S::jtakayanagi@ufl.edu::9589fd88-cd45-4264-9da1-903ef503c1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55F"/>
    <w:rsid w:val="00051057"/>
    <w:rsid w:val="0008128D"/>
    <w:rsid w:val="00097BE6"/>
    <w:rsid w:val="000F378F"/>
    <w:rsid w:val="000F60C4"/>
    <w:rsid w:val="00163710"/>
    <w:rsid w:val="001E2ED1"/>
    <w:rsid w:val="002458F7"/>
    <w:rsid w:val="00246230"/>
    <w:rsid w:val="00280731"/>
    <w:rsid w:val="00294CF1"/>
    <w:rsid w:val="002A7B5D"/>
    <w:rsid w:val="002F75A3"/>
    <w:rsid w:val="00344DD9"/>
    <w:rsid w:val="0038504D"/>
    <w:rsid w:val="003A0051"/>
    <w:rsid w:val="003C5131"/>
    <w:rsid w:val="003C78DB"/>
    <w:rsid w:val="00425BDE"/>
    <w:rsid w:val="00433FB5"/>
    <w:rsid w:val="0043600D"/>
    <w:rsid w:val="0046101D"/>
    <w:rsid w:val="00465742"/>
    <w:rsid w:val="00477F28"/>
    <w:rsid w:val="00490585"/>
    <w:rsid w:val="004A4CE1"/>
    <w:rsid w:val="004B6DFB"/>
    <w:rsid w:val="004E57C8"/>
    <w:rsid w:val="00553495"/>
    <w:rsid w:val="005C408F"/>
    <w:rsid w:val="005C5829"/>
    <w:rsid w:val="00643539"/>
    <w:rsid w:val="0066155F"/>
    <w:rsid w:val="00677DEA"/>
    <w:rsid w:val="006803DD"/>
    <w:rsid w:val="006B4917"/>
    <w:rsid w:val="006B663D"/>
    <w:rsid w:val="007244A1"/>
    <w:rsid w:val="00737A4F"/>
    <w:rsid w:val="00765952"/>
    <w:rsid w:val="00793D51"/>
    <w:rsid w:val="007E1F87"/>
    <w:rsid w:val="0084B446"/>
    <w:rsid w:val="00866B6E"/>
    <w:rsid w:val="00933BB2"/>
    <w:rsid w:val="00965DBC"/>
    <w:rsid w:val="00A10434"/>
    <w:rsid w:val="00A25A36"/>
    <w:rsid w:val="00B340F3"/>
    <w:rsid w:val="00B56DA5"/>
    <w:rsid w:val="00B75E1F"/>
    <w:rsid w:val="00BE22F2"/>
    <w:rsid w:val="00C5788F"/>
    <w:rsid w:val="00D00C01"/>
    <w:rsid w:val="00D66329"/>
    <w:rsid w:val="00DE58B5"/>
    <w:rsid w:val="00E16005"/>
    <w:rsid w:val="00E552D0"/>
    <w:rsid w:val="00E65CE3"/>
    <w:rsid w:val="00F03DD3"/>
    <w:rsid w:val="00F173E5"/>
    <w:rsid w:val="00F3425E"/>
    <w:rsid w:val="00F932BC"/>
    <w:rsid w:val="01D9258C"/>
    <w:rsid w:val="0259C120"/>
    <w:rsid w:val="026B2D53"/>
    <w:rsid w:val="0552B5B8"/>
    <w:rsid w:val="0560C986"/>
    <w:rsid w:val="059B886C"/>
    <w:rsid w:val="05B4B8C3"/>
    <w:rsid w:val="05D117C9"/>
    <w:rsid w:val="0661219A"/>
    <w:rsid w:val="069F9DFF"/>
    <w:rsid w:val="076A8670"/>
    <w:rsid w:val="080B0F7A"/>
    <w:rsid w:val="081BEA42"/>
    <w:rsid w:val="08C7B70A"/>
    <w:rsid w:val="0928F02F"/>
    <w:rsid w:val="0B3A866D"/>
    <w:rsid w:val="0C1BA0D9"/>
    <w:rsid w:val="0C5B02B1"/>
    <w:rsid w:val="0DBB28EB"/>
    <w:rsid w:val="0E8368A6"/>
    <w:rsid w:val="0FA0EDD3"/>
    <w:rsid w:val="10D063B6"/>
    <w:rsid w:val="121D6960"/>
    <w:rsid w:val="139DC40E"/>
    <w:rsid w:val="13B343D2"/>
    <w:rsid w:val="13FEF2AA"/>
    <w:rsid w:val="17468EB2"/>
    <w:rsid w:val="182D03CA"/>
    <w:rsid w:val="18F8FF57"/>
    <w:rsid w:val="194DD469"/>
    <w:rsid w:val="1A5CCCDE"/>
    <w:rsid w:val="1ADFD891"/>
    <w:rsid w:val="1CB8613F"/>
    <w:rsid w:val="1D09198D"/>
    <w:rsid w:val="1D6A2E51"/>
    <w:rsid w:val="1E1BF8AA"/>
    <w:rsid w:val="1EE1B68A"/>
    <w:rsid w:val="2489321A"/>
    <w:rsid w:val="24CEEFF6"/>
    <w:rsid w:val="25D39472"/>
    <w:rsid w:val="2809A7D2"/>
    <w:rsid w:val="28104C62"/>
    <w:rsid w:val="286DFFB4"/>
    <w:rsid w:val="29810AF6"/>
    <w:rsid w:val="2A8AE72C"/>
    <w:rsid w:val="2A9ACF50"/>
    <w:rsid w:val="2BB6B6A0"/>
    <w:rsid w:val="2C9F0647"/>
    <w:rsid w:val="319B3733"/>
    <w:rsid w:val="31B22804"/>
    <w:rsid w:val="31FA3286"/>
    <w:rsid w:val="31FB0A80"/>
    <w:rsid w:val="321768FF"/>
    <w:rsid w:val="328BC1B8"/>
    <w:rsid w:val="329448A9"/>
    <w:rsid w:val="33E450D4"/>
    <w:rsid w:val="34F93F86"/>
    <w:rsid w:val="37FD2AF7"/>
    <w:rsid w:val="3880D75F"/>
    <w:rsid w:val="3A8A68AB"/>
    <w:rsid w:val="3B24920D"/>
    <w:rsid w:val="3C068923"/>
    <w:rsid w:val="3E751974"/>
    <w:rsid w:val="3E798D16"/>
    <w:rsid w:val="401BFE66"/>
    <w:rsid w:val="4231C147"/>
    <w:rsid w:val="4256FD89"/>
    <w:rsid w:val="43DE3D68"/>
    <w:rsid w:val="458A2499"/>
    <w:rsid w:val="4641DD4C"/>
    <w:rsid w:val="46948023"/>
    <w:rsid w:val="48232A72"/>
    <w:rsid w:val="48AC3174"/>
    <w:rsid w:val="4A69A182"/>
    <w:rsid w:val="4A7C8B3D"/>
    <w:rsid w:val="4D80240A"/>
    <w:rsid w:val="4DA249BB"/>
    <w:rsid w:val="50CF95B8"/>
    <w:rsid w:val="51BE060C"/>
    <w:rsid w:val="52579CB8"/>
    <w:rsid w:val="52A988A7"/>
    <w:rsid w:val="535E7009"/>
    <w:rsid w:val="53944D75"/>
    <w:rsid w:val="56CAE707"/>
    <w:rsid w:val="57529756"/>
    <w:rsid w:val="58AD7F08"/>
    <w:rsid w:val="58E35A2E"/>
    <w:rsid w:val="58E5E5D3"/>
    <w:rsid w:val="60004605"/>
    <w:rsid w:val="614ADD54"/>
    <w:rsid w:val="641739C3"/>
    <w:rsid w:val="659EE112"/>
    <w:rsid w:val="664D49DB"/>
    <w:rsid w:val="668C9183"/>
    <w:rsid w:val="683C7849"/>
    <w:rsid w:val="68ED2656"/>
    <w:rsid w:val="6967FAB6"/>
    <w:rsid w:val="6A1334C5"/>
    <w:rsid w:val="6AEC74CD"/>
    <w:rsid w:val="6C12EC0A"/>
    <w:rsid w:val="6E0B9237"/>
    <w:rsid w:val="6E293B0A"/>
    <w:rsid w:val="70D79118"/>
    <w:rsid w:val="716B6653"/>
    <w:rsid w:val="72532E92"/>
    <w:rsid w:val="7271BA54"/>
    <w:rsid w:val="77148D1A"/>
    <w:rsid w:val="77367D6D"/>
    <w:rsid w:val="7873771A"/>
    <w:rsid w:val="78E0278F"/>
    <w:rsid w:val="7B047401"/>
    <w:rsid w:val="7CD67006"/>
    <w:rsid w:val="7D6F6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45A36C"/>
  <w15:docId w15:val="{90977CF0-FA32-B046-B67A-4F6B7F84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B663D"/>
    <w:rPr>
      <w:color w:val="0000FF" w:themeColor="hyperlink"/>
      <w:u w:val="single"/>
    </w:rPr>
  </w:style>
  <w:style w:type="character" w:styleId="UnresolvedMention">
    <w:name w:val="Unresolved Mention"/>
    <w:basedOn w:val="DefaultParagraphFont"/>
    <w:uiPriority w:val="99"/>
    <w:semiHidden/>
    <w:unhideWhenUsed/>
    <w:rsid w:val="006B663D"/>
    <w:rPr>
      <w:color w:val="605E5C"/>
      <w:shd w:val="clear" w:color="auto" w:fill="E1DFDD"/>
    </w:rPr>
  </w:style>
  <w:style w:type="paragraph" w:styleId="ListParagraph">
    <w:name w:val="List Paragraph"/>
    <w:basedOn w:val="Normal"/>
    <w:uiPriority w:val="34"/>
    <w:qFormat/>
    <w:rsid w:val="006B663D"/>
    <w:pPr>
      <w:ind w:left="720"/>
      <w:contextualSpacing/>
    </w:pPr>
  </w:style>
  <w:style w:type="character" w:styleId="CommentReference">
    <w:name w:val="annotation reference"/>
    <w:basedOn w:val="DefaultParagraphFont"/>
    <w:uiPriority w:val="99"/>
    <w:semiHidden/>
    <w:unhideWhenUsed/>
    <w:rsid w:val="001E2ED1"/>
    <w:rPr>
      <w:sz w:val="16"/>
      <w:szCs w:val="16"/>
    </w:rPr>
  </w:style>
  <w:style w:type="paragraph" w:styleId="CommentText">
    <w:name w:val="annotation text"/>
    <w:basedOn w:val="Normal"/>
    <w:link w:val="CommentTextChar"/>
    <w:uiPriority w:val="99"/>
    <w:semiHidden/>
    <w:unhideWhenUsed/>
    <w:rsid w:val="001E2ED1"/>
    <w:pPr>
      <w:spacing w:line="240" w:lineRule="auto"/>
    </w:pPr>
    <w:rPr>
      <w:sz w:val="20"/>
      <w:szCs w:val="20"/>
    </w:rPr>
  </w:style>
  <w:style w:type="character" w:styleId="CommentTextChar" w:customStyle="1">
    <w:name w:val="Comment Text Char"/>
    <w:basedOn w:val="DefaultParagraphFont"/>
    <w:link w:val="CommentText"/>
    <w:uiPriority w:val="99"/>
    <w:semiHidden/>
    <w:rsid w:val="001E2ED1"/>
    <w:rPr>
      <w:sz w:val="20"/>
      <w:szCs w:val="20"/>
    </w:rPr>
  </w:style>
  <w:style w:type="paragraph" w:styleId="CommentSubject">
    <w:name w:val="annotation subject"/>
    <w:basedOn w:val="CommentText"/>
    <w:next w:val="CommentText"/>
    <w:link w:val="CommentSubjectChar"/>
    <w:uiPriority w:val="99"/>
    <w:semiHidden/>
    <w:unhideWhenUsed/>
    <w:rsid w:val="001E2ED1"/>
    <w:rPr>
      <w:b/>
      <w:bCs/>
    </w:rPr>
  </w:style>
  <w:style w:type="character" w:styleId="CommentSubjectChar" w:customStyle="1">
    <w:name w:val="Comment Subject Char"/>
    <w:basedOn w:val="CommentTextChar"/>
    <w:link w:val="CommentSubject"/>
    <w:uiPriority w:val="99"/>
    <w:semiHidden/>
    <w:rsid w:val="001E2E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ncoles@ufl.edu"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e2d45d699f3c022c24befe3d63436e0">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f1289b2472db1d26797b17df202279f"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F66EA62D-8C13-4099-ABC3-5519BF006068}">
  <ds:schemaRefs>
    <ds:schemaRef ds:uri="http://schemas.microsoft.com/sharepoint/v3/contenttype/forms"/>
  </ds:schemaRefs>
</ds:datastoreItem>
</file>

<file path=customXml/itemProps2.xml><?xml version="1.0" encoding="utf-8"?>
<ds:datastoreItem xmlns:ds="http://schemas.openxmlformats.org/officeDocument/2006/customXml" ds:itemID="{FD9AC19E-D9DA-475B-9F51-A591521B94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E20DCD-85E3-4D4E-9875-22FFED386E81}">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Takayanagi, Joao Francisco</lastModifiedBy>
  <revision>66</revision>
  <dcterms:created xsi:type="dcterms:W3CDTF">2024-09-10T15:31:00.0000000Z</dcterms:created>
  <dcterms:modified xsi:type="dcterms:W3CDTF">2026-04-02T19:12:30.8820550Z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0x0101002E9A67939B0F2B4787EAA086EFF368F8</vt:lpwstr>
  </property>
  <property fmtid="{D5CDD505-2E9C-101B-9397-08002B2CF9AE}" pid="3" name="MediaServiceImageTags">
    <vt:lpwstr/>
  </property>
</Properties>
</file>